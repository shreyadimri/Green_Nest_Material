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0EBCB" w14:textId="77777777" w:rsidR="00695C00" w:rsidRDefault="00000000">
      <w:pPr>
        <w:pStyle w:val="Title"/>
      </w:pPr>
      <w:r>
        <w:t>Why do birds use green nest material? A systematic review and meta-analysis of experiments</w:t>
      </w:r>
    </w:p>
    <w:p w14:paraId="3CC2B12C" w14:textId="77777777" w:rsidR="00695C00" w:rsidRDefault="00000000">
      <w:pPr>
        <w:pStyle w:val="AbstractTitle"/>
        <w:rPr>
          <w:rPrChange w:id="0" w:author="Author" w:date="2026-03-29T20:30:00Z" w16du:dateUtc="2026-03-29T18:30:00Z">
            <w:rPr>
              <w:lang w:val="de-DE"/>
            </w:rPr>
          </w:rPrChange>
        </w:rPr>
      </w:pPr>
      <w:r>
        <w:rPr>
          <w:rPrChange w:id="1" w:author="Author" w:date="2026-03-29T20:30:00Z" w16du:dateUtc="2026-03-29T18:30:00Z">
            <w:rPr>
              <w:lang w:val="de-DE"/>
            </w:rPr>
          </w:rPrChange>
        </w:rPr>
        <w:t>Abstract</w:t>
      </w:r>
    </w:p>
    <w:p w14:paraId="1413CA71" w14:textId="77777777" w:rsidR="00695C00" w:rsidRDefault="00000000">
      <w:pPr>
        <w:pStyle w:val="Abstract"/>
      </w:pPr>
      <w:r>
        <w:t xml:space="preserve">Many animals </w:t>
      </w:r>
      <w:del w:id="2" w:author="Author" w:date="2026-03-29T20:30:00Z" w16du:dateUtc="2026-03-29T18:30:00Z">
        <w:r>
          <w:delText>construct</w:delText>
        </w:r>
      </w:del>
      <w:ins w:id="3" w:author="Author" w:date="2026-03-29T20:30:00Z" w16du:dateUtc="2026-03-29T18:30:00Z">
        <w:r>
          <w:t>build</w:t>
        </w:r>
      </w:ins>
      <w:r>
        <w:t xml:space="preserve"> nests</w:t>
      </w:r>
      <w:del w:id="4" w:author="Author" w:date="2026-03-29T20:30:00Z" w16du:dateUtc="2026-03-29T18:30:00Z">
        <w:r>
          <w:delText>. Nests are</w:delText>
        </w:r>
      </w:del>
      <w:ins w:id="5" w:author="Author" w:date="2026-03-29T20:30:00Z" w16du:dateUtc="2026-03-29T18:30:00Z">
        <w:r>
          <w:t>,</w:t>
        </w:r>
      </w:ins>
      <w:r>
        <w:t xml:space="preserve"> often considered extended phenotypes that shape survival and reproduction beyond the builder’s body. Birds are key examples of nest builders, and </w:t>
      </w:r>
      <w:del w:id="6" w:author="Author" w:date="2026-03-29T20:30:00Z" w16du:dateUtc="2026-03-29T18:30:00Z">
        <w:r>
          <w:delText>many</w:delText>
        </w:r>
      </w:del>
      <w:ins w:id="7" w:author="Author" w:date="2026-03-29T20:30:00Z" w16du:dateUtc="2026-03-29T18:30:00Z">
        <w:r>
          <w:t>some species</w:t>
        </w:r>
      </w:ins>
      <w:r>
        <w:t xml:space="preserve"> add fresh green plant material to their nests. Yet, the adaptive value of this </w:t>
      </w:r>
      <w:proofErr w:type="spellStart"/>
      <w:r>
        <w:t>behaviour</w:t>
      </w:r>
      <w:proofErr w:type="spellEnd"/>
      <w:r>
        <w:t xml:space="preserve"> remains debated. Non-mutually exclusive hypotheses propose roles in courtship </w:t>
      </w:r>
      <w:proofErr w:type="spellStart"/>
      <w:r>
        <w:t>signalling</w:t>
      </w:r>
      <w:proofErr w:type="spellEnd"/>
      <w:r>
        <w:t xml:space="preserve">, parasite </w:t>
      </w:r>
      <w:proofErr w:type="spellStart"/>
      <w:r>
        <w:t>defence</w:t>
      </w:r>
      <w:proofErr w:type="spellEnd"/>
      <w:r>
        <w:t xml:space="preserve">, </w:t>
      </w:r>
      <w:del w:id="8" w:author="Author" w:date="2026-03-29T20:30:00Z" w16du:dateUtc="2026-03-29T18:30:00Z">
        <w:r>
          <w:delText>or</w:delText>
        </w:r>
      </w:del>
      <w:ins w:id="9" w:author="Author" w:date="2026-03-29T20:30:00Z" w16du:dateUtc="2026-03-29T18:30:00Z">
        <w:r>
          <w:t>and</w:t>
        </w:r>
      </w:ins>
      <w:r>
        <w:t xml:space="preserve"> direct enhancement of offspring condition</w:t>
      </w:r>
      <w:ins w:id="10" w:author="Author" w:date="2026-03-29T20:30:00Z" w16du:dateUtc="2026-03-29T18:30:00Z">
        <w:r>
          <w:t xml:space="preserve"> through pharmacological effects independent of parasite reduction</w:t>
        </w:r>
      </w:ins>
      <w:r>
        <w:t xml:space="preserve">. Here, we conducted a pre-registered systematic review and meta-analysis of 28 experimental studies (published and unpublished), spanning seven bird species and 274 effect sizes, to test whether green nest material </w:t>
      </w:r>
      <w:del w:id="11" w:author="Author" w:date="2026-03-29T20:30:00Z" w16du:dateUtc="2026-03-29T18:30:00Z">
        <w:r>
          <w:delText>influences</w:delText>
        </w:r>
      </w:del>
      <w:ins w:id="12" w:author="Author" w:date="2026-03-29T20:30:00Z" w16du:dateUtc="2026-03-29T18:30:00Z">
        <w:r>
          <w:t>enhances</w:t>
        </w:r>
      </w:ins>
      <w:r>
        <w:t xml:space="preserve"> fitness</w:t>
      </w:r>
      <w:del w:id="13" w:author="Author" w:date="2026-03-29T20:30:00Z" w16du:dateUtc="2026-03-29T18:30:00Z">
        <w:r>
          <w:delText>,</w:delText>
        </w:r>
      </w:del>
      <w:r>
        <w:t xml:space="preserve"> and to evaluate </w:t>
      </w:r>
      <w:del w:id="14" w:author="Author" w:date="2026-03-29T20:30:00Z" w16du:dateUtc="2026-03-29T18:30:00Z">
        <w:r>
          <w:delText xml:space="preserve">the </w:delText>
        </w:r>
      </w:del>
      <w:r>
        <w:t xml:space="preserve">competing functional explanations. Our synthesis shows that </w:t>
      </w:r>
      <w:del w:id="15" w:author="Author" w:date="2026-03-29T20:30:00Z" w16du:dateUtc="2026-03-29T18:30:00Z">
        <w:r>
          <w:delText xml:space="preserve">while </w:delText>
        </w:r>
      </w:del>
      <w:r>
        <w:t xml:space="preserve">green nest material can </w:t>
      </w:r>
      <w:del w:id="16" w:author="Author" w:date="2026-03-29T20:30:00Z" w16du:dateUtc="2026-03-29T18:30:00Z">
        <w:r>
          <w:delText>enhance avian</w:delText>
        </w:r>
      </w:del>
      <w:ins w:id="17" w:author="Author" w:date="2026-03-29T20:30:00Z" w16du:dateUtc="2026-03-29T18:30:00Z">
        <w:r>
          <w:t>increase</w:t>
        </w:r>
      </w:ins>
      <w:r>
        <w:t xml:space="preserve"> fitness</w:t>
      </w:r>
      <w:ins w:id="18" w:author="Author" w:date="2026-03-29T20:30:00Z" w16du:dateUtc="2026-03-29T18:30:00Z">
        <w:r>
          <w:t xml:space="preserve"> in birds that exhibit this </w:t>
        </w:r>
        <w:proofErr w:type="spellStart"/>
        <w:r>
          <w:t>behaviour</w:t>
        </w:r>
        <w:proofErr w:type="spellEnd"/>
        <w:r>
          <w:t>. However</w:t>
        </w:r>
      </w:ins>
      <w:r>
        <w:t xml:space="preserve">, this effect </w:t>
      </w:r>
      <w:del w:id="19" w:author="Author" w:date="2026-03-29T20:30:00Z" w16du:dateUtc="2026-03-29T18:30:00Z">
        <w:r>
          <w:delText>depends</w:delText>
        </w:r>
      </w:del>
      <w:ins w:id="20" w:author="Author" w:date="2026-03-29T20:30:00Z" w16du:dateUtc="2026-03-29T18:30:00Z">
        <w:r>
          <w:t>varies depending</w:t>
        </w:r>
      </w:ins>
      <w:r>
        <w:t xml:space="preserve"> on the fitness proxy </w:t>
      </w:r>
      <w:del w:id="21" w:author="Author" w:date="2026-03-29T20:30:00Z" w16du:dateUtc="2026-03-29T18:30:00Z">
        <w:r>
          <w:delText>used</w:delText>
        </w:r>
      </w:del>
      <w:ins w:id="22" w:author="Author" w:date="2026-03-29T20:30:00Z" w16du:dateUtc="2026-03-29T18:30:00Z">
        <w:r>
          <w:t>investigated</w:t>
        </w:r>
      </w:ins>
      <w:r>
        <w:t xml:space="preserve">, and its functional role remains </w:t>
      </w:r>
      <w:del w:id="23" w:author="Author" w:date="2026-03-29T20:30:00Z" w16du:dateUtc="2026-03-29T18:30:00Z">
        <w:r>
          <w:delText xml:space="preserve">unresolved. The strongest predictor was </w:delText>
        </w:r>
      </w:del>
      <w:ins w:id="24" w:author="Author" w:date="2026-03-29T20:30:00Z" w16du:dateUtc="2026-03-29T18:30:00Z">
        <w:r>
          <w:t xml:space="preserve">inconclusive. We found no clear evidence supporting the courtship, nest protection, or drug hypothesis. Instead, </w:t>
        </w:r>
      </w:ins>
      <w:r>
        <w:t>experimental design</w:t>
      </w:r>
      <w:del w:id="25" w:author="Author" w:date="2026-03-29T20:30:00Z" w16du:dateUtc="2026-03-29T18:30:00Z">
        <w:r>
          <w:delText xml:space="preserve">, strongly influencing </w:delText>
        </w:r>
      </w:del>
      <w:ins w:id="26" w:author="Author" w:date="2026-03-29T20:30:00Z" w16du:dateUtc="2026-03-29T18:30:00Z">
        <w:r>
          <w:t xml:space="preserve"> was </w:t>
        </w:r>
      </w:ins>
      <w:r>
        <w:t xml:space="preserve">the </w:t>
      </w:r>
      <w:del w:id="27" w:author="Author" w:date="2026-03-29T20:30:00Z" w16du:dateUtc="2026-03-29T18:30:00Z">
        <w:r>
          <w:delText>outcomes</w:delText>
        </w:r>
      </w:del>
      <w:ins w:id="28" w:author="Author" w:date="2026-03-29T20:30:00Z" w16du:dateUtc="2026-03-29T18:30:00Z">
        <w:r>
          <w:t>strongest moderator of effect size variation</w:t>
        </w:r>
      </w:ins>
      <w:r>
        <w:t>, challenging the role of aromatic compounds in the fitness benefits of green nest material</w:t>
      </w:r>
      <w:del w:id="29" w:author="Author" w:date="2026-03-29T20:30:00Z" w16du:dateUtc="2026-03-29T18:30:00Z">
        <w:r>
          <w:delText>. Our meta-analysis supports</w:delText>
        </w:r>
      </w:del>
      <w:ins w:id="30" w:author="Author" w:date="2026-03-29T20:30:00Z" w16du:dateUtc="2026-03-29T18:30:00Z">
        <w:r>
          <w:t xml:space="preserve"> and highlighting</w:t>
        </w:r>
      </w:ins>
      <w:r>
        <w:t xml:space="preserve"> the </w:t>
      </w:r>
      <w:del w:id="31" w:author="Author" w:date="2026-03-29T20:30:00Z" w16du:dateUtc="2026-03-29T18:30:00Z">
        <w:r>
          <w:delText>importance of green nest material on fitness, but calls</w:delText>
        </w:r>
      </w:del>
      <w:ins w:id="32" w:author="Author" w:date="2026-03-29T20:30:00Z" w16du:dateUtc="2026-03-29T18:30:00Z">
        <w:r>
          <w:t>need</w:t>
        </w:r>
      </w:ins>
      <w:r>
        <w:t xml:space="preserve"> for </w:t>
      </w:r>
      <w:del w:id="33" w:author="Author" w:date="2026-03-29T20:30:00Z" w16du:dateUtc="2026-03-29T18:30:00Z">
        <w:r>
          <w:delText>more</w:delText>
        </w:r>
      </w:del>
      <w:ins w:id="34" w:author="Author" w:date="2026-03-29T20:30:00Z" w16du:dateUtc="2026-03-29T18:30:00Z">
        <w:r>
          <w:t>further</w:t>
        </w:r>
      </w:ins>
      <w:r>
        <w:t xml:space="preserve"> research </w:t>
      </w:r>
      <w:del w:id="35" w:author="Author" w:date="2026-03-29T20:30:00Z" w16du:dateUtc="2026-03-29T18:30:00Z">
        <w:r>
          <w:delText>to elucidate its</w:delText>
        </w:r>
      </w:del>
      <w:ins w:id="36" w:author="Author" w:date="2026-03-29T20:30:00Z" w16du:dateUtc="2026-03-29T18:30:00Z">
        <w:r>
          <w:t>into the underlying</w:t>
        </w:r>
      </w:ins>
      <w:r>
        <w:t xml:space="preserve"> mechanisms.</w:t>
      </w:r>
    </w:p>
    <w:p w14:paraId="564A0247" w14:textId="77777777" w:rsidR="00695C00" w:rsidRDefault="00000000">
      <w:pPr>
        <w:pStyle w:val="Heading1"/>
      </w:pPr>
      <w:bookmarkStart w:id="37" w:name="introduction"/>
      <w:r>
        <w:t>Introduction</w:t>
      </w:r>
    </w:p>
    <w:p w14:paraId="70464498" w14:textId="77777777" w:rsidR="00695C00" w:rsidRDefault="00000000">
      <w:pPr>
        <w:pStyle w:val="FirstParagraph"/>
      </w:pPr>
      <w:r>
        <w:t>Nest</w:t>
      </w:r>
      <w:del w:id="38" w:author="Author" w:date="2026-03-29T20:30:00Z" w16du:dateUtc="2026-03-29T18:30:00Z">
        <w:r>
          <w:delText xml:space="preserve"> and nest</w:delText>
        </w:r>
      </w:del>
      <w:r>
        <w:t xml:space="preserve">-building </w:t>
      </w:r>
      <w:del w:id="39" w:author="Author" w:date="2026-03-29T20:30:00Z" w16du:dateUtc="2026-03-29T18:30:00Z">
        <w:r>
          <w:delText>are</w:delText>
        </w:r>
      </w:del>
      <w:ins w:id="40" w:author="Author" w:date="2026-03-29T20:30:00Z" w16du:dateUtc="2026-03-29T18:30:00Z">
        <w:r>
          <w:t>is</w:t>
        </w:r>
      </w:ins>
      <w:r>
        <w:t xml:space="preserve"> fundamental across a diverse range of animals, including arthropods (e.g., ants, spiders), mammals (e.g., </w:t>
      </w:r>
      <w:del w:id="41" w:author="Author" w:date="2026-03-29T20:30:00Z" w16du:dateUtc="2026-03-29T18:30:00Z">
        <w:r>
          <w:delText>platypus</w:delText>
        </w:r>
      </w:del>
      <w:ins w:id="42" w:author="Author" w:date="2026-03-29T20:30:00Z" w16du:dateUtc="2026-03-29T18:30:00Z">
        <w:r>
          <w:t>platypuses</w:t>
        </w:r>
      </w:ins>
      <w:r>
        <w:t xml:space="preserve">, rodents), and perhaps more famously, birds. Nests provide structural support for eggs, parents, and offspring, and protect them against predators and other environmental pressures, and are thus key to reproductive success and survival [1–3]. Most birds use organic plant materials such as twigs, branches, grass, and moss to build their nests. Some even incorporate inorganic </w:t>
      </w:r>
      <w:del w:id="43" w:author="Author" w:date="2026-03-29T20:30:00Z" w16du:dateUtc="2026-03-29T18:30:00Z">
        <w:r>
          <w:delText>items, including</w:delText>
        </w:r>
      </w:del>
      <w:ins w:id="44" w:author="Author" w:date="2026-03-29T20:30:00Z" w16du:dateUtc="2026-03-29T18:30:00Z">
        <w:r>
          <w:t>(e.g.,</w:t>
        </w:r>
      </w:ins>
      <w:r>
        <w:t xml:space="preserve"> mud, stones</w:t>
      </w:r>
      <w:del w:id="45" w:author="Author" w:date="2026-03-29T20:30:00Z" w16du:dateUtc="2026-03-29T18:30:00Z">
        <w:r>
          <w:delText>,</w:delText>
        </w:r>
      </w:del>
      <w:ins w:id="46" w:author="Author" w:date="2026-03-29T20:30:00Z" w16du:dateUtc="2026-03-29T18:30:00Z">
        <w:r>
          <w:t>), animal-derived (e.g.,</w:t>
        </w:r>
      </w:ins>
      <w:r>
        <w:t xml:space="preserve"> feathers, snake skins</w:t>
      </w:r>
      <w:ins w:id="47" w:author="Author" w:date="2026-03-29T20:30:00Z" w16du:dateUtc="2026-03-29T18:30:00Z">
        <w:r>
          <w:t>),</w:t>
        </w:r>
      </w:ins>
      <w:r>
        <w:t xml:space="preserve"> and anthropogenic materials </w:t>
      </w:r>
      <w:del w:id="48" w:author="Author" w:date="2026-03-29T20:30:00Z" w16du:dateUtc="2026-03-29T18:30:00Z">
        <w:r>
          <w:delText>like</w:delText>
        </w:r>
      </w:del>
      <w:ins w:id="49" w:author="Author" w:date="2026-03-29T20:30:00Z" w16du:dateUtc="2026-03-29T18:30:00Z">
        <w:r>
          <w:t>(e.g.,</w:t>
        </w:r>
      </w:ins>
      <w:r>
        <w:t xml:space="preserve"> plastic</w:t>
      </w:r>
      <w:del w:id="50" w:author="Author" w:date="2026-03-29T20:30:00Z" w16du:dateUtc="2026-03-29T18:30:00Z">
        <w:r>
          <w:delText xml:space="preserve"> and</w:delText>
        </w:r>
      </w:del>
      <w:ins w:id="51" w:author="Author" w:date="2026-03-29T20:30:00Z" w16du:dateUtc="2026-03-29T18:30:00Z">
        <w:r>
          <w:t>,</w:t>
        </w:r>
      </w:ins>
      <w:r>
        <w:t xml:space="preserve"> cigarette butts</w:t>
      </w:r>
      <w:ins w:id="52" w:author="Author" w:date="2026-03-29T20:30:00Z" w16du:dateUtc="2026-03-29T18:30:00Z">
        <w:r>
          <w:t>)</w:t>
        </w:r>
      </w:ins>
      <w:r>
        <w:t xml:space="preserve"> [4–7]. </w:t>
      </w:r>
      <w:del w:id="53" w:author="Author" w:date="2026-03-29T20:30:00Z" w16du:dateUtc="2026-03-29T18:30:00Z">
        <w:r>
          <w:delText xml:space="preserve">The latter </w:delText>
        </w:r>
      </w:del>
      <w:ins w:id="54" w:author="Author" w:date="2026-03-29T20:30:00Z" w16du:dateUtc="2026-03-29T18:30:00Z">
        <w:r>
          <w:t xml:space="preserve">These additions </w:t>
        </w:r>
      </w:ins>
      <w:r>
        <w:t xml:space="preserve">are considered non-structural </w:t>
      </w:r>
      <w:del w:id="55" w:author="Author" w:date="2026-03-29T20:30:00Z" w16du:dateUtc="2026-03-29T18:30:00Z">
        <w:r>
          <w:delText xml:space="preserve">additions </w:delText>
        </w:r>
      </w:del>
      <w:r>
        <w:t>and suggest that nests are more than just physical shelters</w:t>
      </w:r>
      <w:del w:id="56" w:author="Author" w:date="2026-03-29T20:30:00Z" w16du:dateUtc="2026-03-29T18:30:00Z">
        <w:r>
          <w:delText xml:space="preserve">; </w:delText>
        </w:r>
      </w:del>
      <w:ins w:id="57" w:author="Author" w:date="2026-03-29T20:30:00Z" w16du:dateUtc="2026-03-29T18:30:00Z">
        <w:r>
          <w:t>—</w:t>
        </w:r>
      </w:ins>
      <w:r>
        <w:t xml:space="preserve">they can be complex tools shaped by both natural and sexual selection for multiple functions. Indeed, nests can play a key role in sexual display, and features such as nest size have been shown to act as sexually selected signals of parental quality </w:t>
      </w:r>
      <w:del w:id="58" w:author="Author" w:date="2026-03-29T20:30:00Z" w16du:dateUtc="2026-03-29T18:30:00Z">
        <w:r>
          <w:delText>in several bird species [</w:delText>
        </w:r>
      </w:del>
      <w:ins w:id="59" w:author="Author" w:date="2026-03-29T20:30:00Z" w16du:dateUtc="2026-03-29T18:30:00Z">
        <w:r>
          <w:t>(</w:t>
        </w:r>
      </w:ins>
      <w:r>
        <w:t xml:space="preserve">e.g., </w:t>
      </w:r>
      <w:ins w:id="60" w:author="Author" w:date="2026-03-29T20:30:00Z" w16du:dateUtc="2026-03-29T18:30:00Z">
        <w:r>
          <w:t>[</w:t>
        </w:r>
      </w:ins>
      <w:r>
        <w:t>8,9</w:t>
      </w:r>
      <w:del w:id="61" w:author="Author" w:date="2026-03-29T20:30:00Z" w16du:dateUtc="2026-03-29T18:30:00Z">
        <w:r>
          <w:delText>],</w:delText>
        </w:r>
      </w:del>
      <w:ins w:id="62" w:author="Author" w:date="2026-03-29T20:30:00Z" w16du:dateUtc="2026-03-29T18:30:00Z">
        <w:r>
          <w:t>]). Nest characteristics may</w:t>
        </w:r>
      </w:ins>
      <w:r>
        <w:t xml:space="preserve"> even </w:t>
      </w:r>
      <w:ins w:id="63" w:author="Author" w:date="2026-03-29T20:30:00Z" w16du:dateUtc="2026-03-29T18:30:00Z">
        <w:r>
          <w:t xml:space="preserve">convey information </w:t>
        </w:r>
      </w:ins>
      <w:r>
        <w:t>interspecifically</w:t>
      </w:r>
      <w:del w:id="64" w:author="Author" w:date="2026-03-29T20:30:00Z" w16du:dateUtc="2026-03-29T18:30:00Z">
        <w:r>
          <w:delText xml:space="preserve"> by</w:delText>
        </w:r>
      </w:del>
      <w:ins w:id="65" w:author="Author" w:date="2026-03-29T20:30:00Z" w16du:dateUtc="2026-03-29T18:30:00Z">
        <w:r>
          <w:t>, for example, when</w:t>
        </w:r>
      </w:ins>
      <w:r>
        <w:t xml:space="preserve"> brood parasites </w:t>
      </w:r>
      <w:ins w:id="66" w:author="Author" w:date="2026-03-29T20:30:00Z" w16du:dateUtc="2026-03-29T18:30:00Z">
        <w:r>
          <w:t xml:space="preserve">use host nest traits as cues to host </w:t>
        </w:r>
        <w:proofErr w:type="gramStart"/>
        <w:r>
          <w:t>quality</w:t>
        </w:r>
      </w:ins>
      <w:r>
        <w:t>[</w:t>
      </w:r>
      <w:proofErr w:type="gramEnd"/>
      <w:r>
        <w:t xml:space="preserve">10]. Nest-building </w:t>
      </w:r>
      <w:proofErr w:type="spellStart"/>
      <w:r>
        <w:t>behaviour</w:t>
      </w:r>
      <w:proofErr w:type="spellEnd"/>
      <w:r>
        <w:t xml:space="preserve"> is increasingly </w:t>
      </w:r>
      <w:proofErr w:type="spellStart"/>
      <w:r>
        <w:t>recognised</w:t>
      </w:r>
      <w:proofErr w:type="spellEnd"/>
      <w:r>
        <w:t xml:space="preserve"> as an expression of the extended phenotype (reviewed by [11]), and phylogeny has been shown to be an important factor explaining nest morphology [12]. Yet, despite hundreds of scientific articles </w:t>
      </w:r>
      <w:del w:id="67" w:author="Author" w:date="2026-03-29T20:30:00Z" w16du:dateUtc="2026-03-29T18:30:00Z">
        <w:r>
          <w:delText>studying</w:delText>
        </w:r>
      </w:del>
      <w:ins w:id="68" w:author="Author" w:date="2026-03-29T20:30:00Z" w16du:dateUtc="2026-03-29T18:30:00Z">
        <w:r>
          <w:t>on bird</w:t>
        </w:r>
      </w:ins>
      <w:r>
        <w:t xml:space="preserve"> nests and nesting </w:t>
      </w:r>
      <w:proofErr w:type="spellStart"/>
      <w:r>
        <w:t>behaviour</w:t>
      </w:r>
      <w:proofErr w:type="spellEnd"/>
      <w:r>
        <w:t xml:space="preserve"> </w:t>
      </w:r>
      <w:del w:id="69" w:author="Author" w:date="2026-03-29T20:30:00Z" w16du:dateUtc="2026-03-29T18:30:00Z">
        <w:r>
          <w:delText xml:space="preserve">in birds </w:delText>
        </w:r>
      </w:del>
      <w:r>
        <w:t>being published each year, much remains unknown</w:t>
      </w:r>
      <w:del w:id="70" w:author="Author" w:date="2026-03-29T20:30:00Z" w16du:dateUtc="2026-03-29T18:30:00Z">
        <w:r>
          <w:delText>.</w:delText>
        </w:r>
      </w:del>
      <w:ins w:id="71" w:author="Author" w:date="2026-03-29T20:30:00Z" w16du:dateUtc="2026-03-29T18:30:00Z">
        <w:r>
          <w:t xml:space="preserve"> [13].</w:t>
        </w:r>
      </w:ins>
    </w:p>
    <w:p w14:paraId="52C25D26" w14:textId="77777777" w:rsidR="00695C00" w:rsidRDefault="00000000">
      <w:pPr>
        <w:pStyle w:val="BodyText"/>
      </w:pPr>
      <w:r>
        <w:t xml:space="preserve">An intriguing nesting </w:t>
      </w:r>
      <w:proofErr w:type="spellStart"/>
      <w:r>
        <w:t>behaviour</w:t>
      </w:r>
      <w:proofErr w:type="spellEnd"/>
      <w:r>
        <w:t xml:space="preserve"> observed in some bird species is the addition of fresh, often aromatic, plant material to the nest. This green nest material (</w:t>
      </w:r>
      <w:r>
        <w:rPr>
          <w:i/>
          <w:rPrChange w:id="72" w:author="Author" w:date="2026-03-29T20:30:00Z" w16du:dateUtc="2026-03-29T18:30:00Z">
            <w:rPr/>
          </w:rPrChange>
        </w:rPr>
        <w:t xml:space="preserve">hereafter </w:t>
      </w:r>
      <w:r>
        <w:rPr>
          <w:i/>
          <w:iCs/>
        </w:rPr>
        <w:t>GNM</w:t>
      </w:r>
      <w:ins w:id="73" w:author="Author" w:date="2026-03-29T20:30:00Z" w16du:dateUtc="2026-03-29T18:30:00Z">
        <w:r>
          <w:rPr>
            <w:i/>
            <w:iCs/>
          </w:rPr>
          <w:t>; also called green plant material or greenery</w:t>
        </w:r>
      </w:ins>
      <w:r>
        <w:t xml:space="preserve">) often </w:t>
      </w:r>
      <w:del w:id="74" w:author="Author" w:date="2026-03-29T20:30:00Z" w16du:dateUtc="2026-03-29T18:30:00Z">
        <w:r>
          <w:delText>corresponds to</w:delText>
        </w:r>
      </w:del>
      <w:ins w:id="75" w:author="Author" w:date="2026-03-29T20:30:00Z" w16du:dateUtc="2026-03-29T18:30:00Z">
        <w:r>
          <w:t>includes</w:t>
        </w:r>
      </w:ins>
      <w:r>
        <w:t xml:space="preserve"> leaves, sprigs, herbs</w:t>
      </w:r>
      <w:ins w:id="76" w:author="Author" w:date="2026-03-29T20:30:00Z" w16du:dateUtc="2026-03-29T18:30:00Z">
        <w:r>
          <w:t>,</w:t>
        </w:r>
      </w:ins>
      <w:r>
        <w:t xml:space="preserve"> and branches</w:t>
      </w:r>
      <w:del w:id="77" w:author="Author" w:date="2026-03-29T20:30:00Z" w16du:dateUtc="2026-03-29T18:30:00Z">
        <w:r>
          <w:delText>, and</w:delText>
        </w:r>
      </w:del>
      <w:ins w:id="78" w:author="Author" w:date="2026-03-29T20:30:00Z" w16du:dateUtc="2026-03-29T18:30:00Z">
        <w:r>
          <w:t>. It</w:t>
        </w:r>
      </w:ins>
      <w:r>
        <w:t xml:space="preserve"> is </w:t>
      </w:r>
      <w:r>
        <w:lastRenderedPageBreak/>
        <w:t>typically added from the start of nest building until egg</w:t>
      </w:r>
      <w:del w:id="79" w:author="Author" w:date="2026-03-29T20:30:00Z" w16du:dateUtc="2026-03-29T18:30:00Z">
        <w:r>
          <w:delText xml:space="preserve"> </w:delText>
        </w:r>
      </w:del>
      <w:ins w:id="80" w:author="Author" w:date="2026-03-29T20:30:00Z" w16du:dateUtc="2026-03-29T18:30:00Z">
        <w:r>
          <w:t>-</w:t>
        </w:r>
      </w:ins>
      <w:r>
        <w:t>laying, although some species like the blue tit (</w:t>
      </w:r>
      <w:proofErr w:type="spellStart"/>
      <w:r>
        <w:rPr>
          <w:i/>
          <w:iCs/>
        </w:rPr>
        <w:t>Cyanistes</w:t>
      </w:r>
      <w:proofErr w:type="spellEnd"/>
      <w:r>
        <w:rPr>
          <w:i/>
          <w:iCs/>
        </w:rPr>
        <w:t xml:space="preserve"> caeruleus</w:t>
      </w:r>
      <w:r>
        <w:t xml:space="preserve">) keep adding it </w:t>
      </w:r>
      <w:del w:id="81" w:author="Author" w:date="2026-03-29T20:30:00Z" w16du:dateUtc="2026-03-29T18:30:00Z">
        <w:r>
          <w:delText>after that. Contrary to</w:delText>
        </w:r>
      </w:del>
      <w:ins w:id="82" w:author="Author" w:date="2026-03-29T20:30:00Z" w16du:dateUtc="2026-03-29T18:30:00Z">
        <w:r>
          <w:t>afterwards. Unlike</w:t>
        </w:r>
      </w:ins>
      <w:r>
        <w:t xml:space="preserve"> the structural nest materials </w:t>
      </w:r>
      <w:del w:id="83" w:author="Author" w:date="2026-03-29T20:30:00Z" w16du:dateUtc="2026-03-29T18:30:00Z">
        <w:r>
          <w:delText>(e.g.,</w:delText>
        </w:r>
      </w:del>
      <w:ins w:id="84" w:author="Author" w:date="2026-03-29T20:30:00Z" w16du:dateUtc="2026-03-29T18:30:00Z">
        <w:r>
          <w:t>such as</w:t>
        </w:r>
      </w:ins>
      <w:r>
        <w:t xml:space="preserve"> twigs</w:t>
      </w:r>
      <w:del w:id="85" w:author="Author" w:date="2026-03-29T20:30:00Z" w16du:dateUtc="2026-03-29T18:30:00Z">
        <w:r>
          <w:delText>,</w:delText>
        </w:r>
      </w:del>
      <w:ins w:id="86" w:author="Author" w:date="2026-03-29T20:30:00Z" w16du:dateUtc="2026-03-29T18:30:00Z">
        <w:r>
          <w:t xml:space="preserve"> and</w:t>
        </w:r>
      </w:ins>
      <w:r>
        <w:t xml:space="preserve"> mud</w:t>
      </w:r>
      <w:del w:id="87" w:author="Author" w:date="2026-03-29T20:30:00Z" w16du:dateUtc="2026-03-29T18:30:00Z">
        <w:r>
          <w:delText>),</w:delText>
        </w:r>
      </w:del>
      <w:ins w:id="88" w:author="Author" w:date="2026-03-29T20:30:00Z" w16du:dateUtc="2026-03-29T18:30:00Z">
        <w:r>
          <w:t>,</w:t>
        </w:r>
      </w:ins>
      <w:r>
        <w:t xml:space="preserve"> GNM is selected from a small, non-random subset of local flora [</w:t>
      </w:r>
      <w:del w:id="89" w:author="Author" w:date="2026-03-29T20:30:00Z" w16du:dateUtc="2026-03-29T18:30:00Z">
        <w:r>
          <w:delText>13–15</w:delText>
        </w:r>
      </w:del>
      <w:ins w:id="90" w:author="Author" w:date="2026-03-29T20:30:00Z" w16du:dateUtc="2026-03-29T18:30:00Z">
        <w:r>
          <w:t>14–16</w:t>
        </w:r>
      </w:ins>
      <w:r>
        <w:t xml:space="preserve">]. The selected plants often </w:t>
      </w:r>
      <w:del w:id="91" w:author="Author" w:date="2026-03-29T20:30:00Z" w16du:dateUtc="2026-03-29T18:30:00Z">
        <w:r>
          <w:delText>possess</w:delText>
        </w:r>
      </w:del>
      <w:ins w:id="92" w:author="Author" w:date="2026-03-29T20:30:00Z" w16du:dateUtc="2026-03-29T18:30:00Z">
        <w:r>
          <w:t>contain</w:t>
        </w:r>
      </w:ins>
      <w:r>
        <w:t xml:space="preserve"> high levels of aromatic volatile compounds (commonly used by songbirds</w:t>
      </w:r>
      <w:del w:id="93" w:author="Author" w:date="2026-03-29T20:30:00Z" w16du:dateUtc="2026-03-29T18:30:00Z">
        <w:r>
          <w:delText>; [16</w:delText>
        </w:r>
      </w:del>
      <w:ins w:id="94" w:author="Author" w:date="2026-03-29T20:30:00Z" w16du:dateUtc="2026-03-29T18:30:00Z">
        <w:r>
          <w:t>, [17</w:t>
        </w:r>
      </w:ins>
      <w:r>
        <w:t>]) or secondary metabolites such as oils and resins (commonly used by raptors</w:t>
      </w:r>
      <w:del w:id="95" w:author="Author" w:date="2026-03-29T20:30:00Z" w16du:dateUtc="2026-03-29T18:30:00Z">
        <w:r>
          <w:delText>; [17]).</w:delText>
        </w:r>
      </w:del>
      <w:ins w:id="96" w:author="Author" w:date="2026-03-29T20:30:00Z" w16du:dateUtc="2026-03-29T18:30:00Z">
        <w:r>
          <w:t>, [18]). This suggests that</w:t>
        </w:r>
      </w:ins>
      <w:r>
        <w:t xml:space="preserve"> GNM is unlikely to be gathered </w:t>
      </w:r>
      <w:proofErr w:type="gramStart"/>
      <w:r>
        <w:t>opportunistically, and</w:t>
      </w:r>
      <w:proofErr w:type="gramEnd"/>
      <w:r>
        <w:t xml:space="preserve"> collecting </w:t>
      </w:r>
      <w:ins w:id="97" w:author="Author" w:date="2026-03-29T20:30:00Z" w16du:dateUtc="2026-03-29T18:30:00Z">
        <w:r>
          <w:t xml:space="preserve">and replenishing </w:t>
        </w:r>
      </w:ins>
      <w:r>
        <w:t>these uncommon plants</w:t>
      </w:r>
      <w:del w:id="98" w:author="Author" w:date="2026-03-29T20:30:00Z" w16du:dateUtc="2026-03-29T18:30:00Z">
        <w:r>
          <w:delText xml:space="preserve"> and replenishing them</w:delText>
        </w:r>
      </w:del>
      <w:r>
        <w:t xml:space="preserve">, sometimes over weeks, requires extra time and, in some cases, flying outside </w:t>
      </w:r>
      <w:del w:id="99" w:author="Author" w:date="2026-03-29T20:30:00Z" w16du:dateUtc="2026-03-29T18:30:00Z">
        <w:r>
          <w:delText>one’s</w:delText>
        </w:r>
      </w:del>
      <w:ins w:id="100" w:author="Author" w:date="2026-03-29T20:30:00Z" w16du:dateUtc="2026-03-29T18:30:00Z">
        <w:r>
          <w:t>the</w:t>
        </w:r>
      </w:ins>
      <w:r>
        <w:t xml:space="preserve"> territory [1</w:t>
      </w:r>
      <w:del w:id="101" w:author="Author" w:date="2026-03-29T20:30:00Z" w16du:dateUtc="2026-03-29T18:30:00Z">
        <w:r>
          <w:delText>8</w:delText>
        </w:r>
      </w:del>
      <w:ins w:id="102" w:author="Author" w:date="2026-03-29T20:30:00Z" w16du:dateUtc="2026-03-29T18:30:00Z">
        <w:r>
          <w:t>9</w:t>
        </w:r>
      </w:ins>
      <w:r>
        <w:t>]. Thus, the general costs associated with nest-building [</w:t>
      </w:r>
      <w:del w:id="103" w:author="Author" w:date="2026-03-29T20:30:00Z" w16du:dateUtc="2026-03-29T18:30:00Z">
        <w:r>
          <w:delText>19</w:delText>
        </w:r>
      </w:del>
      <w:ins w:id="104" w:author="Author" w:date="2026-03-29T20:30:00Z" w16du:dateUtc="2026-03-29T18:30:00Z">
        <w:r>
          <w:t>20</w:t>
        </w:r>
      </w:ins>
      <w:r>
        <w:t>], and the additional effort, time</w:t>
      </w:r>
      <w:ins w:id="105" w:author="Author" w:date="2026-03-29T20:30:00Z" w16du:dateUtc="2026-03-29T18:30:00Z">
        <w:r>
          <w:t>,</w:t>
        </w:r>
      </w:ins>
      <w:r>
        <w:t xml:space="preserve"> and energy devoted to </w:t>
      </w:r>
      <w:del w:id="106" w:author="Author" w:date="2026-03-29T20:30:00Z" w16du:dateUtc="2026-03-29T18:30:00Z">
        <w:r>
          <w:delText>add</w:delText>
        </w:r>
      </w:del>
      <w:ins w:id="107" w:author="Author" w:date="2026-03-29T20:30:00Z" w16du:dateUtc="2026-03-29T18:30:00Z">
        <w:r>
          <w:t>adding</w:t>
        </w:r>
      </w:ins>
      <w:r>
        <w:t xml:space="preserve"> these non-structural materials</w:t>
      </w:r>
      <w:del w:id="108" w:author="Author" w:date="2026-03-29T20:30:00Z" w16du:dateUtc="2026-03-29T18:30:00Z">
        <w:r>
          <w:delText>,</w:delText>
        </w:r>
      </w:del>
      <w:r>
        <w:t xml:space="preserve"> suggest an adaptive function of GNM.</w:t>
      </w:r>
    </w:p>
    <w:p w14:paraId="057C643C" w14:textId="77777777" w:rsidR="00695C00" w:rsidRDefault="00000000">
      <w:pPr>
        <w:pStyle w:val="BodyText"/>
      </w:pPr>
      <w:r>
        <w:t>Multiple hypotheses have been proposed to explain the adaptive function of GNM (reviewed in [</w:t>
      </w:r>
      <w:del w:id="109" w:author="Author" w:date="2026-03-29T20:30:00Z" w16du:dateUtc="2026-03-29T18:30:00Z">
        <w:r>
          <w:delText>20]; [</w:delText>
        </w:r>
      </w:del>
      <w:r>
        <w:t>21</w:t>
      </w:r>
      <w:ins w:id="110" w:author="Author" w:date="2026-03-29T20:30:00Z" w16du:dateUtc="2026-03-29T18:30:00Z">
        <w:r>
          <w:t>,22</w:t>
        </w:r>
      </w:ins>
      <w:r>
        <w:t xml:space="preserve">]). First, the courtship hypothesis suggests that </w:t>
      </w:r>
      <w:del w:id="111" w:author="Author" w:date="2026-03-29T20:30:00Z" w16du:dateUtc="2026-03-29T18:30:00Z">
        <w:r>
          <w:delText xml:space="preserve">(mostly) </w:delText>
        </w:r>
      </w:del>
      <w:r>
        <w:t xml:space="preserve">males use GNM as </w:t>
      </w:r>
      <w:ins w:id="112" w:author="Author" w:date="2026-03-29T20:30:00Z" w16du:dateUtc="2026-03-29T18:30:00Z">
        <w:r>
          <w:t xml:space="preserve">a </w:t>
        </w:r>
      </w:ins>
      <w:r>
        <w:t xml:space="preserve">visual or olfactory </w:t>
      </w:r>
      <w:del w:id="113" w:author="Author" w:date="2026-03-29T20:30:00Z" w16du:dateUtc="2026-03-29T18:30:00Z">
        <w:r>
          <w:delText>signals</w:delText>
        </w:r>
      </w:del>
      <w:ins w:id="114" w:author="Author" w:date="2026-03-29T20:30:00Z" w16du:dateUtc="2026-03-29T18:30:00Z">
        <w:r>
          <w:t>signal</w:t>
        </w:r>
      </w:ins>
      <w:r>
        <w:t xml:space="preserve"> to attract females</w:t>
      </w:r>
      <w:del w:id="115" w:author="Author" w:date="2026-03-29T20:30:00Z" w16du:dateUtc="2026-03-29T18:30:00Z">
        <w:r>
          <w:delText xml:space="preserve"> and/</w:delText>
        </w:r>
      </w:del>
      <w:ins w:id="116" w:author="Author" w:date="2026-03-29T20:30:00Z" w16du:dateUtc="2026-03-29T18:30:00Z">
        <w:r>
          <w:t xml:space="preserve">, maintain established pairs [23], </w:t>
        </w:r>
      </w:ins>
      <w:r>
        <w:t>or advertise nest</w:t>
      </w:r>
      <w:del w:id="117" w:author="Author" w:date="2026-03-29T20:30:00Z" w16du:dateUtc="2026-03-29T18:30:00Z">
        <w:r>
          <w:delText xml:space="preserve"> </w:delText>
        </w:r>
      </w:del>
      <w:ins w:id="118" w:author="Author" w:date="2026-03-29T20:30:00Z" w16du:dateUtc="2026-03-29T18:30:00Z">
        <w:r>
          <w:t>-</w:t>
        </w:r>
      </w:ins>
      <w:r>
        <w:t xml:space="preserve">site occupancy to other males (e.g., </w:t>
      </w:r>
      <w:del w:id="119" w:author="Author" w:date="2026-03-29T20:30:00Z" w16du:dateUtc="2026-03-29T18:30:00Z">
        <w:r>
          <w:delText xml:space="preserve">[22]; [23]; </w:delText>
        </w:r>
      </w:del>
      <w:r>
        <w:t>[24</w:t>
      </w:r>
      <w:del w:id="120" w:author="Author" w:date="2026-03-29T20:30:00Z" w16du:dateUtc="2026-03-29T18:30:00Z">
        <w:r>
          <w:delText>]),</w:delText>
        </w:r>
      </w:del>
      <w:ins w:id="121" w:author="Author" w:date="2026-03-29T20:30:00Z" w16du:dateUtc="2026-03-29T18:30:00Z">
        <w:r>
          <w:t xml:space="preserve">–26]), with olfactory </w:t>
        </w:r>
        <w:proofErr w:type="spellStart"/>
        <w:r>
          <w:t>signalling</w:t>
        </w:r>
        <w:proofErr w:type="spellEnd"/>
        <w:r>
          <w:t xml:space="preserve"> being</w:t>
        </w:r>
      </w:ins>
      <w:r>
        <w:t xml:space="preserve"> particularly </w:t>
      </w:r>
      <w:ins w:id="122" w:author="Author" w:date="2026-03-29T20:30:00Z" w16du:dateUtc="2026-03-29T18:30:00Z">
        <w:r>
          <w:t xml:space="preserve">relevant </w:t>
        </w:r>
      </w:ins>
      <w:r>
        <w:t xml:space="preserve">in cavity-nesting species </w:t>
      </w:r>
      <w:del w:id="123" w:author="Author" w:date="2026-03-29T20:30:00Z" w16du:dateUtc="2026-03-29T18:30:00Z">
        <w:r>
          <w:delText>where visual cues inside the nest are limited.</w:delText>
        </w:r>
      </w:del>
      <w:ins w:id="124" w:author="Author" w:date="2026-03-29T20:30:00Z" w16du:dateUtc="2026-03-29T18:30:00Z">
        <w:r>
          <w:t>[27].</w:t>
        </w:r>
      </w:ins>
      <w:r>
        <w:t xml:space="preserve"> For instance, </w:t>
      </w:r>
      <w:del w:id="125" w:author="Author" w:date="2026-03-29T20:30:00Z" w16du:dateUtc="2026-03-29T18:30:00Z">
        <w:r>
          <w:delText>the</w:delText>
        </w:r>
      </w:del>
      <w:ins w:id="126" w:author="Author" w:date="2026-03-29T20:30:00Z" w16du:dateUtc="2026-03-29T18:30:00Z">
        <w:r>
          <w:t>a</w:t>
        </w:r>
      </w:ins>
      <w:r>
        <w:t xml:space="preserve"> seminal study </w:t>
      </w:r>
      <w:del w:id="127" w:author="Author" w:date="2026-03-29T20:30:00Z" w16du:dateUtc="2026-03-29T18:30:00Z">
        <w:r>
          <w:delText>of [25</w:delText>
        </w:r>
      </w:del>
      <w:ins w:id="128" w:author="Author" w:date="2026-03-29T20:30:00Z" w16du:dateUtc="2026-03-29T18:30:00Z">
        <w:r>
          <w:t>by [28</w:t>
        </w:r>
      </w:ins>
      <w:r>
        <w:t>] showed that male European starlings (</w:t>
      </w:r>
      <w:r>
        <w:rPr>
          <w:i/>
          <w:iCs/>
        </w:rPr>
        <w:t>Sturnus vulgaris</w:t>
      </w:r>
      <w:r>
        <w:t>) carry fresh plant material to their nests while singing and displaying to females. Subsequent studies in European and spotless starlings (</w:t>
      </w:r>
      <w:r>
        <w:rPr>
          <w:i/>
          <w:iCs/>
        </w:rPr>
        <w:t>Sturnus unicolor</w:t>
      </w:r>
      <w:r>
        <w:t xml:space="preserve">) supported this view by showing that females often prefer nests with fresh GNM, </w:t>
      </w:r>
      <w:del w:id="129" w:author="Author" w:date="2026-03-29T20:30:00Z" w16du:dateUtc="2026-03-29T18:30:00Z">
        <w:r>
          <w:delText xml:space="preserve">and </w:delText>
        </w:r>
      </w:del>
      <w:r>
        <w:t>that unpaired males conspicuously deliver GNM during courtship</w:t>
      </w:r>
      <w:del w:id="130" w:author="Author" w:date="2026-03-29T20:30:00Z" w16du:dateUtc="2026-03-29T18:30:00Z">
        <w:r>
          <w:delText>, stopping right after the onset of egg laying [24,</w:delText>
        </w:r>
      </w:del>
      <w:ins w:id="131" w:author="Author" w:date="2026-03-29T20:30:00Z" w16du:dateUtc="2026-03-29T18:30:00Z">
        <w:r>
          <w:t xml:space="preserve"> [</w:t>
        </w:r>
      </w:ins>
      <w:r>
        <w:t>26</w:t>
      </w:r>
      <w:del w:id="132" w:author="Author" w:date="2026-03-29T20:30:00Z" w16du:dateUtc="2026-03-29T18:30:00Z">
        <w:r>
          <w:delText>]. Additionally, males</w:delText>
        </w:r>
      </w:del>
      <w:ins w:id="133" w:author="Author" w:date="2026-03-29T20:30:00Z" w16du:dateUtc="2026-03-29T18:30:00Z">
        <w:r>
          <w:t>], and</w:t>
        </w:r>
      </w:ins>
      <w:r>
        <w:t xml:space="preserve"> increase the addition of GNM in the presence of potential mates [</w:t>
      </w:r>
      <w:del w:id="134" w:author="Author" w:date="2026-03-29T20:30:00Z" w16du:dateUtc="2026-03-29T18:30:00Z">
        <w:r>
          <w:delText>22</w:delText>
        </w:r>
      </w:del>
      <w:ins w:id="135" w:author="Author" w:date="2026-03-29T20:30:00Z" w16du:dateUtc="2026-03-29T18:30:00Z">
        <w:r>
          <w:t>24</w:t>
        </w:r>
      </w:ins>
      <w:r>
        <w:t xml:space="preserve">]. Altogether, these studies offered support for the courtship hypothesis, which was later extended to </w:t>
      </w:r>
      <w:del w:id="136" w:author="Author" w:date="2026-03-29T20:30:00Z" w16du:dateUtc="2026-03-29T18:30:00Z">
        <w:r>
          <w:delText>explain</w:delText>
        </w:r>
      </w:del>
      <w:ins w:id="137" w:author="Author" w:date="2026-03-29T20:30:00Z" w16du:dateUtc="2026-03-29T18:30:00Z">
        <w:r>
          <w:t>account for the observed</w:t>
        </w:r>
      </w:ins>
      <w:r>
        <w:t xml:space="preserve"> GNM addition solely by females in blue tits</w:t>
      </w:r>
      <w:del w:id="138" w:author="Author" w:date="2026-03-29T20:30:00Z" w16du:dateUtc="2026-03-29T18:30:00Z">
        <w:r>
          <w:delText>, suggesting that GNM might serve as a sexually selected signal of female quality [27</w:delText>
        </w:r>
      </w:del>
      <w:ins w:id="139" w:author="Author" w:date="2026-03-29T20:30:00Z" w16du:dateUtc="2026-03-29T18:30:00Z">
        <w:r>
          <w:t xml:space="preserve"> [29</w:t>
        </w:r>
      </w:ins>
      <w:r>
        <w:t>].</w:t>
      </w:r>
    </w:p>
    <w:p w14:paraId="101DF4B7" w14:textId="77777777" w:rsidR="00695C00" w:rsidRDefault="00000000">
      <w:pPr>
        <w:pStyle w:val="BodyText"/>
      </w:pPr>
      <w:r>
        <w:t xml:space="preserve">Second, the most widely tested hypothesis is the nest protection hypothesis, which proposes that the volatile compounds in GNM reduce </w:t>
      </w:r>
      <w:del w:id="140" w:author="Author" w:date="2026-03-29T20:30:00Z" w16du:dateUtc="2026-03-29T18:30:00Z">
        <w:r>
          <w:delText>the amount of parasites</w:delText>
        </w:r>
      </w:del>
      <w:ins w:id="141" w:author="Author" w:date="2026-03-29T20:30:00Z" w16du:dateUtc="2026-03-29T18:30:00Z">
        <w:r>
          <w:t>parasitic</w:t>
        </w:r>
      </w:ins>
      <w:r>
        <w:t xml:space="preserve"> and </w:t>
      </w:r>
      <w:del w:id="142" w:author="Author" w:date="2026-03-29T20:30:00Z" w16du:dateUtc="2026-03-29T18:30:00Z">
        <w:r>
          <w:delText>pathogens</w:delText>
        </w:r>
      </w:del>
      <w:ins w:id="143" w:author="Author" w:date="2026-03-29T20:30:00Z" w16du:dateUtc="2026-03-29T18:30:00Z">
        <w:r>
          <w:t>pathogenic loads</w:t>
        </w:r>
      </w:ins>
      <w:r>
        <w:t xml:space="preserve"> in </w:t>
      </w:r>
      <w:del w:id="144" w:author="Author" w:date="2026-03-29T20:30:00Z" w16du:dateUtc="2026-03-29T18:30:00Z">
        <w:r>
          <w:delText xml:space="preserve">the </w:delText>
        </w:r>
      </w:del>
      <w:r>
        <w:t xml:space="preserve">nests, enhancing offspring survival. This hypothesis was first suggested </w:t>
      </w:r>
      <w:ins w:id="145" w:author="Author" w:date="2026-03-29T20:30:00Z" w16du:dateUtc="2026-03-29T18:30:00Z">
        <w:r>
          <w:t xml:space="preserve">by [30] </w:t>
        </w:r>
      </w:ins>
      <w:r>
        <w:t>in a comparative study in raptors (Falconiformes</w:t>
      </w:r>
      <w:del w:id="146" w:author="Author" w:date="2026-03-29T20:30:00Z" w16du:dateUtc="2026-03-29T18:30:00Z">
        <w:r>
          <w:delText>) that provided only indirect evidence by comparing nest reuse, diet composition and GNM presence [28].</w:delText>
        </w:r>
      </w:del>
      <w:ins w:id="147" w:author="Author" w:date="2026-03-29T20:30:00Z" w16du:dateUtc="2026-03-29T18:30:00Z">
        <w:r>
          <w:t>).</w:t>
        </w:r>
      </w:ins>
      <w:r>
        <w:t xml:space="preserve"> Soon after, </w:t>
      </w:r>
      <w:ins w:id="148" w:author="Author" w:date="2026-03-29T20:30:00Z" w16du:dateUtc="2026-03-29T18:30:00Z">
        <w:r>
          <w:t xml:space="preserve">experimental work in European starlings showed </w:t>
        </w:r>
      </w:ins>
      <w:r>
        <w:t>a preference for GNM containing insect-repellent and antimicrobial volatiles</w:t>
      </w:r>
      <w:del w:id="149" w:author="Author" w:date="2026-03-29T20:30:00Z" w16du:dateUtc="2026-03-29T18:30:00Z">
        <w:r>
          <w:delText xml:space="preserve"> was experimentally confirmed in European starlings and suggested</w:delText>
        </w:r>
      </w:del>
      <w:ins w:id="150" w:author="Author" w:date="2026-03-29T20:30:00Z" w16du:dateUtc="2026-03-29T18:30:00Z">
        <w:r>
          <w:t>, and [14] proposed</w:t>
        </w:r>
      </w:ins>
      <w:r>
        <w:t xml:space="preserve"> three key criteria for evaluating the nest protection hypothesis</w:t>
      </w:r>
      <w:del w:id="151" w:author="Author" w:date="2026-03-29T20:30:00Z" w16du:dateUtc="2026-03-29T18:30:00Z">
        <w:r>
          <w:delText xml:space="preserve"> (i.e.,</w:delText>
        </w:r>
      </w:del>
      <w:ins w:id="152" w:author="Author" w:date="2026-03-29T20:30:00Z" w16du:dateUtc="2026-03-29T18:30:00Z">
        <w:r>
          <w:t>:</w:t>
        </w:r>
      </w:ins>
      <w:r>
        <w:t xml:space="preserve"> selective plant use, bioactive chemical properties</w:t>
      </w:r>
      <w:ins w:id="153" w:author="Author" w:date="2026-03-29T20:30:00Z" w16du:dateUtc="2026-03-29T18:30:00Z">
        <w:r>
          <w:t>,</w:t>
        </w:r>
      </w:ins>
      <w:r>
        <w:t xml:space="preserve"> and demonstrable adaptive benefits</w:t>
      </w:r>
      <w:del w:id="154" w:author="Author" w:date="2026-03-29T20:30:00Z" w16du:dateUtc="2026-03-29T18:30:00Z">
        <w:r>
          <w:delText>; [13]].</w:delText>
        </w:r>
      </w:del>
      <w:ins w:id="155" w:author="Author" w:date="2026-03-29T20:30:00Z" w16du:dateUtc="2026-03-29T18:30:00Z">
        <w:r>
          <w:t>.</w:t>
        </w:r>
      </w:ins>
      <w:r>
        <w:t xml:space="preserve"> Observational and experimental studies </w:t>
      </w:r>
      <w:del w:id="156" w:author="Author" w:date="2026-03-29T20:30:00Z" w16du:dateUtc="2026-03-29T18:30:00Z">
        <w:r>
          <w:delText>on</w:delText>
        </w:r>
      </w:del>
      <w:ins w:id="157" w:author="Author" w:date="2026-03-29T20:30:00Z" w16du:dateUtc="2026-03-29T18:30:00Z">
        <w:r>
          <w:t>in</w:t>
        </w:r>
      </w:ins>
      <w:r>
        <w:t xml:space="preserve"> raptors [</w:t>
      </w:r>
      <w:del w:id="158" w:author="Author" w:date="2026-03-29T20:30:00Z" w16du:dateUtc="2026-03-29T18:30:00Z">
        <w:r>
          <w:delText>17,29</w:delText>
        </w:r>
      </w:del>
      <w:ins w:id="159" w:author="Author" w:date="2026-03-29T20:30:00Z" w16du:dateUtc="2026-03-29T18:30:00Z">
        <w:r>
          <w:t>18,31</w:t>
        </w:r>
      </w:ins>
      <w:r>
        <w:t>] and passerines [</w:t>
      </w:r>
      <w:del w:id="160" w:author="Author" w:date="2026-03-29T20:30:00Z" w16du:dateUtc="2026-03-29T18:30:00Z">
        <w:r>
          <w:delText>16,30–</w:delText>
        </w:r>
      </w:del>
      <w:ins w:id="161" w:author="Author" w:date="2026-03-29T20:30:00Z" w16du:dateUtc="2026-03-29T18:30:00Z">
        <w:r>
          <w:t>17,</w:t>
        </w:r>
      </w:ins>
      <w:r>
        <w:t>32</w:t>
      </w:r>
      <w:ins w:id="162" w:author="Author" w:date="2026-03-29T20:30:00Z" w16du:dateUtc="2026-03-29T18:30:00Z">
        <w:r>
          <w:t>–34</w:t>
        </w:r>
      </w:ins>
      <w:r>
        <w:t xml:space="preserve">] have shown mixed results. </w:t>
      </w:r>
      <w:del w:id="163" w:author="Author" w:date="2026-03-29T20:30:00Z" w16du:dateUtc="2026-03-29T18:30:00Z">
        <w:r>
          <w:delText xml:space="preserve">In </w:delText>
        </w:r>
      </w:del>
      <w:ins w:id="164" w:author="Author" w:date="2026-03-29T20:30:00Z" w16du:dateUtc="2026-03-29T18:30:00Z">
        <w:r>
          <w:t xml:space="preserve">The drug hypothesis was later proposed because GNM has been shown, in </w:t>
        </w:r>
      </w:ins>
      <w:r>
        <w:t xml:space="preserve">some cases, </w:t>
      </w:r>
      <w:del w:id="165" w:author="Author" w:date="2026-03-29T20:30:00Z" w16du:dateUtc="2026-03-29T18:30:00Z">
        <w:r>
          <w:delText xml:space="preserve">GNM was shown </w:delText>
        </w:r>
      </w:del>
      <w:r>
        <w:t xml:space="preserve">to improve offspring condition without reducing </w:t>
      </w:r>
      <w:del w:id="166" w:author="Author" w:date="2026-03-29T20:30:00Z" w16du:dateUtc="2026-03-29T18:30:00Z">
        <w:r>
          <w:delText>the amount of parasites in the nests [33], leading to the development of the drug hypothesis.</w:delText>
        </w:r>
      </w:del>
      <w:ins w:id="167" w:author="Author" w:date="2026-03-29T20:30:00Z" w16du:dateUtc="2026-03-29T18:30:00Z">
        <w:r>
          <w:t>parasite abundance [35,36].</w:t>
        </w:r>
      </w:ins>
      <w:r>
        <w:t xml:space="preserve"> This alternative hypothesis suggests that </w:t>
      </w:r>
      <w:del w:id="168" w:author="Author" w:date="2026-03-29T20:30:00Z" w16du:dateUtc="2026-03-29T18:30:00Z">
        <w:r>
          <w:delText>the</w:delText>
        </w:r>
      </w:del>
      <w:ins w:id="169" w:author="Author" w:date="2026-03-29T20:30:00Z" w16du:dateUtc="2026-03-29T18:30:00Z">
        <w:r>
          <w:t>GNM</w:t>
        </w:r>
      </w:ins>
      <w:r>
        <w:t xml:space="preserve"> volatiles </w:t>
      </w:r>
      <w:del w:id="170" w:author="Author" w:date="2026-03-29T20:30:00Z" w16du:dateUtc="2026-03-29T18:30:00Z">
        <w:r>
          <w:delText xml:space="preserve">present in GNM </w:delText>
        </w:r>
      </w:del>
      <w:r>
        <w:t xml:space="preserve">directly enhance offspring immune function and/or health </w:t>
      </w:r>
      <w:del w:id="171" w:author="Author" w:date="2026-03-29T20:30:00Z" w16du:dateUtc="2026-03-29T18:30:00Z">
        <w:r>
          <w:delText>independent</w:delText>
        </w:r>
      </w:del>
      <w:ins w:id="172" w:author="Author" w:date="2026-03-29T20:30:00Z" w16du:dateUtc="2026-03-29T18:30:00Z">
        <w:r>
          <w:t>independently</w:t>
        </w:r>
      </w:ins>
      <w:r>
        <w:t xml:space="preserve"> of parasite or pathogen control</w:t>
      </w:r>
      <w:del w:id="173" w:author="Author" w:date="2026-03-29T20:30:00Z" w16du:dateUtc="2026-03-29T18:30:00Z">
        <w:r>
          <w:delText>[33,34</w:delText>
        </w:r>
      </w:del>
      <w:ins w:id="174" w:author="Author" w:date="2026-03-29T20:30:00Z" w16du:dateUtc="2026-03-29T18:30:00Z">
        <w:r>
          <w:t xml:space="preserve"> [37</w:t>
        </w:r>
      </w:ins>
      <w:r>
        <w:t xml:space="preserve">]. While both the nest protection and drug hypotheses suggest that GNM enhances offspring survival, the drug hypothesis attributes this effect to a pharmacological mechanism, whereas the nest protection hypothesis </w:t>
      </w:r>
      <w:proofErr w:type="spellStart"/>
      <w:r>
        <w:t>emphasises</w:t>
      </w:r>
      <w:proofErr w:type="spellEnd"/>
      <w:r>
        <w:t xml:space="preserve"> parasite and pathogen repellency. Importantly, these two hypotheses are not mutually exclusive, and their potential effects on offspring survival are difficult to disentangle</w:t>
      </w:r>
      <w:del w:id="175" w:author="Author" w:date="2026-03-29T20:30:00Z" w16du:dateUtc="2026-03-29T18:30:00Z">
        <w:r>
          <w:delText>.</w:delText>
        </w:r>
      </w:del>
      <w:ins w:id="176" w:author="Author" w:date="2026-03-29T20:30:00Z" w16du:dateUtc="2026-03-29T18:30:00Z">
        <w:r>
          <w:t xml:space="preserve"> because improved nestling condition may result either directly from pharmacological action or indirectly through reduced parasite or pathogen load. Therefore, in our meta-analysis, we combined them under the “parental care hypothesis”.</w:t>
        </w:r>
      </w:ins>
    </w:p>
    <w:p w14:paraId="6841DCAE" w14:textId="3DAACADF" w:rsidR="00695C00" w:rsidRDefault="00000000">
      <w:pPr>
        <w:pStyle w:val="BodyText"/>
      </w:pPr>
      <w:del w:id="177" w:author="Author" w:date="2026-03-29T20:30:00Z" w16du:dateUtc="2026-03-29T18:30:00Z">
        <w:r>
          <w:lastRenderedPageBreak/>
          <w:delText>Last, several additional functional</w:delText>
        </w:r>
      </w:del>
      <w:ins w:id="178" w:author="Author" w:date="2026-03-29T20:30:00Z" w16du:dateUtc="2026-03-29T18:30:00Z">
        <w:r>
          <w:t>Other less explored</w:t>
        </w:r>
      </w:ins>
      <w:r>
        <w:t xml:space="preserve"> hypotheses </w:t>
      </w:r>
      <w:del w:id="179" w:author="Author" w:date="2026-03-29T20:30:00Z" w16du:dateUtc="2026-03-29T18:30:00Z">
        <w:r>
          <w:delText>of GNM that do not refer to its aromatic (i.e.,</w:delText>
        </w:r>
      </w:del>
      <w:ins w:id="180" w:author="Author" w:date="2026-03-29T20:30:00Z" w16du:dateUtc="2026-03-29T18:30:00Z">
        <w:r>
          <w:t>include a closely related female protection hypothesis proposed in blue tits [38,39], suggesting that plant</w:t>
        </w:r>
      </w:ins>
      <w:r>
        <w:t xml:space="preserve"> volatiles </w:t>
      </w:r>
      <w:del w:id="181" w:author="Author" w:date="2026-03-29T20:30:00Z" w16du:dateUtc="2026-03-29T18:30:00Z">
        <w:r>
          <w:delText xml:space="preserve">and secondary metabolites) properties </w:delText>
        </w:r>
      </w:del>
      <w:ins w:id="182" w:author="Author" w:date="2026-03-29T20:30:00Z" w16du:dateUtc="2026-03-29T18:30:00Z">
        <w:r>
          <w:t xml:space="preserve">may primarily benefit the incubating female by reducing her parasite exposure and infection risk  [40]. Several hypotheses </w:t>
        </w:r>
      </w:ins>
      <w:r>
        <w:t>have also been proposed</w:t>
      </w:r>
      <w:del w:id="183" w:author="Author" w:date="2026-03-29T20:30:00Z" w16du:dateUtc="2026-03-29T18:30:00Z">
        <w:r>
          <w:delText xml:space="preserve">. These include benefits such as enhancing the </w:delText>
        </w:r>
      </w:del>
      <w:ins w:id="184" w:author="Author" w:date="2026-03-29T20:30:00Z" w16du:dateUtc="2026-03-29T18:30:00Z">
        <w:r>
          <w:t xml:space="preserve"> that do not invoke the aromatic properties of GNM, including enhancement of nest </w:t>
        </w:r>
      </w:ins>
      <w:r>
        <w:t xml:space="preserve">crypticity </w:t>
      </w:r>
      <w:del w:id="185" w:author="Author" w:date="2026-03-29T20:30:00Z" w16du:dateUtc="2026-03-29T18:30:00Z">
        <w:r>
          <w:delText>of the nest [35], providing</w:delText>
        </w:r>
      </w:del>
      <w:ins w:id="186" w:author="Author" w:date="2026-03-29T20:30:00Z" w16du:dateUtc="2026-03-29T18:30:00Z">
        <w:r>
          <w:t>[41], thermal</w:t>
        </w:r>
      </w:ins>
      <w:r>
        <w:t xml:space="preserve"> insulation or sun protection for eggs and offspring [</w:t>
      </w:r>
      <w:del w:id="187" w:author="Author" w:date="2026-03-29T20:30:00Z" w16du:dateUtc="2026-03-29T18:30:00Z">
        <w:r>
          <w:delText xml:space="preserve">36], or simply fulfilling </w:delText>
        </w:r>
      </w:del>
      <w:ins w:id="188" w:author="Author" w:date="2026-03-29T20:30:00Z" w16du:dateUtc="2026-03-29T18:30:00Z">
        <w:r>
          <w:t xml:space="preserve">42], and </w:t>
        </w:r>
      </w:ins>
      <w:r>
        <w:t xml:space="preserve">a structural function </w:t>
      </w:r>
      <w:del w:id="189" w:author="Author" w:date="2026-03-29T20:30:00Z" w16du:dateUtc="2026-03-29T18:30:00Z">
        <w:r>
          <w:delText>[37].</w:delText>
        </w:r>
      </w:del>
      <w:ins w:id="190" w:author="Author" w:date="2026-03-29T20:30:00Z" w16du:dateUtc="2026-03-29T18:30:00Z">
        <w:r>
          <w:t>for the added material [43].</w:t>
        </w:r>
      </w:ins>
      <w:r>
        <w:t xml:space="preserve"> However, these alternative </w:t>
      </w:r>
      <w:del w:id="191" w:author="Author" w:date="2026-03-29T20:30:00Z" w16du:dateUtc="2026-03-29T18:30:00Z">
        <w:r>
          <w:delText>functional roles</w:delText>
        </w:r>
      </w:del>
      <w:ins w:id="192" w:author="Author" w:date="2026-03-29T20:30:00Z" w16du:dateUtc="2026-03-29T18:30:00Z">
        <w:r>
          <w:t>hypotheses</w:t>
        </w:r>
      </w:ins>
      <w:r>
        <w:t xml:space="preserve"> have received </w:t>
      </w:r>
      <w:ins w:id="193" w:author="Author" w:date="2026-03-29T20:30:00Z" w16du:dateUtc="2026-03-29T18:30:00Z">
        <w:r>
          <w:t xml:space="preserve">comparatively </w:t>
        </w:r>
      </w:ins>
      <w:r>
        <w:t xml:space="preserve">little </w:t>
      </w:r>
      <w:del w:id="194" w:author="Author" w:date="2026-03-29T20:30:00Z" w16du:dateUtc="2026-03-29T18:30:00Z">
        <w:r>
          <w:delText>support or</w:delText>
        </w:r>
      </w:del>
      <w:ins w:id="195" w:author="Author" w:date="2026-03-29T20:30:00Z" w16du:dateUtc="2026-03-29T18:30:00Z">
        <w:r>
          <w:t>empirical</w:t>
        </w:r>
      </w:ins>
      <w:r>
        <w:t xml:space="preserve"> attention</w:t>
      </w:r>
      <w:ins w:id="196" w:author="Author" w:date="2026-03-29T20:30:00Z" w16du:dateUtc="2026-03-29T18:30:00Z">
        <w:r>
          <w:t xml:space="preserve"> and therefore fall outside the scope of the present meta-analysis</w:t>
        </w:r>
      </w:ins>
      <w:r>
        <w:t>.</w:t>
      </w:r>
    </w:p>
    <w:p w14:paraId="10DC685E" w14:textId="77777777" w:rsidR="001C589A" w:rsidRDefault="00000000">
      <w:pPr>
        <w:pStyle w:val="BodyText"/>
        <w:rPr>
          <w:del w:id="197" w:author="Author" w:date="2026-03-29T20:30:00Z" w16du:dateUtc="2026-03-29T18:30:00Z"/>
        </w:rPr>
      </w:pPr>
      <w:r>
        <w:t xml:space="preserve">Despite decades of research, abundant observational and experimental studies, and two </w:t>
      </w:r>
      <w:del w:id="198" w:author="Author" w:date="2026-03-29T20:30:00Z" w16du:dateUtc="2026-03-29T18:30:00Z">
        <w:r>
          <w:delText xml:space="preserve">crucial </w:delText>
        </w:r>
      </w:del>
      <w:r>
        <w:t>narrative reviews [</w:t>
      </w:r>
      <w:del w:id="199" w:author="Author" w:date="2026-03-29T20:30:00Z" w16du:dateUtc="2026-03-29T18:30:00Z">
        <w:r>
          <w:delText>20,</w:delText>
        </w:r>
      </w:del>
      <w:r>
        <w:t>21</w:t>
      </w:r>
      <w:del w:id="200" w:author="Author" w:date="2026-03-29T20:30:00Z" w16du:dateUtc="2026-03-29T18:30:00Z">
        <w:r>
          <w:delText>], we still do not know</w:delText>
        </w:r>
      </w:del>
      <w:ins w:id="201" w:author="Author" w:date="2026-03-29T20:30:00Z" w16du:dateUtc="2026-03-29T18:30:00Z">
        <w:r>
          <w:t>,22],</w:t>
        </w:r>
      </w:ins>
      <w:r>
        <w:t xml:space="preserve"> the overall adaptive significance of GNM, its generality across bird species, and the relative importance of each of the suggested </w:t>
      </w:r>
      <w:del w:id="202" w:author="Author" w:date="2026-03-29T20:30:00Z" w16du:dateUtc="2026-03-29T18:30:00Z">
        <w:r>
          <w:delText>functions. Given that nest building is widespread across taxa, including but not limited to birds, and is increasingly recognised as an expression of the extended phenotype, a quantitative synthesis of this field is both timely and has potentially far-reaching implications. </w:delText>
        </w:r>
      </w:del>
    </w:p>
    <w:p w14:paraId="41BBF500" w14:textId="77777777" w:rsidR="00695C00" w:rsidRDefault="00000000">
      <w:pPr>
        <w:pStyle w:val="BodyText"/>
      </w:pPr>
      <w:ins w:id="203" w:author="Author" w:date="2026-03-29T20:30:00Z" w16du:dateUtc="2026-03-29T18:30:00Z">
        <w:r>
          <w:t xml:space="preserve">mechanisms are still unknown. </w:t>
        </w:r>
      </w:ins>
      <w:r>
        <w:t xml:space="preserve">To address this gap, we conducted a pre-registered systematic review and meta-analysis of experiments testing the effect of GNM on various fitness proxies across birds. Our meta-analysis explicitly evaluates the overall evidence for the adaptive significance of GNM, </w:t>
      </w:r>
      <w:del w:id="204" w:author="Author" w:date="2026-03-29T20:30:00Z" w16du:dateUtc="2026-03-29T18:30:00Z">
        <w:r>
          <w:delText>as well as</w:delText>
        </w:r>
      </w:del>
      <w:ins w:id="205" w:author="Author" w:date="2026-03-29T20:30:00Z" w16du:dateUtc="2026-03-29T18:30:00Z">
        <w:r>
          <w:t>and</w:t>
        </w:r>
      </w:ins>
      <w:r>
        <w:t xml:space="preserve"> assesses the relative importance of the main suggested hypotheses: the courtship hypothesis and parental care hypothesis</w:t>
      </w:r>
      <w:del w:id="206" w:author="Author" w:date="2026-03-29T20:30:00Z" w16du:dateUtc="2026-03-29T18:30:00Z">
        <w:r>
          <w:delText xml:space="preserve"> (i.e., a combination of both the nest protection and drug hypotheses).</w:delText>
        </w:r>
      </w:del>
      <w:ins w:id="207" w:author="Author" w:date="2026-03-29T20:30:00Z" w16du:dateUtc="2026-03-29T18:30:00Z">
        <w:r>
          <w:t>.</w:t>
        </w:r>
      </w:ins>
      <w:r>
        <w:t xml:space="preserve"> In addition, we tested potential moderators </w:t>
      </w:r>
      <w:del w:id="208" w:author="Author" w:date="2026-03-29T20:30:00Z" w16du:dateUtc="2026-03-29T18:30:00Z">
        <w:r>
          <w:delText>that might</w:delText>
        </w:r>
      </w:del>
      <w:ins w:id="209" w:author="Author" w:date="2026-03-29T20:30:00Z" w16du:dateUtc="2026-03-29T18:30:00Z">
        <w:r>
          <w:t>predicted to</w:t>
        </w:r>
      </w:ins>
      <w:r>
        <w:t xml:space="preserve"> explain the observed context-dependency (i.e., high heterogeneity among effect sizes). Specifically, we tested whether the effect of GNM varied depending on the experimental design used, the timing of GNM addition, the focal species </w:t>
      </w:r>
      <w:del w:id="210" w:author="Author" w:date="2026-03-29T20:30:00Z" w16du:dateUtc="2026-03-29T18:30:00Z">
        <w:r>
          <w:delText>studied</w:delText>
        </w:r>
      </w:del>
      <w:ins w:id="211" w:author="Author" w:date="2026-03-29T20:30:00Z" w16du:dateUtc="2026-03-29T18:30:00Z">
        <w:r>
          <w:t>tested</w:t>
        </w:r>
      </w:ins>
      <w:r>
        <w:t>, the category of fitness proxy investigated (</w:t>
      </w:r>
      <w:proofErr w:type="gramStart"/>
      <w:r>
        <w:t>e.g</w:t>
      </w:r>
      <w:proofErr w:type="gramEnd"/>
      <w:del w:id="212" w:author="Author" w:date="2026-03-29T20:30:00Z" w16du:dateUtc="2026-03-29T18:30:00Z">
        <w:r>
          <w:delText>. </w:delText>
        </w:r>
      </w:del>
      <w:ins w:id="213" w:author="Author" w:date="2026-03-29T20:30:00Z" w16du:dateUtc="2026-03-29T18:30:00Z">
        <w:r>
          <w:t xml:space="preserve">., </w:t>
        </w:r>
      </w:ins>
      <w:r>
        <w:t>morphological, reproductive, etc.), and the type of parasite</w:t>
      </w:r>
      <w:ins w:id="214" w:author="Author" w:date="2026-03-29T20:30:00Z" w16du:dateUtc="2026-03-29T18:30:00Z">
        <w:r>
          <w:t xml:space="preserve"> studied</w:t>
        </w:r>
      </w:ins>
      <w:r>
        <w:t>. Our meta-analysis of experimental studies is the first quantitative synthesis testing the causal relationship between GNM and fitness across birds.</w:t>
      </w:r>
    </w:p>
    <w:p w14:paraId="62B2C927" w14:textId="77777777" w:rsidR="00695C00" w:rsidRDefault="00000000">
      <w:pPr>
        <w:pStyle w:val="Heading1"/>
      </w:pPr>
      <w:bookmarkStart w:id="215" w:name="methods"/>
      <w:bookmarkEnd w:id="37"/>
      <w:r>
        <w:t>Methods</w:t>
      </w:r>
    </w:p>
    <w:p w14:paraId="7FDBDA4B" w14:textId="77777777" w:rsidR="00695C00" w:rsidRDefault="00000000">
      <w:pPr>
        <w:pStyle w:val="Heading2"/>
      </w:pPr>
      <w:bookmarkStart w:id="216" w:name="registration-and-reporting"/>
      <w:r>
        <w:t>Registration and reporting</w:t>
      </w:r>
    </w:p>
    <w:p w14:paraId="30527C7D" w14:textId="77777777" w:rsidR="00695C00" w:rsidRDefault="00000000">
      <w:pPr>
        <w:pStyle w:val="FirstParagraph"/>
      </w:pPr>
      <w:r>
        <w:t>We pre-registered our study protocol on the Open Science Framework [</w:t>
      </w:r>
      <w:del w:id="217" w:author="Author" w:date="2026-03-29T20:30:00Z" w16du:dateUtc="2026-03-29T18:30:00Z">
        <w:r>
          <w:delText>38] prior to</w:delText>
        </w:r>
      </w:del>
      <w:ins w:id="218" w:author="Author" w:date="2026-03-29T20:30:00Z" w16du:dateUtc="2026-03-29T18:30:00Z">
        <w:r>
          <w:t>44] before</w:t>
        </w:r>
      </w:ins>
      <w:r>
        <w:t xml:space="preserve"> exploring or </w:t>
      </w:r>
      <w:proofErr w:type="spellStart"/>
      <w:r>
        <w:t>analysing</w:t>
      </w:r>
      <w:proofErr w:type="spellEnd"/>
      <w:r>
        <w:t xml:space="preserve"> the data. The pre-registration details our objectives, </w:t>
      </w:r>
      <w:del w:id="219" w:author="Author" w:date="2026-03-29T20:30:00Z" w16du:dateUtc="2026-03-29T18:30:00Z">
        <w:r>
          <w:delText xml:space="preserve">a priori </w:delText>
        </w:r>
      </w:del>
      <w:r>
        <w:t>hypotheses</w:t>
      </w:r>
      <w:del w:id="220" w:author="Author" w:date="2026-03-29T20:30:00Z" w16du:dateUtc="2026-03-29T18:30:00Z">
        <w:r>
          <w:delText xml:space="preserve"> and</w:delText>
        </w:r>
      </w:del>
      <w:ins w:id="221" w:author="Author" w:date="2026-03-29T20:30:00Z" w16du:dateUtc="2026-03-29T18:30:00Z">
        <w:r>
          <w:t>,</w:t>
        </w:r>
      </w:ins>
      <w:r>
        <w:t xml:space="preserve"> predictions, methods</w:t>
      </w:r>
      <w:ins w:id="222" w:author="Author" w:date="2026-03-29T20:30:00Z" w16du:dateUtc="2026-03-29T18:30:00Z">
        <w:r>
          <w:t>,</w:t>
        </w:r>
      </w:ins>
      <w:r>
        <w:t xml:space="preserve"> and planned</w:t>
      </w:r>
      <w:del w:id="223" w:author="Author" w:date="2026-03-29T20:30:00Z" w16du:dateUtc="2026-03-29T18:30:00Z">
        <w:r>
          <w:delText xml:space="preserve"> data</w:delText>
        </w:r>
      </w:del>
      <w:r>
        <w:t xml:space="preserve"> analyses. Unless stated otherwise, we adhered to the registered protocol. We followed the PRISMA-</w:t>
      </w:r>
      <w:proofErr w:type="spellStart"/>
      <w:r>
        <w:t>EcoEvo</w:t>
      </w:r>
      <w:proofErr w:type="spellEnd"/>
      <w:r>
        <w:t xml:space="preserve"> guidelines [</w:t>
      </w:r>
      <w:del w:id="224" w:author="Author" w:date="2026-03-29T20:30:00Z" w16du:dateUtc="2026-03-29T18:30:00Z">
        <w:r>
          <w:delText>39</w:delText>
        </w:r>
      </w:del>
      <w:ins w:id="225" w:author="Author" w:date="2026-03-29T20:30:00Z" w16du:dateUtc="2026-03-29T18:30:00Z">
        <w:r>
          <w:t>45</w:t>
        </w:r>
      </w:ins>
      <w:r>
        <w:t>] for reporting this study (</w:t>
      </w:r>
      <w:hyperlink w:anchor="tabsupp-checklist">
        <w:r w:rsidR="00695C00">
          <w:rPr>
            <w:rStyle w:val="Hyperlink"/>
          </w:rPr>
          <w:t>Table S1</w:t>
        </w:r>
      </w:hyperlink>
      <w:r>
        <w:t xml:space="preserve">; </w:t>
      </w:r>
      <w:hyperlink w:anchor="figsupp-prisma-flowchart">
        <w:r w:rsidR="00695C00">
          <w:rPr>
            <w:rStyle w:val="Hyperlink"/>
          </w:rPr>
          <w:t>Figure S1</w:t>
        </w:r>
      </w:hyperlink>
      <w:r>
        <w:t>).</w:t>
      </w:r>
      <w:del w:id="226" w:author="Author" w:date="2026-03-29T20:30:00Z" w16du:dateUtc="2026-03-29T18:30:00Z">
        <w:r>
          <w:delText xml:space="preserve"> All resources associated with this study, including data and code, are available at [</w:delText>
        </w:r>
        <w:r w:rsidR="001C589A">
          <w:fldChar w:fldCharType="begin"/>
        </w:r>
        <w:r w:rsidR="001C589A">
          <w:delInstrText>HYPERLINK "https://github.com/shreyadimri/Green_Nest_Material" \h</w:delInstrText>
        </w:r>
        <w:r w:rsidR="001C589A">
          <w:fldChar w:fldCharType="separate"/>
        </w:r>
        <w:r w:rsidR="001C589A">
          <w:rPr>
            <w:rStyle w:val="Hyperlink"/>
          </w:rPr>
          <w:delText>https://github.com/shreyadimri/Green_Nest_Material</w:delText>
        </w:r>
        <w:r w:rsidR="001C589A">
          <w:fldChar w:fldCharType="end"/>
        </w:r>
        <w:r>
          <w:delText>] (insert Zenodo citation later).</w:delText>
        </w:r>
      </w:del>
    </w:p>
    <w:p w14:paraId="677E8A05" w14:textId="77777777" w:rsidR="00695C00" w:rsidRDefault="00000000">
      <w:pPr>
        <w:pStyle w:val="Heading2"/>
      </w:pPr>
      <w:bookmarkStart w:id="227" w:name="information-source-and-search"/>
      <w:bookmarkEnd w:id="216"/>
      <w:r>
        <w:t>Information source and search</w:t>
      </w:r>
    </w:p>
    <w:p w14:paraId="7C81CE02" w14:textId="77777777" w:rsidR="00695C00" w:rsidRDefault="00000000">
      <w:pPr>
        <w:pStyle w:val="FirstParagraph"/>
      </w:pPr>
      <w:r>
        <w:t>We conducted a systematic search on Web of Science Core Collection and Scopus on the 7</w:t>
      </w:r>
      <w:r>
        <w:rPr>
          <w:vertAlign w:val="superscript"/>
          <w:rPrChange w:id="228" w:author="Author" w:date="2026-03-29T20:30:00Z" w16du:dateUtc="2026-03-29T18:30:00Z">
            <w:rPr/>
          </w:rPrChange>
        </w:rPr>
        <w:t>th</w:t>
      </w:r>
      <w:r>
        <w:t xml:space="preserve"> of September, 2022</w:t>
      </w:r>
      <w:del w:id="229" w:author="Author" w:date="2026-03-29T20:30:00Z" w16du:dateUtc="2026-03-29T18:30:00Z">
        <w:r>
          <w:delText xml:space="preserve"> (see update below).</w:delText>
        </w:r>
      </w:del>
      <w:ins w:id="230" w:author="Author" w:date="2026-03-29T20:30:00Z" w16du:dateUtc="2026-03-29T18:30:00Z">
        <w:r>
          <w:t>, and updated it on the 12</w:t>
        </w:r>
        <w:r>
          <w:rPr>
            <w:vertAlign w:val="superscript"/>
          </w:rPr>
          <w:t>th</w:t>
        </w:r>
        <w:r>
          <w:t xml:space="preserve"> of </w:t>
        </w:r>
        <w:proofErr w:type="gramStart"/>
        <w:r>
          <w:t>August,</w:t>
        </w:r>
        <w:proofErr w:type="gramEnd"/>
        <w:r>
          <w:t xml:space="preserve"> 2024.</w:t>
        </w:r>
      </w:ins>
      <w:r>
        <w:t xml:space="preserve"> The keyword search query was designed as a three-block query including terms related to our treatment of interest ((“green*” OR “herb*” OR “aromatic*”) AND “nest*”), population of interest (“bird*” OR “</w:t>
      </w:r>
      <w:proofErr w:type="spellStart"/>
      <w:r>
        <w:t>aves</w:t>
      </w:r>
      <w:proofErr w:type="spellEnd"/>
      <w:r>
        <w:t>” OR “avian” OR “</w:t>
      </w:r>
      <w:proofErr w:type="spellStart"/>
      <w:r>
        <w:t>ornithol</w:t>
      </w:r>
      <w:proofErr w:type="spellEnd"/>
      <w:r>
        <w:t>*” OR “passerine*” OR “passeriform*” OR “songbird*” OR list of all bird genera) and to limit the search results to experimental studies only (“experiment*” OR “</w:t>
      </w:r>
      <w:proofErr w:type="spellStart"/>
      <w:r>
        <w:t>manipulat</w:t>
      </w:r>
      <w:proofErr w:type="spellEnd"/>
      <w:del w:id="231" w:author="Author" w:date="2026-03-29T20:30:00Z" w16du:dateUtc="2026-03-29T18:30:00Z">
        <w:r>
          <w:delText>*”). The</w:delText>
        </w:r>
      </w:del>
      <w:ins w:id="232" w:author="Author" w:date="2026-03-29T20:30:00Z" w16du:dateUtc="2026-03-29T18:30:00Z">
        <w:r>
          <w:t>*”) (see</w:t>
        </w:r>
      </w:ins>
      <w:r>
        <w:t xml:space="preserve"> complete search </w:t>
      </w:r>
      <w:del w:id="233" w:author="Author" w:date="2026-03-29T20:30:00Z" w16du:dateUtc="2026-03-29T18:30:00Z">
        <w:r>
          <w:delText>strings tailored to each specific platform are provided</w:delText>
        </w:r>
      </w:del>
      <w:ins w:id="234" w:author="Author" w:date="2026-03-29T20:30:00Z" w16du:dateUtc="2026-03-29T18:30:00Z">
        <w:r>
          <w:t>string</w:t>
        </w:r>
      </w:ins>
      <w:r>
        <w:t xml:space="preserve"> in </w:t>
      </w:r>
      <w:r>
        <w:fldChar w:fldCharType="begin"/>
      </w:r>
      <w:r>
        <w:instrText>HYPERLINK \l "figsupp-string" \h</w:instrText>
      </w:r>
      <w:r>
        <w:fldChar w:fldCharType="separate"/>
      </w:r>
      <w:r>
        <w:rPr>
          <w:rStyle w:val="Hyperlink"/>
        </w:rPr>
        <w:t xml:space="preserve">Figure </w:t>
      </w:r>
      <w:del w:id="235" w:author="Author" w:date="2026-03-29T20:30:00Z" w16du:dateUtc="2026-03-29T18:30:00Z">
        <w:r w:rsidR="001C589A">
          <w:rPr>
            <w:rStyle w:val="Hyperlink"/>
          </w:rPr>
          <w:delText>S16</w:delText>
        </w:r>
      </w:del>
      <w:ins w:id="236" w:author="Author" w:date="2026-03-29T20:30:00Z" w16du:dateUtc="2026-03-29T18:30:00Z">
        <w:r>
          <w:rPr>
            <w:rStyle w:val="Hyperlink"/>
          </w:rPr>
          <w:t>S15</w:t>
        </w:r>
      </w:ins>
      <w:r>
        <w:fldChar w:fldCharType="end"/>
      </w:r>
      <w:del w:id="237" w:author="Author" w:date="2026-03-29T20:30:00Z" w16du:dateUtc="2026-03-29T18:30:00Z">
        <w:r>
          <w:delText>.</w:delText>
        </w:r>
      </w:del>
      <w:ins w:id="238" w:author="Author" w:date="2026-03-29T20:30:00Z" w16du:dateUtc="2026-03-29T18:30:00Z">
        <w:r>
          <w:t>).</w:t>
        </w:r>
      </w:ins>
      <w:r>
        <w:t xml:space="preserve"> </w:t>
      </w:r>
      <w:r>
        <w:lastRenderedPageBreak/>
        <w:t xml:space="preserve">Although our search </w:t>
      </w:r>
      <w:del w:id="239" w:author="Author" w:date="2026-03-29T20:30:00Z" w16du:dateUtc="2026-03-29T18:30:00Z">
        <w:r>
          <w:delText>string only included keywords</w:delText>
        </w:r>
      </w:del>
      <w:ins w:id="240" w:author="Author" w:date="2026-03-29T20:30:00Z" w16du:dateUtc="2026-03-29T18:30:00Z">
        <w:r>
          <w:t>terms were</w:t>
        </w:r>
      </w:ins>
      <w:r>
        <w:t xml:space="preserve"> in English, we </w:t>
      </w:r>
      <w:ins w:id="241" w:author="Author" w:date="2026-03-29T20:30:00Z" w16du:dateUtc="2026-03-29T18:30:00Z">
        <w:r>
          <w:t xml:space="preserve">did not restrict eligibility by language. We </w:t>
        </w:r>
      </w:ins>
      <w:r>
        <w:t xml:space="preserve">planned to </w:t>
      </w:r>
      <w:del w:id="242" w:author="Author" w:date="2026-03-29T20:30:00Z" w16du:dateUtc="2026-03-29T18:30:00Z">
        <w:r>
          <w:delText xml:space="preserve">screen any study </w:delText>
        </w:r>
      </w:del>
      <w:ins w:id="243" w:author="Author" w:date="2026-03-29T20:30:00Z" w16du:dateUtc="2026-03-29T18:30:00Z">
        <w:r>
          <w:t xml:space="preserve">include studies </w:t>
        </w:r>
      </w:ins>
      <w:r>
        <w:t xml:space="preserve">in English, Spanish, Portuguese </w:t>
      </w:r>
      <w:del w:id="244" w:author="Author" w:date="2026-03-29T20:30:00Z" w16du:dateUtc="2026-03-29T18:30:00Z">
        <w:r>
          <w:delText>and</w:delText>
        </w:r>
      </w:del>
      <w:ins w:id="245" w:author="Author" w:date="2026-03-29T20:30:00Z" w16du:dateUtc="2026-03-29T18:30:00Z">
        <w:r>
          <w:t>or</w:t>
        </w:r>
      </w:ins>
      <w:r>
        <w:t xml:space="preserve"> Hindi</w:t>
      </w:r>
      <w:ins w:id="246" w:author="Author" w:date="2026-03-29T20:30:00Z" w16du:dateUtc="2026-03-29T18:30:00Z">
        <w:r>
          <w:t xml:space="preserve"> if they were retrieved</w:t>
        </w:r>
      </w:ins>
      <w:r>
        <w:t xml:space="preserve">, but </w:t>
      </w:r>
      <w:del w:id="247" w:author="Author" w:date="2026-03-29T20:30:00Z" w16du:dateUtc="2026-03-29T18:30:00Z">
        <w:r>
          <w:delText>found</w:delText>
        </w:r>
      </w:del>
      <w:ins w:id="248" w:author="Author" w:date="2026-03-29T20:30:00Z" w16du:dateUtc="2026-03-29T18:30:00Z">
        <w:r>
          <w:t>all</w:t>
        </w:r>
      </w:ins>
      <w:r>
        <w:t xml:space="preserve"> studies </w:t>
      </w:r>
      <w:del w:id="249" w:author="Author" w:date="2026-03-29T20:30:00Z" w16du:dateUtc="2026-03-29T18:30:00Z">
        <w:r>
          <w:delText>only</w:delText>
        </w:r>
      </w:del>
      <w:ins w:id="250" w:author="Author" w:date="2026-03-29T20:30:00Z" w16du:dateUtc="2026-03-29T18:30:00Z">
        <w:r>
          <w:t>identified were</w:t>
        </w:r>
      </w:ins>
      <w:r>
        <w:t xml:space="preserve"> in English. We searched through titles, abstracts and keywords </w:t>
      </w:r>
      <w:del w:id="251" w:author="Author" w:date="2026-03-29T20:30:00Z" w16du:dateUtc="2026-03-29T18:30:00Z">
        <w:r>
          <w:delText>with no</w:delText>
        </w:r>
      </w:del>
      <w:ins w:id="252" w:author="Author" w:date="2026-03-29T20:30:00Z" w16du:dateUtc="2026-03-29T18:30:00Z">
        <w:r>
          <w:t>without</w:t>
        </w:r>
      </w:ins>
      <w:r>
        <w:t xml:space="preserve"> restrictions on publication date or study type. We validated our search using an initial library of 15 relevant articles </w:t>
      </w:r>
      <w:del w:id="253" w:author="Author" w:date="2026-03-29T20:30:00Z" w16du:dateUtc="2026-03-29T18:30:00Z">
        <w:r>
          <w:delText xml:space="preserve">that we had previously </w:delText>
        </w:r>
      </w:del>
      <w:r>
        <w:t>identified</w:t>
      </w:r>
      <w:ins w:id="254" w:author="Author" w:date="2026-03-29T20:30:00Z" w16du:dateUtc="2026-03-29T18:30:00Z">
        <w:r>
          <w:t xml:space="preserve"> before conducting the searches</w:t>
        </w:r>
      </w:ins>
      <w:r>
        <w:t xml:space="preserve"> (</w:t>
      </w:r>
      <w:hyperlink w:anchor="figsupp-own-library">
        <w:r w:rsidR="00695C00">
          <w:rPr>
            <w:rStyle w:val="Hyperlink"/>
          </w:rPr>
          <w:t>Figure S2</w:t>
        </w:r>
      </w:hyperlink>
      <w:r>
        <w:t>), ensuring all were retrieved. Additionally, we used the R package ‘</w:t>
      </w:r>
      <w:proofErr w:type="spellStart"/>
      <w:r>
        <w:t>litsearchr</w:t>
      </w:r>
      <w:proofErr w:type="spellEnd"/>
      <w:r>
        <w:t>’ v1.0.0 [</w:t>
      </w:r>
      <w:del w:id="255" w:author="Author" w:date="2026-03-29T20:30:00Z" w16du:dateUtc="2026-03-29T18:30:00Z">
        <w:r>
          <w:delText>40</w:delText>
        </w:r>
      </w:del>
      <w:ins w:id="256" w:author="Author" w:date="2026-03-29T20:30:00Z" w16du:dateUtc="2026-03-29T18:30:00Z">
        <w:r>
          <w:t>46</w:t>
        </w:r>
      </w:ins>
      <w:r>
        <w:t xml:space="preserve">], which </w:t>
      </w:r>
      <w:del w:id="257" w:author="Author" w:date="2026-03-29T20:30:00Z" w16du:dateUtc="2026-03-29T18:30:00Z">
        <w:r>
          <w:delText>did not yield any new relevant terms, confirming</w:delText>
        </w:r>
      </w:del>
      <w:ins w:id="258" w:author="Author" w:date="2026-03-29T20:30:00Z" w16du:dateUtc="2026-03-29T18:30:00Z">
        <w:r>
          <w:t>confirmed</w:t>
        </w:r>
      </w:ins>
      <w:r>
        <w:t xml:space="preserve"> our </w:t>
      </w:r>
      <w:ins w:id="259" w:author="Author" w:date="2026-03-29T20:30:00Z" w16du:dateUtc="2026-03-29T18:30:00Z">
        <w:r>
          <w:t xml:space="preserve">search </w:t>
        </w:r>
      </w:ins>
      <w:r>
        <w:t xml:space="preserve">queries. After removing </w:t>
      </w:r>
      <w:del w:id="260" w:author="Author" w:date="2026-03-29T20:30:00Z" w16du:dateUtc="2026-03-29T18:30:00Z">
        <w:r>
          <w:delText>152</w:delText>
        </w:r>
      </w:del>
      <w:ins w:id="261" w:author="Author" w:date="2026-03-29T20:30:00Z" w16du:dateUtc="2026-03-29T18:30:00Z">
        <w:r>
          <w:t>165</w:t>
        </w:r>
      </w:ins>
      <w:r>
        <w:t xml:space="preserve"> duplicates using the R package ‘</w:t>
      </w:r>
      <w:proofErr w:type="spellStart"/>
      <w:r>
        <w:t>revtools</w:t>
      </w:r>
      <w:proofErr w:type="spellEnd"/>
      <w:r>
        <w:t>’ v0.4.1 [</w:t>
      </w:r>
      <w:del w:id="262" w:author="Author" w:date="2026-03-29T20:30:00Z" w16du:dateUtc="2026-03-29T18:30:00Z">
        <w:r>
          <w:delText>41</w:delText>
        </w:r>
      </w:del>
      <w:ins w:id="263" w:author="Author" w:date="2026-03-29T20:30:00Z" w16du:dateUtc="2026-03-29T18:30:00Z">
        <w:r>
          <w:t>47</w:t>
        </w:r>
      </w:ins>
      <w:r>
        <w:t xml:space="preserve">], we identified </w:t>
      </w:r>
      <w:del w:id="264" w:author="Author" w:date="2026-03-29T20:30:00Z" w16du:dateUtc="2026-03-29T18:30:00Z">
        <w:r>
          <w:delText>383</w:delText>
        </w:r>
      </w:del>
      <w:ins w:id="265" w:author="Author" w:date="2026-03-29T20:30:00Z" w16du:dateUtc="2026-03-29T18:30:00Z">
        <w:r>
          <w:t>436</w:t>
        </w:r>
      </w:ins>
      <w:r>
        <w:t xml:space="preserve"> unique records.</w:t>
      </w:r>
    </w:p>
    <w:p w14:paraId="1AC92E05" w14:textId="77777777" w:rsidR="00695C00" w:rsidRDefault="00000000">
      <w:pPr>
        <w:pStyle w:val="Heading2"/>
      </w:pPr>
      <w:bookmarkStart w:id="266" w:name="eligibility-criteria"/>
      <w:bookmarkEnd w:id="227"/>
      <w:r>
        <w:t>Eligibility criteria</w:t>
      </w:r>
    </w:p>
    <w:p w14:paraId="6D54BD0F" w14:textId="77777777" w:rsidR="001C589A" w:rsidRDefault="00000000">
      <w:pPr>
        <w:pStyle w:val="FirstParagraph"/>
        <w:rPr>
          <w:del w:id="267" w:author="Author" w:date="2026-03-29T20:30:00Z" w16du:dateUtc="2026-03-29T18:30:00Z"/>
        </w:rPr>
      </w:pPr>
      <w:r>
        <w:t xml:space="preserve">All titles and abstracts were equally allocated and screened independently by at least two </w:t>
      </w:r>
      <w:ins w:id="268" w:author="Author" w:date="2026-03-29T20:30:00Z" w16du:dateUtc="2026-03-29T18:30:00Z">
        <w:r>
          <w:t xml:space="preserve">of the three </w:t>
        </w:r>
      </w:ins>
      <w:r>
        <w:t>screeners (SD, TR, JMGS) using</w:t>
      </w:r>
      <w:del w:id="269" w:author="Author" w:date="2026-03-29T20:30:00Z" w16du:dateUtc="2026-03-29T18:30:00Z">
        <w:r>
          <w:delText xml:space="preserve"> the R package</w:delText>
        </w:r>
      </w:del>
      <w:r>
        <w:t xml:space="preserve"> ‘</w:t>
      </w:r>
      <w:proofErr w:type="spellStart"/>
      <w:r>
        <w:t>revtools</w:t>
      </w:r>
      <w:proofErr w:type="spellEnd"/>
      <w:r>
        <w:t>’ following a pre-designed decision tree with all inclusion/exclusion criteria (</w:t>
      </w:r>
      <w:hyperlink w:anchor="figsupp-decision-tree">
        <w:r w:rsidR="001C589A">
          <w:rPr>
            <w:rStyle w:val="Hyperlink"/>
          </w:rPr>
          <w:t>Figure S3</w:t>
        </w:r>
      </w:hyperlink>
      <w:r>
        <w:t>). We included all studies on birds that experimentally manipulated the GNM (both aromatics and non-aromatic). Forty articles passed the title-and-abstract screening and were further evaluated during the full-text screening, where each article was independently screened by a single screener</w:t>
      </w:r>
      <w:del w:id="270" w:author="Author" w:date="2026-03-29T20:30:00Z" w16du:dateUtc="2026-03-29T18:30:00Z">
        <w:r>
          <w:delText xml:space="preserve"> (SD, TR, JMGS),</w:delText>
        </w:r>
      </w:del>
      <w:ins w:id="271" w:author="Author" w:date="2026-03-29T20:30:00Z" w16du:dateUtc="2026-03-29T18:30:00Z">
        <w:r>
          <w:t>,</w:t>
        </w:r>
      </w:ins>
      <w:r>
        <w:t xml:space="preserve"> with another screener verifying the procedure. We used the same criteria as above (</w:t>
      </w:r>
      <w:hyperlink w:anchor="figsupp-decision-tree">
        <w:r w:rsidR="001C589A">
          <w:rPr>
            <w:rStyle w:val="Hyperlink"/>
          </w:rPr>
          <w:t>Figure S3</w:t>
        </w:r>
      </w:hyperlink>
      <w:r>
        <w:t xml:space="preserve">) with an additional evaluation of whether the variable of interest </w:t>
      </w:r>
      <w:ins w:id="272" w:author="Author" w:date="2026-03-29T20:30:00Z" w16du:dateUtc="2026-03-29T18:30:00Z">
        <w:r>
          <w:t xml:space="preserve">studied </w:t>
        </w:r>
      </w:ins>
      <w:r>
        <w:t>in the article was in our list of fitness proxies of interest (</w:t>
      </w:r>
      <w:del w:id="273" w:author="Author" w:date="2026-03-29T20:30:00Z" w16du:dateUtc="2026-03-29T18:30:00Z">
        <w:r w:rsidR="001C589A">
          <w:fldChar w:fldCharType="begin"/>
        </w:r>
        <w:r w:rsidR="001C589A">
          <w:delInstrText>HYPERLINK \l "figsupp-fitness-proxies" \h</w:delInstrText>
        </w:r>
        <w:r w:rsidR="001C589A">
          <w:fldChar w:fldCharType="separate"/>
        </w:r>
        <w:r w:rsidR="001C589A">
          <w:rPr>
            <w:rStyle w:val="Hyperlink"/>
          </w:rPr>
          <w:delText>Figure S4</w:delText>
        </w:r>
        <w:r w:rsidR="001C589A">
          <w:fldChar w:fldCharType="end"/>
        </w:r>
        <w:r>
          <w:delText>). Twenty-two aarticles passed the full-text screening and were, thus, eligible for our meta-analysis.</w:delText>
        </w:r>
      </w:del>
      <w:ins w:id="274" w:author="Author" w:date="2026-03-29T20:30:00Z" w16du:dateUtc="2026-03-29T18:30:00Z">
        <w:r>
          <w:fldChar w:fldCharType="begin"/>
        </w:r>
        <w:r>
          <w:instrText>HYPERLINK \l "tabsupp-fitness-proxies" \h</w:instrText>
        </w:r>
        <w:r>
          <w:fldChar w:fldCharType="separate"/>
        </w:r>
        <w:r>
          <w:rPr>
            <w:rStyle w:val="Hyperlink"/>
          </w:rPr>
          <w:t>Table S2</w:t>
        </w:r>
        <w:r>
          <w:fldChar w:fldCharType="end"/>
        </w:r>
        <w:r>
          <w:t>).</w:t>
        </w:r>
      </w:ins>
      <w:r>
        <w:t xml:space="preserve"> All conflicts in screening decisions (1% for title-and-abstract screening, and none for full-text screening) were </w:t>
      </w:r>
      <w:ins w:id="275" w:author="Author" w:date="2026-03-29T20:30:00Z" w16du:dateUtc="2026-03-29T18:30:00Z">
        <w:r>
          <w:t xml:space="preserve">discussed and </w:t>
        </w:r>
      </w:ins>
      <w:r>
        <w:t>resolved</w:t>
      </w:r>
      <w:del w:id="276" w:author="Author" w:date="2026-03-29T20:30:00Z" w16du:dateUtc="2026-03-29T18:30:00Z">
        <w:r>
          <w:delText xml:space="preserve"> through discussion.</w:delText>
        </w:r>
      </w:del>
    </w:p>
    <w:p w14:paraId="32F74312" w14:textId="77777777" w:rsidR="00695C00" w:rsidRDefault="00000000">
      <w:pPr>
        <w:pStyle w:val="FirstParagraph"/>
        <w:pPrChange w:id="277" w:author="Author" w:date="2026-03-29T20:30:00Z" w16du:dateUtc="2026-03-29T18:30:00Z">
          <w:pPr>
            <w:pStyle w:val="BodyText"/>
          </w:pPr>
        </w:pPrChange>
      </w:pPr>
      <w:del w:id="278" w:author="Author" w:date="2026-03-29T20:30:00Z" w16du:dateUtc="2026-03-29T18:30:00Z">
        <w:r>
          <w:delText>We updated our systematic literature search by repeating our search on the 12th of August, 2024, and found 53 unique</w:delText>
        </w:r>
      </w:del>
      <w:ins w:id="279" w:author="Author" w:date="2026-03-29T20:30:00Z" w16du:dateUtc="2026-03-29T18:30:00Z">
        <w:r>
          <w:t>. Twenty-three</w:t>
        </w:r>
      </w:ins>
      <w:r>
        <w:t xml:space="preserve"> articles </w:t>
      </w:r>
      <w:del w:id="280" w:author="Author" w:date="2026-03-29T20:30:00Z" w16du:dateUtc="2026-03-29T18:30:00Z">
        <w:r>
          <w:delText>after removing 13 duplicates. Only one observer (SD) performed both screenings using the same decision trees as before (</w:delText>
        </w:r>
        <w:r w:rsidR="001C589A">
          <w:fldChar w:fldCharType="begin"/>
        </w:r>
        <w:r w:rsidR="001C589A">
          <w:delInstrText>HYPERLINK \l "figsupp-decision-tree" \h</w:delInstrText>
        </w:r>
        <w:r w:rsidR="001C589A">
          <w:fldChar w:fldCharType="separate"/>
        </w:r>
        <w:r w:rsidR="001C589A">
          <w:rPr>
            <w:rStyle w:val="Hyperlink"/>
          </w:rPr>
          <w:delText>Figure S3</w:delText>
        </w:r>
        <w:r w:rsidR="001C589A">
          <w:fldChar w:fldCharType="end"/>
        </w:r>
        <w:r>
          <w:delText>),</w:delText>
        </w:r>
      </w:del>
      <w:ins w:id="281" w:author="Author" w:date="2026-03-29T20:30:00Z" w16du:dateUtc="2026-03-29T18:30:00Z">
        <w:r>
          <w:t>passed the full-text screening,</w:t>
        </w:r>
      </w:ins>
      <w:r>
        <w:t xml:space="preserve"> and</w:t>
      </w:r>
      <w:del w:id="282" w:author="Author" w:date="2026-03-29T20:30:00Z" w16du:dateUtc="2026-03-29T18:30:00Z">
        <w:r>
          <w:delText xml:space="preserve"> found one additional eligible article for our meta-analysis. Lastly,</w:delText>
        </w:r>
      </w:del>
      <w:r>
        <w:t xml:space="preserve"> we identified three additional eligible articles recommended by two colleagues. In all, 26 published articles were eligible for our meta-analysis</w:t>
      </w:r>
      <w:del w:id="283" w:author="Author" w:date="2026-03-29T20:30:00Z" w16du:dateUtc="2026-03-29T18:30:00Z">
        <w:r>
          <w:delText>, but we</w:delText>
        </w:r>
      </w:del>
      <w:ins w:id="284" w:author="Author" w:date="2026-03-29T20:30:00Z" w16du:dateUtc="2026-03-29T18:30:00Z">
        <w:r>
          <w:t>. We</w:t>
        </w:r>
      </w:ins>
      <w:r>
        <w:t xml:space="preserve"> also obtained two additional unpublished studies (more details below</w:t>
      </w:r>
      <w:ins w:id="285" w:author="Author" w:date="2026-03-29T20:30:00Z" w16du:dateUtc="2026-03-29T18:30:00Z">
        <w:r>
          <w:t xml:space="preserve">; see also </w:t>
        </w:r>
        <w:r>
          <w:fldChar w:fldCharType="begin"/>
        </w:r>
        <w:r>
          <w:instrText>HYPERLINK \l "figsupp-prisma-flowchart" \h</w:instrText>
        </w:r>
        <w:r>
          <w:fldChar w:fldCharType="separate"/>
        </w:r>
        <w:r>
          <w:rPr>
            <w:rStyle w:val="Hyperlink"/>
          </w:rPr>
          <w:t>Figure S1</w:t>
        </w:r>
        <w:r>
          <w:fldChar w:fldCharType="end"/>
        </w:r>
      </w:ins>
      <w:r>
        <w:t xml:space="preserve"> and </w:t>
      </w:r>
      <w:del w:id="286" w:author="Author" w:date="2026-03-29T20:30:00Z" w16du:dateUtc="2026-03-29T18:30:00Z">
        <w:r>
          <w:delText xml:space="preserve">in </w:delText>
        </w:r>
      </w:del>
      <w:r>
        <w:fldChar w:fldCharType="begin"/>
      </w:r>
      <w:r>
        <w:instrText>HYPERLINK \l "figsupp-</w:instrText>
      </w:r>
      <w:del w:id="287" w:author="Author" w:date="2026-03-29T20:30:00Z" w16du:dateUtc="2026-03-29T18:30:00Z">
        <w:r w:rsidR="001C589A">
          <w:delInstrText>prisma-flowchart</w:delInstrText>
        </w:r>
      </w:del>
      <w:ins w:id="288" w:author="Author" w:date="2026-03-29T20:30:00Z" w16du:dateUtc="2026-03-29T18:30:00Z">
        <w:r>
          <w:instrText>included-studies</w:instrText>
        </w:r>
      </w:ins>
      <w:r>
        <w:instrText>" \h</w:instrText>
      </w:r>
      <w:r>
        <w:fldChar w:fldCharType="separate"/>
      </w:r>
      <w:r>
        <w:rPr>
          <w:rStyle w:val="Hyperlink"/>
        </w:rPr>
        <w:t xml:space="preserve">Figure </w:t>
      </w:r>
      <w:del w:id="289" w:author="Author" w:date="2026-03-29T20:30:00Z" w16du:dateUtc="2026-03-29T18:30:00Z">
        <w:r w:rsidR="001C589A">
          <w:rPr>
            <w:rStyle w:val="Hyperlink"/>
          </w:rPr>
          <w:delText>S1</w:delText>
        </w:r>
      </w:del>
      <w:ins w:id="290" w:author="Author" w:date="2026-03-29T20:30:00Z" w16du:dateUtc="2026-03-29T18:30:00Z">
        <w:r>
          <w:rPr>
            <w:rStyle w:val="Hyperlink"/>
          </w:rPr>
          <w:t>S4</w:t>
        </w:r>
      </w:ins>
      <w:r>
        <w:fldChar w:fldCharType="end"/>
      </w:r>
      <w:r>
        <w:t>).</w:t>
      </w:r>
    </w:p>
    <w:p w14:paraId="52D4C76E" w14:textId="77777777" w:rsidR="00695C00" w:rsidRDefault="00000000">
      <w:pPr>
        <w:pStyle w:val="Heading2"/>
      </w:pPr>
      <w:bookmarkStart w:id="291" w:name="data-extraction"/>
      <w:bookmarkEnd w:id="266"/>
      <w:r>
        <w:t>Data extraction</w:t>
      </w:r>
    </w:p>
    <w:p w14:paraId="47F3A226" w14:textId="77777777" w:rsidR="00695C00" w:rsidRDefault="00000000">
      <w:pPr>
        <w:pStyle w:val="FirstParagraph"/>
      </w:pPr>
      <w:del w:id="292" w:author="Author" w:date="2026-03-29T20:30:00Z" w16du:dateUtc="2026-03-29T18:30:00Z">
        <w:r>
          <w:delText>The data of</w:delText>
        </w:r>
      </w:del>
      <w:ins w:id="293" w:author="Author" w:date="2026-03-29T20:30:00Z" w16du:dateUtc="2026-03-29T18:30:00Z">
        <w:r>
          <w:t>Data from</w:t>
        </w:r>
      </w:ins>
      <w:r>
        <w:t xml:space="preserve"> each article were extracted by one of three authors (SD, TR, JMGS), with another screener verifying the procedure, and four authors (SD, TR, JMGS, AST) collectively discussing and revising unclear cases. We </w:t>
      </w:r>
      <w:proofErr w:type="spellStart"/>
      <w:r>
        <w:t>prioritised</w:t>
      </w:r>
      <w:proofErr w:type="spellEnd"/>
      <w:r>
        <w:t xml:space="preserve"> extracting primary data (i.e., </w:t>
      </w:r>
      <w:del w:id="294" w:author="Author" w:date="2026-03-29T20:30:00Z" w16du:dateUtc="2026-03-29T18:30:00Z">
        <w:r>
          <w:delText>measures of central tendency, variance</w:delText>
        </w:r>
      </w:del>
      <w:ins w:id="295" w:author="Author" w:date="2026-03-29T20:30:00Z" w16du:dateUtc="2026-03-29T18:30:00Z">
        <w:r>
          <w:t>means, variances</w:t>
        </w:r>
      </w:ins>
      <w:r>
        <w:t xml:space="preserve"> and sample size</w:t>
      </w:r>
      <w:ins w:id="296" w:author="Author" w:date="2026-03-29T20:30:00Z" w16du:dateUtc="2026-03-29T18:30:00Z">
        <w:r>
          <w:t xml:space="preserve"> for each control-treatment comparison</w:t>
        </w:r>
      </w:ins>
      <w:r>
        <w:t xml:space="preserve">) from text and tables, </w:t>
      </w:r>
      <w:del w:id="297" w:author="Author" w:date="2026-03-29T20:30:00Z" w16du:dateUtc="2026-03-29T18:30:00Z">
        <w:r>
          <w:delText>or,</w:delText>
        </w:r>
      </w:del>
      <w:ins w:id="298" w:author="Author" w:date="2026-03-29T20:30:00Z" w16du:dateUtc="2026-03-29T18:30:00Z">
        <w:r>
          <w:t>and</w:t>
        </w:r>
      </w:ins>
      <w:r>
        <w:t xml:space="preserve"> if that was not possible, from figures (e.g., boxplots) using the R package ‘</w:t>
      </w:r>
      <w:proofErr w:type="spellStart"/>
      <w:r>
        <w:t>metaDigitise</w:t>
      </w:r>
      <w:proofErr w:type="spellEnd"/>
      <w:r>
        <w:t>’ v1.0.1 [</w:t>
      </w:r>
      <w:del w:id="299" w:author="Author" w:date="2026-03-29T20:30:00Z" w16du:dateUtc="2026-03-29T18:30:00Z">
        <w:r>
          <w:delText>42</w:delText>
        </w:r>
      </w:del>
      <w:ins w:id="300" w:author="Author" w:date="2026-03-29T20:30:00Z" w16du:dateUtc="2026-03-29T18:30:00Z">
        <w:r>
          <w:t>48</w:t>
        </w:r>
      </w:ins>
      <w:r>
        <w:t xml:space="preserve">]. If primary data were not available, we extracted inferential statistics </w:t>
      </w:r>
      <w:del w:id="301" w:author="Author" w:date="2026-03-29T20:30:00Z" w16du:dateUtc="2026-03-29T18:30:00Z">
        <w:r>
          <w:delText>such as</w:delText>
        </w:r>
      </w:del>
      <w:ins w:id="302" w:author="Author" w:date="2026-03-29T20:30:00Z" w16du:dateUtc="2026-03-29T18:30:00Z">
        <w:r>
          <w:t>(e.g.,</w:t>
        </w:r>
      </w:ins>
      <w:r>
        <w:t xml:space="preserve"> t and F values</w:t>
      </w:r>
      <w:del w:id="303" w:author="Author" w:date="2026-03-29T20:30:00Z" w16du:dateUtc="2026-03-29T18:30:00Z">
        <w:r>
          <w:delText xml:space="preserve"> or</w:delText>
        </w:r>
      </w:del>
      <w:ins w:id="304" w:author="Author" w:date="2026-03-29T20:30:00Z" w16du:dateUtc="2026-03-29T18:30:00Z">
        <w:r>
          <w:t>,</w:t>
        </w:r>
      </w:ins>
      <w:r>
        <w:t xml:space="preserve"> contingency tables</w:t>
      </w:r>
      <w:ins w:id="305" w:author="Author" w:date="2026-03-29T20:30:00Z" w16du:dateUtc="2026-03-29T18:30:00Z">
        <w:r>
          <w:t>)</w:t>
        </w:r>
      </w:ins>
      <w:r>
        <w:t xml:space="preserve"> to transform them into effect sizes (see below). Last, if </w:t>
      </w:r>
      <w:del w:id="306" w:author="Author" w:date="2026-03-29T20:30:00Z" w16du:dateUtc="2026-03-29T18:30:00Z">
        <w:r>
          <w:delText>the previous</w:delText>
        </w:r>
      </w:del>
      <w:ins w:id="307" w:author="Author" w:date="2026-03-29T20:30:00Z" w16du:dateUtc="2026-03-29T18:30:00Z">
        <w:r>
          <w:t>these</w:t>
        </w:r>
      </w:ins>
      <w:r>
        <w:t xml:space="preserve"> steps failed but the article had openly archived data, we calculated the means, standard deviations and sample sizes from each group ourselves (n = 4 studies).</w:t>
      </w:r>
      <w:ins w:id="308" w:author="Author" w:date="2026-03-29T20:30:00Z" w16du:dateUtc="2026-03-29T18:30:00Z">
        <w:r>
          <w:t xml:space="preserve"> We extracted the number of nests in each group as the sample size rather than the number of individuals wherever possible (discussed below).</w:t>
        </w:r>
      </w:ins>
    </w:p>
    <w:p w14:paraId="68A067D1" w14:textId="77777777" w:rsidR="00695C00" w:rsidRDefault="00000000">
      <w:pPr>
        <w:pStyle w:val="BodyText"/>
      </w:pPr>
      <w:del w:id="309" w:author="Author" w:date="2026-03-29T20:30:00Z" w16du:dateUtc="2026-03-29T18:30:00Z">
        <w:r>
          <w:delText xml:space="preserve">We extracted </w:delText>
        </w:r>
      </w:del>
      <w:ins w:id="310" w:author="Author" w:date="2026-03-29T20:30:00Z" w16du:dateUtc="2026-03-29T18:30:00Z">
        <w:r>
          <w:t xml:space="preserve">To capture differences in </w:t>
        </w:r>
      </w:ins>
      <w:r>
        <w:t xml:space="preserve">the </w:t>
      </w:r>
      <w:del w:id="311" w:author="Author" w:date="2026-03-29T20:30:00Z" w16du:dateUtc="2026-03-29T18:30:00Z">
        <w:r>
          <w:delText xml:space="preserve">means, variances and sample sizes for each control-treatment comparison. Depending on the </w:delText>
        </w:r>
      </w:del>
      <w:ins w:id="312" w:author="Author" w:date="2026-03-29T20:30:00Z" w16du:dateUtc="2026-03-29T18:30:00Z">
        <w:r>
          <w:t xml:space="preserve">type of </w:t>
        </w:r>
      </w:ins>
      <w:r>
        <w:t xml:space="preserve">experimental </w:t>
      </w:r>
      <w:del w:id="313" w:author="Author" w:date="2026-03-29T20:30:00Z" w16du:dateUtc="2026-03-29T18:30:00Z">
        <w:r>
          <w:delText>design of each study, controls included non-aromatic materials (e.g., grass or moss), smaller amounts of aromatic material, no added material, or removal of material added by birds; whereas treatments consisted of aromatic material added by authors, birds, or both. We coded these comparisons in our moderator ‘experimental design’ as non-aromatic GNM vs. aromatic GNM, or no added GNM vs. aromatic GNM. Another experimental design</w:delText>
        </w:r>
      </w:del>
      <w:ins w:id="314" w:author="Author" w:date="2026-03-29T20:30:00Z" w16du:dateUtc="2026-03-29T18:30:00Z">
        <w:r>
          <w:t>setup</w:t>
        </w:r>
      </w:ins>
      <w:r>
        <w:t xml:space="preserve"> used in </w:t>
      </w:r>
      <w:del w:id="315" w:author="Author" w:date="2026-03-29T20:30:00Z" w16du:dateUtc="2026-03-29T18:30:00Z">
        <w:r>
          <w:delText>some</w:delText>
        </w:r>
      </w:del>
      <w:ins w:id="316" w:author="Author" w:date="2026-03-29T20:30:00Z" w16du:dateUtc="2026-03-29T18:30:00Z">
        <w:r>
          <w:t>the</w:t>
        </w:r>
      </w:ins>
      <w:r>
        <w:t xml:space="preserve"> studies</w:t>
      </w:r>
      <w:del w:id="317" w:author="Author" w:date="2026-03-29T20:30:00Z" w16du:dateUtc="2026-03-29T18:30:00Z">
        <w:r>
          <w:delText xml:space="preserve"> compared nests with experimentally added </w:delText>
        </w:r>
      </w:del>
      <w:ins w:id="318" w:author="Author" w:date="2026-03-29T20:30:00Z" w16du:dateUtc="2026-03-29T18:30:00Z">
        <w:r>
          <w:t>, we coded each control-treatment comparison into an ‘experimental design’ moderator, with the following three levels: (</w:t>
        </w:r>
        <w:proofErr w:type="spellStart"/>
        <w:r>
          <w:t>i</w:t>
        </w:r>
        <w:proofErr w:type="spellEnd"/>
        <w:r>
          <w:t>) non-aromatic GNM vs. aromatic GNM, (ii) no material vs. aromatic GNM, and (iii) no material vs. non-aromatic GNM. Where “</w:t>
        </w:r>
      </w:ins>
      <w:r>
        <w:t>non-aromatic GNM</w:t>
      </w:r>
      <w:del w:id="319" w:author="Author" w:date="2026-03-29T20:30:00Z" w16du:dateUtc="2026-03-29T18:30:00Z">
        <w:r>
          <w:delText xml:space="preserve"> to nests without any added GNM or in which GNM added by the birds was removed by the authors. In these cases, the</w:delText>
        </w:r>
      </w:del>
      <w:ins w:id="320" w:author="Author" w:date="2026-03-29T20:30:00Z" w16du:dateUtc="2026-03-29T18:30:00Z">
        <w:r>
          <w:t>” refers to nests containing</w:t>
        </w:r>
      </w:ins>
      <w:r>
        <w:t xml:space="preserve"> non-aromatic </w:t>
      </w:r>
      <w:del w:id="321" w:author="Author" w:date="2026-03-29T20:30:00Z" w16du:dateUtc="2026-03-29T18:30:00Z">
        <w:r>
          <w:delText>GNM was considered the treatment,</w:delText>
        </w:r>
      </w:del>
      <w:ins w:id="322" w:author="Author" w:date="2026-03-29T20:30:00Z" w16du:dateUtc="2026-03-29T18:30:00Z">
        <w:r>
          <w:t xml:space="preserve">material (e.g., grass, moss, etc.), “aromatic </w:t>
        </w:r>
        <w:r>
          <w:lastRenderedPageBreak/>
          <w:t>GNM” refers to nests containing aromatic material added by birds, researchers, or both;</w:t>
        </w:r>
      </w:ins>
      <w:r>
        <w:t xml:space="preserve"> and </w:t>
      </w:r>
      <w:del w:id="323" w:author="Author" w:date="2026-03-29T20:30:00Z" w16du:dateUtc="2026-03-29T18:30:00Z">
        <w:r>
          <w:delText>we coded these as non-aromatic GNM vs. </w:delText>
        </w:r>
      </w:del>
      <w:ins w:id="324" w:author="Author" w:date="2026-03-29T20:30:00Z" w16du:dateUtc="2026-03-29T18:30:00Z">
        <w:r>
          <w:t>“</w:t>
        </w:r>
      </w:ins>
      <w:r>
        <w:t xml:space="preserve">no </w:t>
      </w:r>
      <w:del w:id="325" w:author="Author" w:date="2026-03-29T20:30:00Z" w16du:dateUtc="2026-03-29T18:30:00Z">
        <w:r>
          <w:delText>added GNM in our moderator ‘experimental design’ (n = 3 studies).</w:delText>
        </w:r>
      </w:del>
      <w:ins w:id="326" w:author="Author" w:date="2026-03-29T20:30:00Z" w16du:dateUtc="2026-03-29T18:30:00Z">
        <w:r>
          <w:t>material” refers to nests that had no material added by researchers or where any plant material added by birds was removed.</w:t>
        </w:r>
      </w:ins>
      <w:r>
        <w:t xml:space="preserve"> Importantly, our conclusions remained robust to the exclusion of </w:t>
      </w:r>
      <w:del w:id="327" w:author="Author" w:date="2026-03-29T20:30:00Z" w16du:dateUtc="2026-03-29T18:30:00Z">
        <w:r>
          <w:delText>these effect sizes (</w:delText>
        </w:r>
      </w:del>
      <w:ins w:id="328" w:author="Author" w:date="2026-03-29T20:30:00Z" w16du:dateUtc="2026-03-29T18:30:00Z">
        <w:r>
          <w:t xml:space="preserve">the no material vs. non-aromatic GNM category (n = 3 studies; </w:t>
        </w:r>
      </w:ins>
      <w:r>
        <w:fldChar w:fldCharType="begin"/>
      </w:r>
      <w:r>
        <w:instrText>HYPERLINK \l "tabsupp-SA-intercept" \h</w:instrText>
      </w:r>
      <w:r>
        <w:fldChar w:fldCharType="separate"/>
      </w:r>
      <w:r>
        <w:rPr>
          <w:rStyle w:val="Hyperlink"/>
        </w:rPr>
        <w:t xml:space="preserve">Table </w:t>
      </w:r>
      <w:del w:id="329" w:author="Author" w:date="2026-03-29T20:30:00Z" w16du:dateUtc="2026-03-29T18:30:00Z">
        <w:r w:rsidR="001C589A">
          <w:rPr>
            <w:rStyle w:val="Hyperlink"/>
          </w:rPr>
          <w:delText>S2</w:delText>
        </w:r>
      </w:del>
      <w:ins w:id="330" w:author="Author" w:date="2026-03-29T20:30:00Z" w16du:dateUtc="2026-03-29T18:30:00Z">
        <w:r>
          <w:rPr>
            <w:rStyle w:val="Hyperlink"/>
          </w:rPr>
          <w:t>S3</w:t>
        </w:r>
      </w:ins>
      <w:r>
        <w:fldChar w:fldCharType="end"/>
      </w:r>
      <w:r>
        <w:t>), so we kept this category in our dataset</w:t>
      </w:r>
      <w:del w:id="331" w:author="Author" w:date="2026-03-29T20:30:00Z" w16du:dateUtc="2026-03-29T18:30:00Z">
        <w:r>
          <w:delText>, and the moderator ‘experimental design’ was tested in subsequent meta-regressions.</w:delText>
        </w:r>
      </w:del>
      <w:ins w:id="332" w:author="Author" w:date="2026-03-29T20:30:00Z" w16du:dateUtc="2026-03-29T18:30:00Z">
        <w:r>
          <w:t xml:space="preserve"> following our pre-registered plan.</w:t>
        </w:r>
      </w:ins>
      <w:r>
        <w:t xml:space="preserve"> A fourth experimental design compared enhanced supplementation of GNM by the </w:t>
      </w:r>
      <w:del w:id="333" w:author="Author" w:date="2026-03-29T20:30:00Z" w16du:dateUtc="2026-03-29T18:30:00Z">
        <w:r>
          <w:delText>authors</w:delText>
        </w:r>
      </w:del>
      <w:ins w:id="334" w:author="Author" w:date="2026-03-29T20:30:00Z" w16du:dateUtc="2026-03-29T18:30:00Z">
        <w:r>
          <w:t>researchers</w:t>
        </w:r>
      </w:ins>
      <w:r>
        <w:t xml:space="preserve"> (i.e., </w:t>
      </w:r>
      <w:del w:id="335" w:author="Author" w:date="2026-03-29T20:30:00Z" w16du:dateUtc="2026-03-29T18:30:00Z">
        <w:r>
          <w:delText>authors</w:delText>
        </w:r>
      </w:del>
      <w:ins w:id="336" w:author="Author" w:date="2026-03-29T20:30:00Z" w16du:dateUtc="2026-03-29T18:30:00Z">
        <w:r>
          <w:t>researchers</w:t>
        </w:r>
      </w:ins>
      <w:r>
        <w:t xml:space="preserve"> + birds) to </w:t>
      </w:r>
      <w:ins w:id="337" w:author="Author" w:date="2026-03-29T20:30:00Z" w16du:dateUtc="2026-03-29T18:30:00Z">
        <w:r>
          <w:t xml:space="preserve">GNM added by </w:t>
        </w:r>
      </w:ins>
      <w:r>
        <w:t>birds alone (n = 2</w:t>
      </w:r>
      <w:ins w:id="338" w:author="Author" w:date="2026-03-29T20:30:00Z" w16du:dateUtc="2026-03-29T18:30:00Z">
        <w:r>
          <w:t xml:space="preserve"> studies</w:t>
        </w:r>
      </w:ins>
      <w:r>
        <w:t xml:space="preserve">). This experimental design represents a fundamentally different </w:t>
      </w:r>
      <w:del w:id="339" w:author="Author" w:date="2026-03-29T20:30:00Z" w16du:dateUtc="2026-03-29T18:30:00Z">
        <w:r>
          <w:delText>contrast focused</w:delText>
        </w:r>
      </w:del>
      <w:ins w:id="340" w:author="Author" w:date="2026-03-29T20:30:00Z" w16du:dateUtc="2026-03-29T18:30:00Z">
        <w:r>
          <w:t>comparison focusing</w:t>
        </w:r>
      </w:ins>
      <w:r>
        <w:t xml:space="preserve"> on potential additive effects of GNM</w:t>
      </w:r>
      <w:del w:id="341" w:author="Author" w:date="2026-03-29T20:30:00Z" w16du:dateUtc="2026-03-29T18:30:00Z">
        <w:r>
          <w:delText xml:space="preserve"> and makes the assumption that a GNM effect is indeed present; therefore</w:delText>
        </w:r>
      </w:del>
      <w:ins w:id="342" w:author="Author" w:date="2026-03-29T20:30:00Z" w16du:dateUtc="2026-03-29T18:30:00Z">
        <w:r>
          <w:t>, comparing different amounts of aromatic GNM. Therefore</w:t>
        </w:r>
      </w:ins>
      <w:r>
        <w:t xml:space="preserve">, we </w:t>
      </w:r>
      <w:del w:id="343" w:author="Author" w:date="2026-03-29T20:30:00Z" w16du:dateUtc="2026-03-29T18:30:00Z">
        <w:r>
          <w:delText xml:space="preserve">excluded it from </w:delText>
        </w:r>
      </w:del>
      <w:ins w:id="344" w:author="Author" w:date="2026-03-29T20:30:00Z" w16du:dateUtc="2026-03-29T18:30:00Z">
        <w:r>
          <w:t xml:space="preserve">did not include this fourth category in </w:t>
        </w:r>
      </w:ins>
      <w:r>
        <w:t xml:space="preserve">the meta-regression </w:t>
      </w:r>
      <w:del w:id="345" w:author="Author" w:date="2026-03-29T20:30:00Z" w16du:dateUtc="2026-03-29T18:30:00Z">
        <w:r>
          <w:delText>using</w:delText>
        </w:r>
      </w:del>
      <w:ins w:id="346" w:author="Author" w:date="2026-03-29T20:30:00Z" w16du:dateUtc="2026-03-29T18:30:00Z">
        <w:r>
          <w:t>testing</w:t>
        </w:r>
      </w:ins>
      <w:r>
        <w:t xml:space="preserve"> the ‘experimental design’ moderator. In studies where three groups were compared (n = 5), we extracted all possible pairwise </w:t>
      </w:r>
      <w:proofErr w:type="gramStart"/>
      <w:r>
        <w:t>comparisons, and</w:t>
      </w:r>
      <w:proofErr w:type="gramEnd"/>
      <w:r>
        <w:t xml:space="preserve"> accounted for (shared</w:t>
      </w:r>
      <w:del w:id="347" w:author="Author" w:date="2026-03-29T20:30:00Z" w16du:dateUtc="2026-03-29T18:30:00Z">
        <w:r>
          <w:delText>-</w:delText>
        </w:r>
      </w:del>
      <w:ins w:id="348" w:author="Author" w:date="2026-03-29T20:30:00Z" w16du:dateUtc="2026-03-29T18:30:00Z">
        <w:r>
          <w:t xml:space="preserve"> </w:t>
        </w:r>
      </w:ins>
      <w:r>
        <w:t>group) non-independence in our analyses (more below).</w:t>
      </w:r>
    </w:p>
    <w:p w14:paraId="6CBB98DC" w14:textId="77777777" w:rsidR="00695C00" w:rsidRDefault="00000000">
      <w:pPr>
        <w:pStyle w:val="BodyText"/>
      </w:pPr>
      <w:r>
        <w:t>For each study, we also extracted information related to the study subjects (bird species, geographical location of the study population</w:t>
      </w:r>
      <w:del w:id="349" w:author="Author" w:date="2026-03-29T20:30:00Z" w16du:dateUtc="2026-03-29T18:30:00Z">
        <w:r>
          <w:delText>), the methodology of the study (fitness proxy measured</w:delText>
        </w:r>
      </w:del>
      <w:r>
        <w:t xml:space="preserve">) and the source from which we extracted data (e.g., figures, </w:t>
      </w:r>
      <w:del w:id="350" w:author="Author" w:date="2026-03-29T20:30:00Z" w16du:dateUtc="2026-03-29T18:30:00Z">
        <w:r>
          <w:delText xml:space="preserve">tables, </w:delText>
        </w:r>
      </w:del>
      <w:r>
        <w:t>raw data files</w:t>
      </w:r>
      <w:del w:id="351" w:author="Author" w:date="2026-03-29T20:30:00Z" w16du:dateUtc="2026-03-29T18:30:00Z">
        <w:r>
          <w:delText>, supplementary materials).</w:delText>
        </w:r>
      </w:del>
      <w:ins w:id="352" w:author="Author" w:date="2026-03-29T20:30:00Z" w16du:dateUtc="2026-03-29T18:30:00Z">
        <w:r>
          <w:t>).</w:t>
        </w:r>
      </w:ins>
      <w:r>
        <w:t xml:space="preserve"> We </w:t>
      </w:r>
      <w:proofErr w:type="spellStart"/>
      <w:r>
        <w:t>categorised</w:t>
      </w:r>
      <w:proofErr w:type="spellEnd"/>
      <w:r>
        <w:t xml:space="preserve"> the </w:t>
      </w:r>
      <w:ins w:id="353" w:author="Author" w:date="2026-03-29T20:30:00Z" w16du:dateUtc="2026-03-29T18:30:00Z">
        <w:r>
          <w:t xml:space="preserve">reported </w:t>
        </w:r>
      </w:ins>
      <w:r>
        <w:t>fitness proxies</w:t>
      </w:r>
      <w:del w:id="354" w:author="Author" w:date="2026-03-29T20:30:00Z" w16du:dateUtc="2026-03-29T18:30:00Z">
        <w:r>
          <w:delText xml:space="preserve"> measured</w:delText>
        </w:r>
      </w:del>
      <w:r>
        <w:t xml:space="preserve"> into 6 broad categories: physiology, morphology, reproduction, </w:t>
      </w:r>
      <w:proofErr w:type="spellStart"/>
      <w:r>
        <w:t>behaviour</w:t>
      </w:r>
      <w:proofErr w:type="spellEnd"/>
      <w:r>
        <w:t xml:space="preserve">, parasite and pathogenic load, and phenology. For studies testing whether GNM affects the number of parasites or pathogens found in offspring and/or nests, we </w:t>
      </w:r>
      <w:proofErr w:type="spellStart"/>
      <w:r>
        <w:t>categorised</w:t>
      </w:r>
      <w:proofErr w:type="spellEnd"/>
      <w:r>
        <w:t xml:space="preserve"> them into arthropods </w:t>
      </w:r>
      <w:ins w:id="355" w:author="Author" w:date="2026-03-29T20:30:00Z" w16du:dateUtc="2026-03-29T18:30:00Z">
        <w:r>
          <w:t xml:space="preserve">(e.g., fleas) </w:t>
        </w:r>
      </w:ins>
      <w:r>
        <w:t>or microorganisms</w:t>
      </w:r>
      <w:del w:id="356" w:author="Author" w:date="2026-03-29T20:30:00Z" w16du:dateUtc="2026-03-29T18:30:00Z">
        <w:r>
          <w:delText>.</w:delText>
        </w:r>
      </w:del>
      <w:ins w:id="357" w:author="Author" w:date="2026-03-29T20:30:00Z" w16du:dateUtc="2026-03-29T18:30:00Z">
        <w:r>
          <w:t xml:space="preserve"> (e.g., bacteria).</w:t>
        </w:r>
      </w:ins>
      <w:r>
        <w:t xml:space="preserve"> For a complete list of variables extracted, see </w:t>
      </w:r>
      <w:r>
        <w:fldChar w:fldCharType="begin"/>
      </w:r>
      <w:r>
        <w:instrText>HYPERLINK \l "figsupp-variables" \h</w:instrText>
      </w:r>
      <w:r>
        <w:fldChar w:fldCharType="separate"/>
      </w:r>
      <w:r>
        <w:rPr>
          <w:rStyle w:val="Hyperlink"/>
        </w:rPr>
        <w:t xml:space="preserve">Figure </w:t>
      </w:r>
      <w:del w:id="358" w:author="Author" w:date="2026-03-29T20:30:00Z" w16du:dateUtc="2026-03-29T18:30:00Z">
        <w:r w:rsidR="001C589A">
          <w:rPr>
            <w:rStyle w:val="Hyperlink"/>
          </w:rPr>
          <w:delText>S8</w:delText>
        </w:r>
      </w:del>
      <w:ins w:id="359" w:author="Author" w:date="2026-03-29T20:30:00Z" w16du:dateUtc="2026-03-29T18:30:00Z">
        <w:r>
          <w:rPr>
            <w:rStyle w:val="Hyperlink"/>
          </w:rPr>
          <w:t>S7</w:t>
        </w:r>
      </w:ins>
      <w:r>
        <w:fldChar w:fldCharType="end"/>
      </w:r>
      <w:r>
        <w:t xml:space="preserve"> . During data extraction, we encountered some traits (e.g., </w:t>
      </w:r>
      <w:del w:id="360" w:author="Author" w:date="2026-03-29T20:30:00Z" w16du:dateUtc="2026-03-29T18:30:00Z">
        <w:r>
          <w:delText>WBC ratio</w:delText>
        </w:r>
      </w:del>
      <w:ins w:id="361" w:author="Author" w:date="2026-03-29T20:30:00Z" w16du:dateUtc="2026-03-29T18:30:00Z">
        <w:r>
          <w:t>Leukocyte measures</w:t>
        </w:r>
      </w:ins>
      <w:r>
        <w:t>, parent mass;</w:t>
      </w:r>
      <w:ins w:id="362" w:author="Author" w:date="2026-03-29T20:30:00Z" w16du:dateUtc="2026-03-29T18:30:00Z">
        <w:r>
          <w:t xml:space="preserve"> k=</w:t>
        </w:r>
      </w:ins>
      <w:r>
        <w:t xml:space="preserve"> 15 effect sizes, n = 5 studies) that we did not include in any of our analyses because it was unclear from the study and our own judgement how these traits related to fitness (see </w:t>
      </w:r>
      <w:del w:id="363" w:author="Author" w:date="2026-03-29T20:30:00Z" w16du:dateUtc="2026-03-29T18:30:00Z">
        <w:r w:rsidR="001C589A">
          <w:fldChar w:fldCharType="begin"/>
        </w:r>
        <w:r w:rsidR="001C589A">
          <w:delInstrText>HYPERLINK \l "figsupp-excluded-proxies" \h</w:delInstrText>
        </w:r>
        <w:r w:rsidR="001C589A">
          <w:fldChar w:fldCharType="separate"/>
        </w:r>
        <w:r w:rsidR="001C589A">
          <w:rPr>
            <w:rStyle w:val="Hyperlink"/>
          </w:rPr>
          <w:delText>Figure S5</w:delText>
        </w:r>
        <w:r w:rsidR="001C589A">
          <w:fldChar w:fldCharType="end"/>
        </w:r>
        <w:r>
          <w:delText xml:space="preserve"> for the list and</w:delText>
        </w:r>
      </w:del>
      <w:ins w:id="364" w:author="Author" w:date="2026-03-29T20:30:00Z" w16du:dateUtc="2026-03-29T18:30:00Z">
        <w:r>
          <w:fldChar w:fldCharType="begin"/>
        </w:r>
        <w:r>
          <w:instrText>HYPERLINK \l "tabsupp-fitness-proxies" \h</w:instrText>
        </w:r>
        <w:r>
          <w:fldChar w:fldCharType="separate"/>
        </w:r>
        <w:r>
          <w:rPr>
            <w:rStyle w:val="Hyperlink"/>
          </w:rPr>
          <w:t>Table S2</w:t>
        </w:r>
        <w:r>
          <w:fldChar w:fldCharType="end"/>
        </w:r>
        <w:r>
          <w:t xml:space="preserve"> for the</w:t>
        </w:r>
      </w:ins>
      <w:r>
        <w:t xml:space="preserve"> reasons of exclusion).</w:t>
      </w:r>
    </w:p>
    <w:p w14:paraId="73E42B40" w14:textId="77777777" w:rsidR="00695C00" w:rsidRDefault="00000000">
      <w:pPr>
        <w:pStyle w:val="BodyText"/>
      </w:pPr>
      <w:r>
        <w:t xml:space="preserve">We contacted four corresponding authors to obtain missing data (e.g., non-reported results, missing sample sizes). All four authors responded to our email, but only two provided the data as requested; one did not have the data </w:t>
      </w:r>
      <w:del w:id="365" w:author="Author" w:date="2026-03-29T20:30:00Z" w16du:dateUtc="2026-03-29T18:30:00Z">
        <w:r>
          <w:delText>any more</w:delText>
        </w:r>
      </w:del>
      <w:ins w:id="366" w:author="Author" w:date="2026-03-29T20:30:00Z" w16du:dateUtc="2026-03-29T18:30:00Z">
        <w:r>
          <w:t>anymore</w:t>
        </w:r>
      </w:ins>
      <w:r>
        <w:t xml:space="preserve">, and one did not give a conclusive response. Additionally, to locate grey literature (e.g., unpublished data), we </w:t>
      </w:r>
      <w:del w:id="367" w:author="Author" w:date="2026-03-29T20:30:00Z" w16du:dateUtc="2026-03-29T18:30:00Z">
        <w:r>
          <w:delText>wrote</w:delText>
        </w:r>
      </w:del>
      <w:ins w:id="368" w:author="Author" w:date="2026-03-29T20:30:00Z" w16du:dateUtc="2026-03-29T18:30:00Z">
        <w:r>
          <w:t xml:space="preserve">used a </w:t>
        </w:r>
        <w:proofErr w:type="spellStart"/>
        <w:r>
          <w:t>standardised</w:t>
        </w:r>
        <w:proofErr w:type="spellEnd"/>
        <w:r>
          <w:t xml:space="preserve"> email template (</w:t>
        </w:r>
        <w:r>
          <w:fldChar w:fldCharType="begin"/>
        </w:r>
        <w:r>
          <w:instrText>HYPERLINK \l "figsupp-email" \h</w:instrText>
        </w:r>
        <w:r>
          <w:fldChar w:fldCharType="separate"/>
        </w:r>
        <w:r>
          <w:rPr>
            <w:rStyle w:val="Hyperlink"/>
          </w:rPr>
          <w:t>Figure S5</w:t>
        </w:r>
        <w:r>
          <w:fldChar w:fldCharType="end"/>
        </w:r>
        <w:r>
          <w:t>) to write</w:t>
        </w:r>
      </w:ins>
      <w:r>
        <w:t xml:space="preserve"> to the corresponding author(s) of all the </w:t>
      </w:r>
      <w:del w:id="369" w:author="Author" w:date="2026-03-29T20:30:00Z" w16du:dateUtc="2026-03-29T18:30:00Z">
        <w:r>
          <w:delText>22</w:delText>
        </w:r>
      </w:del>
      <w:ins w:id="370" w:author="Author" w:date="2026-03-29T20:30:00Z" w16du:dateUtc="2026-03-29T18:30:00Z">
        <w:r>
          <w:t>23</w:t>
        </w:r>
      </w:ins>
      <w:r>
        <w:t xml:space="preserve"> articles that passed full-text screening </w:t>
      </w:r>
      <w:del w:id="371" w:author="Author" w:date="2026-03-29T20:30:00Z" w16du:dateUtc="2026-03-29T18:30:00Z">
        <w:r>
          <w:delText>to ask</w:delText>
        </w:r>
      </w:del>
      <w:ins w:id="372" w:author="Author" w:date="2026-03-29T20:30:00Z" w16du:dateUtc="2026-03-29T18:30:00Z">
        <w:r>
          <w:t>asking</w:t>
        </w:r>
      </w:ins>
      <w:r>
        <w:t xml:space="preserve"> for any potential unpublished data that could be included in our meta-analysis</w:t>
      </w:r>
      <w:del w:id="373" w:author="Author" w:date="2026-03-29T20:30:00Z" w16du:dateUtc="2026-03-29T18:30:00Z">
        <w:r>
          <w:delText xml:space="preserve"> using a standardised email template (</w:delText>
        </w:r>
        <w:r w:rsidR="001C589A">
          <w:fldChar w:fldCharType="begin"/>
        </w:r>
        <w:r w:rsidR="001C589A">
          <w:delInstrText>HYPERLINK \l "figsupp-email" \h</w:delInstrText>
        </w:r>
        <w:r w:rsidR="001C589A">
          <w:fldChar w:fldCharType="separate"/>
        </w:r>
        <w:r w:rsidR="001C589A">
          <w:rPr>
            <w:rStyle w:val="Hyperlink"/>
          </w:rPr>
          <w:delText>Figure S6</w:delText>
        </w:r>
        <w:r w:rsidR="001C589A">
          <w:fldChar w:fldCharType="end"/>
        </w:r>
        <w:r>
          <w:delText>). One author provided data for an</w:delText>
        </w:r>
      </w:del>
      <w:ins w:id="374" w:author="Author" w:date="2026-03-29T20:30:00Z" w16du:dateUtc="2026-03-29T18:30:00Z">
        <w:r>
          <w:t>. We obtained</w:t>
        </w:r>
      </w:ins>
      <w:r>
        <w:t xml:space="preserve"> unpublished </w:t>
      </w:r>
      <w:ins w:id="375" w:author="Author" w:date="2026-03-29T20:30:00Z" w16du:dateUtc="2026-03-29T18:30:00Z">
        <w:r>
          <w:t xml:space="preserve">data for a </w:t>
        </w:r>
      </w:ins>
      <w:r>
        <w:t xml:space="preserve">study on blue tits </w:t>
      </w:r>
      <w:del w:id="376" w:author="Author" w:date="2026-03-29T20:30:00Z" w16du:dateUtc="2026-03-29T18:30:00Z">
        <w:r>
          <w:delText xml:space="preserve">(see description in </w:delText>
        </w:r>
        <w:r w:rsidR="001C589A">
          <w:fldChar w:fldCharType="begin"/>
        </w:r>
        <w:r w:rsidR="001C589A">
          <w:delInstrText>HYPERLINK \l "figsupp-unpublished-study" \h</w:delInstrText>
        </w:r>
        <w:r w:rsidR="001C589A">
          <w:fldChar w:fldCharType="separate"/>
        </w:r>
        <w:r w:rsidR="001C589A">
          <w:rPr>
            <w:rStyle w:val="Hyperlink"/>
          </w:rPr>
          <w:delText>Figure S7</w:delText>
        </w:r>
        <w:r w:rsidR="001C589A">
          <w:fldChar w:fldCharType="end"/>
        </w:r>
        <w:r>
          <w:delText xml:space="preserve">), </w:delText>
        </w:r>
      </w:del>
      <w:r>
        <w:t xml:space="preserve">and </w:t>
      </w:r>
      <w:del w:id="377" w:author="Author" w:date="2026-03-29T20:30:00Z" w16du:dateUtc="2026-03-29T18:30:00Z">
        <w:r>
          <w:delText>one of us (MO) provided data for an unpublished</w:delText>
        </w:r>
      </w:del>
      <w:ins w:id="378" w:author="Author" w:date="2026-03-29T20:30:00Z" w16du:dateUtc="2026-03-29T18:30:00Z">
        <w:r>
          <w:t>a</w:t>
        </w:r>
      </w:ins>
      <w:r>
        <w:t xml:space="preserve"> study on common buzzards (</w:t>
      </w:r>
      <w:r>
        <w:rPr>
          <w:i/>
          <w:iCs/>
        </w:rPr>
        <w:t xml:space="preserve">Buteo </w:t>
      </w:r>
      <w:proofErr w:type="spellStart"/>
      <w:r>
        <w:rPr>
          <w:i/>
          <w:iCs/>
        </w:rPr>
        <w:t>buteo</w:t>
      </w:r>
      <w:proofErr w:type="spellEnd"/>
      <w:del w:id="379" w:author="Author" w:date="2026-03-29T20:30:00Z" w16du:dateUtc="2026-03-29T18:30:00Z">
        <w:r>
          <w:delText>).</w:delText>
        </w:r>
      </w:del>
      <w:ins w:id="380" w:author="Author" w:date="2026-03-29T20:30:00Z" w16du:dateUtc="2026-03-29T18:30:00Z">
        <w:r>
          <w:t xml:space="preserve">; see description in </w:t>
        </w:r>
        <w:r>
          <w:fldChar w:fldCharType="begin"/>
        </w:r>
        <w:r>
          <w:instrText>HYPERLINK \l "figsupp-unpublished-study" \h</w:instrText>
        </w:r>
        <w:r>
          <w:fldChar w:fldCharType="separate"/>
        </w:r>
        <w:r>
          <w:rPr>
            <w:rStyle w:val="Hyperlink"/>
          </w:rPr>
          <w:t>Figure S6</w:t>
        </w:r>
        <w:r>
          <w:fldChar w:fldCharType="end"/>
        </w:r>
        <w:r>
          <w:t>).</w:t>
        </w:r>
      </w:ins>
    </w:p>
    <w:p w14:paraId="135C35B5" w14:textId="77777777" w:rsidR="00695C00" w:rsidRDefault="00000000">
      <w:pPr>
        <w:pStyle w:val="Heading2"/>
      </w:pPr>
      <w:bookmarkStart w:id="381" w:name="effect-size-calculation"/>
      <w:bookmarkEnd w:id="291"/>
      <w:r>
        <w:t>Effect size calculation</w:t>
      </w:r>
    </w:p>
    <w:p w14:paraId="5385132E" w14:textId="77777777" w:rsidR="00695C00" w:rsidRDefault="00000000">
      <w:pPr>
        <w:pStyle w:val="FirstParagraph"/>
      </w:pPr>
      <w:r>
        <w:t>Using the means, standard deviations</w:t>
      </w:r>
      <w:ins w:id="382" w:author="Author" w:date="2026-03-29T20:30:00Z" w16du:dateUtc="2026-03-29T18:30:00Z">
        <w:r>
          <w:t>,</w:t>
        </w:r>
      </w:ins>
      <w:r>
        <w:t xml:space="preserve"> and sample sizes for each control-treatment</w:t>
      </w:r>
      <w:del w:id="383" w:author="Author" w:date="2026-03-29T20:30:00Z" w16du:dateUtc="2026-03-29T18:30:00Z">
        <w:r>
          <w:delText xml:space="preserve"> pairwise</w:delText>
        </w:r>
      </w:del>
      <w:r>
        <w:t xml:space="preserve"> comparison, we calculated two effect sizes: a log response ratio (</w:t>
      </w:r>
      <w:proofErr w:type="spellStart"/>
      <w:r>
        <w:t>lnRR</w:t>
      </w:r>
      <w:proofErr w:type="spellEnd"/>
      <w:r>
        <w:t xml:space="preserve">) and a </w:t>
      </w:r>
      <w:proofErr w:type="spellStart"/>
      <w:r>
        <w:t>standardised</w:t>
      </w:r>
      <w:proofErr w:type="spellEnd"/>
      <w:r>
        <w:t xml:space="preserve"> mean difference with heteroskedasticity correction (SMDH), using the </w:t>
      </w:r>
      <w:del w:id="384" w:author="Author" w:date="2026-03-29T20:30:00Z" w16du:dateUtc="2026-03-29T18:30:00Z">
        <w:r>
          <w:delText>escalc</w:delText>
        </w:r>
      </w:del>
      <w:ins w:id="385" w:author="Author" w:date="2026-03-29T20:30:00Z" w16du:dateUtc="2026-03-29T18:30:00Z">
        <w:r>
          <w:t>‘</w:t>
        </w:r>
        <w:proofErr w:type="spellStart"/>
        <w:r>
          <w:t>escalc</w:t>
        </w:r>
        <w:proofErr w:type="spellEnd"/>
        <w:r>
          <w:t>’</w:t>
        </w:r>
      </w:ins>
      <w:r>
        <w:t xml:space="preserve"> function (measure = ‘ROM’ and ‘SMDH’, respectively, </w:t>
      </w:r>
      <w:proofErr w:type="spellStart"/>
      <w:r>
        <w:t>vtype</w:t>
      </w:r>
      <w:proofErr w:type="spellEnd"/>
      <w:r>
        <w:t xml:space="preserve"> = ‘LS’) in the R package ‘</w:t>
      </w:r>
      <w:proofErr w:type="spellStart"/>
      <w:r>
        <w:t>metafor</w:t>
      </w:r>
      <w:proofErr w:type="spellEnd"/>
      <w:r>
        <w:t>’ v4.8-0 [</w:t>
      </w:r>
      <w:del w:id="386" w:author="Author" w:date="2026-03-29T20:30:00Z" w16du:dateUtc="2026-03-29T18:30:00Z">
        <w:r>
          <w:delText>43</w:delText>
        </w:r>
      </w:del>
      <w:ins w:id="387" w:author="Author" w:date="2026-03-29T20:30:00Z" w16du:dateUtc="2026-03-29T18:30:00Z">
        <w:r>
          <w:t>49</w:t>
        </w:r>
      </w:ins>
      <w:r>
        <w:t xml:space="preserve">]. We specified the treatment group as the numerator and the control group as the denominator for </w:t>
      </w:r>
      <w:proofErr w:type="spellStart"/>
      <w:r>
        <w:t>lnRR</w:t>
      </w:r>
      <w:proofErr w:type="spellEnd"/>
      <w:r>
        <w:t xml:space="preserve">, and treatment minus control for SMDH, such that positive values indicate a </w:t>
      </w:r>
      <w:del w:id="388" w:author="Author" w:date="2026-03-29T20:30:00Z" w16du:dateUtc="2026-03-29T18:30:00Z">
        <w:r>
          <w:delText>‘fitness’ increase in the treatment group.</w:delText>
        </w:r>
      </w:del>
      <w:ins w:id="389" w:author="Author" w:date="2026-03-29T20:30:00Z" w16du:dateUtc="2026-03-29T18:30:00Z">
        <w:r>
          <w:t>positive effect of GNM on fitness.</w:t>
        </w:r>
      </w:ins>
      <w:r>
        <w:t xml:space="preserve"> In cases such as measures of parasite load or prevalence, laying or hatching dates, courtship time, or scab </w:t>
      </w:r>
      <w:del w:id="390" w:author="Author" w:date="2026-03-29T20:30:00Z" w16du:dateUtc="2026-03-29T18:30:00Z">
        <w:r>
          <w:delText>score</w:delText>
        </w:r>
      </w:del>
      <w:ins w:id="391" w:author="Author" w:date="2026-03-29T20:30:00Z" w16du:dateUtc="2026-03-29T18:30:00Z">
        <w:r>
          <w:t>scores</w:t>
        </w:r>
      </w:ins>
      <w:r>
        <w:t xml:space="preserve">, the effect size sign </w:t>
      </w:r>
      <w:r>
        <w:lastRenderedPageBreak/>
        <w:t xml:space="preserve">was inverted before analysis to ensure that a positive value consistently meant an increase in fitness </w:t>
      </w:r>
      <w:del w:id="392" w:author="Author" w:date="2026-03-29T20:30:00Z" w16du:dateUtc="2026-03-29T18:30:00Z">
        <w:r>
          <w:delText>regardless of</w:delText>
        </w:r>
      </w:del>
      <w:ins w:id="393" w:author="Author" w:date="2026-03-29T20:30:00Z" w16du:dateUtc="2026-03-29T18:30:00Z">
        <w:r>
          <w:t>across all</w:t>
        </w:r>
      </w:ins>
      <w:r>
        <w:t xml:space="preserve"> fitness </w:t>
      </w:r>
      <w:del w:id="394" w:author="Author" w:date="2026-03-29T20:30:00Z" w16du:dateUtc="2026-03-29T18:30:00Z">
        <w:r>
          <w:delText>proxy</w:delText>
        </w:r>
      </w:del>
      <w:ins w:id="395" w:author="Author" w:date="2026-03-29T20:30:00Z" w16du:dateUtc="2026-03-29T18:30:00Z">
        <w:r>
          <w:t>proxies</w:t>
        </w:r>
      </w:ins>
      <w:r>
        <w:t xml:space="preserve"> (i.e., to ensure comparability across effect sizes). </w:t>
      </w:r>
      <w:ins w:id="396" w:author="Author" w:date="2026-03-29T20:30:00Z" w16du:dateUtc="2026-03-29T18:30:00Z">
        <w:r>
          <w:t xml:space="preserve">Since </w:t>
        </w:r>
      </w:ins>
      <w:r>
        <w:t xml:space="preserve">SMDH </w:t>
      </w:r>
      <w:del w:id="397" w:author="Author" w:date="2026-03-29T20:30:00Z" w16du:dateUtc="2026-03-29T18:30:00Z">
        <w:r>
          <w:delText>could</w:delText>
        </w:r>
      </w:del>
      <w:ins w:id="398" w:author="Author" w:date="2026-03-29T20:30:00Z" w16du:dateUtc="2026-03-29T18:30:00Z">
        <w:r>
          <w:t>can</w:t>
        </w:r>
      </w:ins>
      <w:r>
        <w:t xml:space="preserve"> only be calculated when </w:t>
      </w:r>
      <w:del w:id="399" w:author="Author" w:date="2026-03-29T20:30:00Z" w16du:dateUtc="2026-03-29T18:30:00Z">
        <w:r>
          <w:delText xml:space="preserve">there were enough data points in both treatment and control groups to estimate the pooled variance; specifically, when </w:delText>
        </w:r>
      </w:del>
      <w:r>
        <w:t xml:space="preserve">the degrees of freedom (i.e., n1+n2−2) </w:t>
      </w:r>
      <w:del w:id="400" w:author="Author" w:date="2026-03-29T20:30:00Z" w16du:dateUtc="2026-03-29T18:30:00Z">
        <w:r>
          <w:delText>were</w:delText>
        </w:r>
      </w:del>
      <w:ins w:id="401" w:author="Author" w:date="2026-03-29T20:30:00Z" w16du:dateUtc="2026-03-29T18:30:00Z">
        <w:r>
          <w:t>are</w:t>
        </w:r>
      </w:ins>
      <w:r>
        <w:t xml:space="preserve"> greater than 1</w:t>
      </w:r>
      <w:del w:id="402" w:author="Author" w:date="2026-03-29T20:30:00Z" w16du:dateUtc="2026-03-29T18:30:00Z">
        <w:r>
          <w:delText>. There were</w:delText>
        </w:r>
      </w:del>
      <w:ins w:id="403" w:author="Author" w:date="2026-03-29T20:30:00Z" w16du:dateUtc="2026-03-29T18:30:00Z">
        <w:r>
          <w:t>, we had to exclude</w:t>
        </w:r>
      </w:ins>
      <w:r>
        <w:t xml:space="preserve"> nine effect sizes from one</w:t>
      </w:r>
      <w:del w:id="404" w:author="Author" w:date="2026-03-29T20:30:00Z" w16du:dateUtc="2026-03-29T18:30:00Z">
        <w:r>
          <w:delText>)</w:delText>
        </w:r>
      </w:del>
      <w:r>
        <w:t xml:space="preserve"> study that did not </w:t>
      </w:r>
      <w:del w:id="405" w:author="Author" w:date="2026-03-29T20:30:00Z" w16du:dateUtc="2026-03-29T18:30:00Z">
        <w:r>
          <w:delText>fulfill</w:delText>
        </w:r>
      </w:del>
      <w:ins w:id="406" w:author="Author" w:date="2026-03-29T20:30:00Z" w16du:dateUtc="2026-03-29T18:30:00Z">
        <w:r>
          <w:t>fulfil</w:t>
        </w:r>
      </w:ins>
      <w:r>
        <w:t xml:space="preserve"> that requirement</w:t>
      </w:r>
      <w:del w:id="407" w:author="Author" w:date="2026-03-29T20:30:00Z" w16du:dateUtc="2026-03-29T18:30:00Z">
        <w:r>
          <w:delText>, which we then excluded from the dataset</w:delText>
        </w:r>
      </w:del>
      <w:r>
        <w:t>.</w:t>
      </w:r>
    </w:p>
    <w:p w14:paraId="333DAEEB" w14:textId="77777777" w:rsidR="00695C00" w:rsidRDefault="00000000">
      <w:pPr>
        <w:pStyle w:val="BodyText"/>
      </w:pPr>
      <w:r>
        <w:t>For the few cases for which we could not extract means and variances but inferential statistics such as t and F values</w:t>
      </w:r>
      <w:del w:id="408" w:author="Author" w:date="2026-03-29T20:30:00Z" w16du:dateUtc="2026-03-29T18:30:00Z">
        <w:r>
          <w:delText>,</w:delText>
        </w:r>
      </w:del>
      <w:ins w:id="409" w:author="Author" w:date="2026-03-29T20:30:00Z" w16du:dateUtc="2026-03-29T18:30:00Z">
        <w:r>
          <w:t xml:space="preserve"> (k = 4, n = 2),</w:t>
        </w:r>
      </w:ins>
      <w:r>
        <w:t xml:space="preserve"> we estimated SMD values </w:t>
      </w:r>
      <w:del w:id="410" w:author="Author" w:date="2026-03-29T20:30:00Z" w16du:dateUtc="2026-03-29T18:30:00Z">
        <w:r>
          <w:delText>(k = 4, n = 2) using the equations provided by [44].</w:delText>
        </w:r>
      </w:del>
      <w:ins w:id="411" w:author="Author" w:date="2026-03-29T20:30:00Z" w16du:dateUtc="2026-03-29T18:30:00Z">
        <w:r>
          <w:t>from those statistics [50].</w:t>
        </w:r>
      </w:ins>
      <w:r>
        <w:t xml:space="preserve"> For dichotomous variables (e.g., </w:t>
      </w:r>
      <w:del w:id="412" w:author="Author" w:date="2026-03-29T20:30:00Z" w16du:dateUtc="2026-03-29T18:30:00Z">
        <w:r>
          <w:delText>number of</w:delText>
        </w:r>
      </w:del>
      <w:ins w:id="413" w:author="Author" w:date="2026-03-29T20:30:00Z" w16du:dateUtc="2026-03-29T18:30:00Z">
        <w:r>
          <w:t>nest success, recorded as</w:t>
        </w:r>
      </w:ins>
      <w:r>
        <w:t xml:space="preserve"> successful </w:t>
      </w:r>
      <w:del w:id="414" w:author="Author" w:date="2026-03-29T20:30:00Z" w16du:dateUtc="2026-03-29T18:30:00Z">
        <w:r>
          <w:delText>nests</w:delText>
        </w:r>
      </w:del>
      <w:ins w:id="415" w:author="Author" w:date="2026-03-29T20:30:00Z" w16du:dateUtc="2026-03-29T18:30:00Z">
        <w:r>
          <w:t xml:space="preserve">vs unsuccessful and </w:t>
        </w:r>
        <w:proofErr w:type="spellStart"/>
        <w:r>
          <w:t>analysed</w:t>
        </w:r>
        <w:proofErr w:type="spellEnd"/>
        <w:r>
          <w:t xml:space="preserve"> as counts per group</w:t>
        </w:r>
      </w:ins>
      <w:r>
        <w:t xml:space="preserve">, k = 4, n = 2), we calculated </w:t>
      </w:r>
      <w:del w:id="416" w:author="Author" w:date="2026-03-29T20:30:00Z" w16du:dateUtc="2026-03-29T18:30:00Z">
        <w:r>
          <w:delText xml:space="preserve">the </w:delText>
        </w:r>
      </w:del>
      <w:r>
        <w:t xml:space="preserve">log odds </w:t>
      </w:r>
      <w:del w:id="417" w:author="Author" w:date="2026-03-29T20:30:00Z" w16du:dateUtc="2026-03-29T18:30:00Z">
        <w:r>
          <w:delText>ratio</w:delText>
        </w:r>
      </w:del>
      <w:ins w:id="418" w:author="Author" w:date="2026-03-29T20:30:00Z" w16du:dateUtc="2026-03-29T18:30:00Z">
        <w:r>
          <w:t>ratios</w:t>
        </w:r>
      </w:ins>
      <w:r>
        <w:t xml:space="preserve"> (</w:t>
      </w:r>
      <w:proofErr w:type="spellStart"/>
      <w:r>
        <w:t>lnOR</w:t>
      </w:r>
      <w:proofErr w:type="spellEnd"/>
      <w:r>
        <w:t>) using the ‘</w:t>
      </w:r>
      <w:proofErr w:type="spellStart"/>
      <w:r>
        <w:t>escalc</w:t>
      </w:r>
      <w:proofErr w:type="spellEnd"/>
      <w:r>
        <w:t>’ function (measure</w:t>
      </w:r>
      <w:del w:id="419" w:author="Author" w:date="2026-03-29T20:30:00Z" w16du:dateUtc="2026-03-29T18:30:00Z">
        <w:r>
          <w:delText>=</w:delText>
        </w:r>
      </w:del>
      <w:ins w:id="420" w:author="Author" w:date="2026-03-29T20:30:00Z" w16du:dateUtc="2026-03-29T18:30:00Z">
        <w:r>
          <w:t xml:space="preserve"> = </w:t>
        </w:r>
      </w:ins>
      <w:r>
        <w:t>OR) from ‘</w:t>
      </w:r>
      <w:proofErr w:type="spellStart"/>
      <w:r>
        <w:t>metafor</w:t>
      </w:r>
      <w:proofErr w:type="spellEnd"/>
      <w:r>
        <w:t xml:space="preserve">’ and subsequently converted </w:t>
      </w:r>
      <w:del w:id="421" w:author="Author" w:date="2026-03-29T20:30:00Z" w16du:dateUtc="2026-03-29T18:30:00Z">
        <w:r>
          <w:delText>it</w:delText>
        </w:r>
      </w:del>
      <w:ins w:id="422" w:author="Author" w:date="2026-03-29T20:30:00Z" w16du:dateUtc="2026-03-29T18:30:00Z">
        <w:r>
          <w:t>them</w:t>
        </w:r>
      </w:ins>
      <w:r>
        <w:t xml:space="preserve"> to SMD </w:t>
      </w:r>
      <w:del w:id="423" w:author="Author" w:date="2026-03-29T20:30:00Z" w16du:dateUtc="2026-03-29T18:30:00Z">
        <w:r>
          <w:delText>using equations from [44</w:delText>
        </w:r>
      </w:del>
      <w:ins w:id="424" w:author="Author" w:date="2026-03-29T20:30:00Z" w16du:dateUtc="2026-03-29T18:30:00Z">
        <w:r>
          <w:t>[50</w:t>
        </w:r>
      </w:ins>
      <w:r>
        <w:t xml:space="preserve">]. Since </w:t>
      </w:r>
      <w:proofErr w:type="spellStart"/>
      <w:r>
        <w:t>lnRR</w:t>
      </w:r>
      <w:proofErr w:type="spellEnd"/>
      <w:r>
        <w:t xml:space="preserve"> cannot be calculated from inferential statistics, dichotomous variables, or traits including zero or negative values (k = 7), the number of effect sizes included in the </w:t>
      </w:r>
      <w:proofErr w:type="spellStart"/>
      <w:r>
        <w:t>lnRR</w:t>
      </w:r>
      <w:proofErr w:type="spellEnd"/>
      <w:r>
        <w:t xml:space="preserve"> subset (k = 259, n = 28) is smaller than that of SMDH (k = 274, n = 28).</w:t>
      </w:r>
    </w:p>
    <w:p w14:paraId="606C33BA" w14:textId="77777777" w:rsidR="00695C00" w:rsidRDefault="00000000">
      <w:pPr>
        <w:pStyle w:val="BodyText"/>
      </w:pPr>
      <w:r>
        <w:t xml:space="preserve">When calculating each effect size’s </w:t>
      </w:r>
      <w:del w:id="425" w:author="Author" w:date="2026-03-29T20:30:00Z" w16du:dateUtc="2026-03-29T18:30:00Z">
        <w:r>
          <w:delText xml:space="preserve">associated </w:delText>
        </w:r>
      </w:del>
      <w:r>
        <w:t xml:space="preserve">sampling variance, </w:t>
      </w:r>
      <w:del w:id="426" w:author="Author" w:date="2026-03-29T20:30:00Z" w16du:dateUtc="2026-03-29T18:30:00Z">
        <w:r>
          <w:delText xml:space="preserve">whenever possible, </w:delText>
        </w:r>
      </w:del>
      <w:r>
        <w:t xml:space="preserve">we used the number of nests </w:t>
      </w:r>
      <w:del w:id="427" w:author="Author" w:date="2026-03-29T20:30:00Z" w16du:dateUtc="2026-03-29T18:30:00Z">
        <w:r>
          <w:delText>in each</w:delText>
        </w:r>
      </w:del>
      <w:ins w:id="428" w:author="Author" w:date="2026-03-29T20:30:00Z" w16du:dateUtc="2026-03-29T18:30:00Z">
        <w:r>
          <w:t>per</w:t>
        </w:r>
      </w:ins>
      <w:r>
        <w:t xml:space="preserve"> group</w:t>
      </w:r>
      <w:del w:id="429" w:author="Author" w:date="2026-03-29T20:30:00Z" w16du:dateUtc="2026-03-29T18:30:00Z">
        <w:r>
          <w:delText xml:space="preserve"> over</w:delText>
        </w:r>
      </w:del>
      <w:ins w:id="430" w:author="Author" w:date="2026-03-29T20:30:00Z" w16du:dateUtc="2026-03-29T18:30:00Z">
        <w:r>
          <w:t>, rather than</w:t>
        </w:r>
      </w:ins>
      <w:r>
        <w:t xml:space="preserve"> the number of individuals</w:t>
      </w:r>
      <w:del w:id="431" w:author="Author" w:date="2026-03-29T20:30:00Z" w16du:dateUtc="2026-03-29T18:30:00Z">
        <w:r>
          <w:delText xml:space="preserve"> as the sample size </w:delText>
        </w:r>
      </w:del>
      <w:ins w:id="432" w:author="Author" w:date="2026-03-29T20:30:00Z" w16du:dateUtc="2026-03-29T18:30:00Z">
        <w:r>
          <w:t xml:space="preserve">, whenever possible, </w:t>
        </w:r>
      </w:ins>
      <w:r>
        <w:t xml:space="preserve">to account for </w:t>
      </w:r>
      <w:del w:id="433" w:author="Author" w:date="2026-03-29T20:30:00Z" w16du:dateUtc="2026-03-29T18:30:00Z">
        <w:r>
          <w:delText>genetic relatedness</w:delText>
        </w:r>
      </w:del>
      <w:ins w:id="434" w:author="Author" w:date="2026-03-29T20:30:00Z" w16du:dateUtc="2026-03-29T18:30:00Z">
        <w:r>
          <w:t>within-nest</w:t>
        </w:r>
      </w:ins>
      <w:r>
        <w:t xml:space="preserve"> non-independence</w:t>
      </w:r>
      <w:ins w:id="435" w:author="Author" w:date="2026-03-29T20:30:00Z" w16du:dateUtc="2026-03-29T18:30:00Z">
        <w:r>
          <w:t xml:space="preserve"> due to shared genetic background and early-life environment</w:t>
        </w:r>
      </w:ins>
      <w:r>
        <w:t>. In cases where the same control or treatment group was used in multiple comparisons, sample sizes were adjusted before calculating effect sizes by dividing them by the number of times each group was used in a comparison to account for shared group non-independence. For cases where the authors of an original article reported a statistically non-significant difference between two groups but without providing numerical values (k = 16, n = 2), we assigned zero as the effect size for that comparison and imputed its sampling variance using the missing-case approach described in [</w:t>
      </w:r>
      <w:del w:id="436" w:author="Author" w:date="2026-03-29T20:30:00Z" w16du:dateUtc="2026-03-29T18:30:00Z">
        <w:r>
          <w:delText>45</w:delText>
        </w:r>
      </w:del>
      <w:ins w:id="437" w:author="Author" w:date="2026-03-29T20:30:00Z" w16du:dateUtc="2026-03-29T18:30:00Z">
        <w:r>
          <w:t>51</w:t>
        </w:r>
      </w:ins>
      <w:r>
        <w:t xml:space="preserve">] for </w:t>
      </w:r>
      <w:proofErr w:type="spellStart"/>
      <w:r>
        <w:t>lnRR</w:t>
      </w:r>
      <w:proofErr w:type="spellEnd"/>
      <w:r>
        <w:t xml:space="preserve">, and </w:t>
      </w:r>
      <m:oMath>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num>
          <m:den>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den>
        </m:f>
      </m:oMath>
      <w:r>
        <w:t xml:space="preserve"> for SMDH [</w:t>
      </w:r>
      <w:del w:id="438" w:author="Author" w:date="2026-03-29T20:30:00Z" w16du:dateUtc="2026-03-29T18:30:00Z">
        <w:r>
          <w:delText>46</w:delText>
        </w:r>
      </w:del>
      <w:ins w:id="439" w:author="Author" w:date="2026-03-29T20:30:00Z" w16du:dateUtc="2026-03-29T18:30:00Z">
        <w:r>
          <w:t>52</w:t>
        </w:r>
      </w:ins>
      <w:r>
        <w:t>].</w:t>
      </w:r>
    </w:p>
    <w:p w14:paraId="320955EA" w14:textId="77777777" w:rsidR="00695C00" w:rsidRDefault="00000000">
      <w:pPr>
        <w:pStyle w:val="Heading2"/>
      </w:pPr>
      <w:bookmarkStart w:id="440" w:name="data-analysis"/>
      <w:bookmarkEnd w:id="381"/>
      <w:r>
        <w:t>Data analysis</w:t>
      </w:r>
    </w:p>
    <w:p w14:paraId="2B31C8B4" w14:textId="77777777" w:rsidR="00695C00" w:rsidRDefault="00000000">
      <w:pPr>
        <w:pStyle w:val="FirstParagraph"/>
      </w:pPr>
      <w:r>
        <w:t>We performed all analyses in R v4.5.1 [</w:t>
      </w:r>
      <w:del w:id="441" w:author="Author" w:date="2026-03-29T20:30:00Z" w16du:dateUtc="2026-03-29T18:30:00Z">
        <w:r>
          <w:delText>47</w:delText>
        </w:r>
      </w:del>
      <w:ins w:id="442" w:author="Author" w:date="2026-03-29T20:30:00Z" w16du:dateUtc="2026-03-29T18:30:00Z">
        <w:r>
          <w:t>53</w:t>
        </w:r>
      </w:ins>
      <w:r>
        <w:t>]. All multilevel meta-analytical models and meta-regressions were fitted using ‘</w:t>
      </w:r>
      <w:proofErr w:type="spellStart"/>
      <w:r>
        <w:t>metafor</w:t>
      </w:r>
      <w:proofErr w:type="spellEnd"/>
      <w:r>
        <w:t>’ v4.8-0 [</w:t>
      </w:r>
      <w:del w:id="443" w:author="Author" w:date="2026-03-29T20:30:00Z" w16du:dateUtc="2026-03-29T18:30:00Z">
        <w:r>
          <w:delText>43</w:delText>
        </w:r>
      </w:del>
      <w:ins w:id="444" w:author="Author" w:date="2026-03-29T20:30:00Z" w16du:dateUtc="2026-03-29T18:30:00Z">
        <w:r>
          <w:t>49</w:t>
        </w:r>
      </w:ins>
      <w:r>
        <w:t>]. Sampling variances were modelled as variance-covariance matrices assuming a 0.5 correlation (</w:t>
      </w:r>
      <w:del w:id="445" w:author="Author" w:date="2026-03-29T20:30:00Z" w16du:dateUtc="2026-03-29T18:30:00Z">
        <w:r>
          <w:delText>ρ</w:delText>
        </w:r>
      </w:del>
      <m:oMath>
        <m:r>
          <w:ins w:id="446" w:author="Author" w:date="2026-03-29T20:30:00Z" w16du:dateUtc="2026-03-29T18:30:00Z">
            <w:rPr>
              <w:rFonts w:ascii="Cambria Math" w:hAnsi="Cambria Math"/>
            </w:rPr>
            <m:t>ρ</m:t>
          </w:ins>
        </m:r>
      </m:oMath>
      <w:r>
        <w:t>) between sampling variances from the same study [</w:t>
      </w:r>
      <w:del w:id="447" w:author="Author" w:date="2026-03-29T20:30:00Z" w16du:dateUtc="2026-03-29T18:30:00Z">
        <w:r>
          <w:delText>48</w:delText>
        </w:r>
      </w:del>
      <w:ins w:id="448" w:author="Author" w:date="2026-03-29T20:30:00Z" w16du:dateUtc="2026-03-29T18:30:00Z">
        <w:r>
          <w:t>54</w:t>
        </w:r>
      </w:ins>
      <w:r>
        <w:t>] using the ‘</w:t>
      </w:r>
      <w:proofErr w:type="spellStart"/>
      <w:r>
        <w:t>vcalc</w:t>
      </w:r>
      <w:proofErr w:type="spellEnd"/>
      <w:r>
        <w:t>’ function from ‘</w:t>
      </w:r>
      <w:proofErr w:type="spellStart"/>
      <w:r>
        <w:t>metafor</w:t>
      </w:r>
      <w:proofErr w:type="spellEnd"/>
      <w:r>
        <w:t xml:space="preserve">’ (see Supplementary Appendix </w:t>
      </w:r>
      <w:r>
        <w:fldChar w:fldCharType="begin"/>
      </w:r>
      <w:r>
        <w:instrText>HYPERLINK \l "figsupp-correlation" \h</w:instrText>
      </w:r>
      <w:r>
        <w:fldChar w:fldCharType="separate"/>
      </w:r>
      <w:r>
        <w:rPr>
          <w:rStyle w:val="Hyperlink"/>
        </w:rPr>
        <w:t xml:space="preserve">Figure </w:t>
      </w:r>
      <w:del w:id="449" w:author="Author" w:date="2026-03-29T20:30:00Z" w16du:dateUtc="2026-03-29T18:30:00Z">
        <w:r w:rsidR="001C589A">
          <w:rPr>
            <w:rStyle w:val="Hyperlink"/>
          </w:rPr>
          <w:delText>S10</w:delText>
        </w:r>
      </w:del>
      <w:ins w:id="450" w:author="Author" w:date="2026-03-29T20:30:00Z" w16du:dateUtc="2026-03-29T18:30:00Z">
        <w:r>
          <w:rPr>
            <w:rStyle w:val="Hyperlink"/>
          </w:rPr>
          <w:t>S9</w:t>
        </w:r>
      </w:ins>
      <w:r>
        <w:fldChar w:fldCharType="end"/>
      </w:r>
      <w:r>
        <w:t xml:space="preserve"> for sensitivity analyses </w:t>
      </w:r>
      <w:ins w:id="451" w:author="Author" w:date="2026-03-29T20:30:00Z" w16du:dateUtc="2026-03-29T18:30:00Z">
        <w:r>
          <w:t xml:space="preserve">showing that conclusions remain the same when </w:t>
        </w:r>
      </w:ins>
      <w:r>
        <w:t xml:space="preserve">using different values of </w:t>
      </w:r>
      <w:del w:id="452" w:author="Author" w:date="2026-03-29T20:30:00Z" w16du:dateUtc="2026-03-29T18:30:00Z">
        <w:r>
          <w:rPr>
            <w:i/>
            <w:iCs/>
          </w:rPr>
          <w:delText>ρ</w:delText>
        </w:r>
      </w:del>
      <m:oMath>
        <m:r>
          <w:ins w:id="453" w:author="Author" w:date="2026-03-29T20:30:00Z" w16du:dateUtc="2026-03-29T18:30:00Z">
            <w:rPr>
              <w:rFonts w:ascii="Cambria Math" w:hAnsi="Cambria Math"/>
            </w:rPr>
            <m:t>ρ</m:t>
          </w:ins>
        </m:r>
      </m:oMath>
      <w:r>
        <w:t>).</w:t>
      </w:r>
    </w:p>
    <w:p w14:paraId="2FED5AF0" w14:textId="77777777" w:rsidR="00695C00" w:rsidRDefault="00000000">
      <w:pPr>
        <w:pStyle w:val="BodyText"/>
      </w:pPr>
      <w:r>
        <w:t>We originally considered the following levels of non-independence for our analyses: multiple effect sizes collected from</w:t>
      </w:r>
      <w:del w:id="454" w:author="Author" w:date="2026-03-29T20:30:00Z" w16du:dateUtc="2026-03-29T18:30:00Z">
        <w:r>
          <w:delText> </w:delText>
        </w:r>
      </w:del>
      <w:r>
        <w:t xml:space="preserve"> (a) same study (Paper ID), (b) bird species (Species ID), (c) geographical locations (Population ID), (d) sub-populations within the same location (Experiment ID; e.g., birds studied at the same location for multiple years), (e) groups of individuals within a population (Group ID; e.g., males and females in a population, first clutch and second clutch), and (f) repeated measurement of the same trait for the same individuals (Repeated trait ID; e.g., chick mass on day 7, 14 and 21). In the end, our random effect structure deviated from our pre-registration </w:t>
      </w:r>
      <w:del w:id="455" w:author="Author" w:date="2026-03-29T20:30:00Z" w16du:dateUtc="2026-03-29T18:30:00Z">
        <w:r>
          <w:delText>since, initially, we had pre-registered the inclusion of Experiment ID and Repeated trait ID, but not Population ID. However,</w:delText>
        </w:r>
      </w:del>
      <w:ins w:id="456" w:author="Author" w:date="2026-03-29T20:30:00Z" w16du:dateUtc="2026-03-29T18:30:00Z">
        <w:r>
          <w:t>because</w:t>
        </w:r>
      </w:ins>
      <w:r>
        <w:t xml:space="preserve"> Experiment ID and Group ID </w:t>
      </w:r>
      <w:del w:id="457" w:author="Author" w:date="2026-03-29T20:30:00Z" w16du:dateUtc="2026-03-29T18:30:00Z">
        <w:r>
          <w:delText>were almost indistinguishable</w:delText>
        </w:r>
      </w:del>
      <w:ins w:id="458" w:author="Author" w:date="2026-03-29T20:30:00Z" w16du:dateUtc="2026-03-29T18:30:00Z">
        <w:r>
          <w:t>represented nearly the same grouping structure</w:t>
        </w:r>
      </w:ins>
      <w:r>
        <w:t xml:space="preserve">, so we decided to leave out the one with </w:t>
      </w:r>
      <w:r>
        <w:lastRenderedPageBreak/>
        <w:t>lesser resolution (i.e</w:t>
      </w:r>
      <w:del w:id="459" w:author="Author" w:date="2026-03-29T20:30:00Z" w16du:dateUtc="2026-03-29T18:30:00Z">
        <w:r>
          <w:delText>. </w:delText>
        </w:r>
      </w:del>
      <w:ins w:id="460" w:author="Author" w:date="2026-03-29T20:30:00Z" w16du:dateUtc="2026-03-29T18:30:00Z">
        <w:r>
          <w:t xml:space="preserve">., </w:t>
        </w:r>
      </w:ins>
      <w:r>
        <w:t>Experiment ID). Additionally, few effect sizes were measured repeatedly, making Repeated trait ID almost identical to Observation ID (</w:t>
      </w:r>
      <w:r>
        <w:fldChar w:fldCharType="begin"/>
      </w:r>
      <w:r>
        <w:instrText>HYPERLINK \l "figsupp-random-effect" \h</w:instrText>
      </w:r>
      <w:r>
        <w:fldChar w:fldCharType="separate"/>
      </w:r>
      <w:r>
        <w:rPr>
          <w:rStyle w:val="Hyperlink"/>
        </w:rPr>
        <w:t xml:space="preserve">Figure </w:t>
      </w:r>
      <w:del w:id="461" w:author="Author" w:date="2026-03-29T20:30:00Z" w16du:dateUtc="2026-03-29T18:30:00Z">
        <w:r w:rsidR="001C589A">
          <w:rPr>
            <w:rStyle w:val="Hyperlink"/>
          </w:rPr>
          <w:delText>S9</w:delText>
        </w:r>
      </w:del>
      <w:ins w:id="462" w:author="Author" w:date="2026-03-29T20:30:00Z" w16du:dateUtc="2026-03-29T18:30:00Z">
        <w:r>
          <w:rPr>
            <w:rStyle w:val="Hyperlink"/>
          </w:rPr>
          <w:t>S8</w:t>
        </w:r>
      </w:ins>
      <w:r>
        <w:fldChar w:fldCharType="end"/>
      </w:r>
      <w:r>
        <w:t xml:space="preserve">), so we excluded Repeated trait ID. Last, we decided to add Population ID since we noticed after extracting the data, but before any analyses, that several studies were performed in the same geographical locations. </w:t>
      </w:r>
      <w:del w:id="463" w:author="Author" w:date="2026-03-29T20:30:00Z" w16du:dateUtc="2026-03-29T18:30:00Z">
        <w:r>
          <w:delText>Therefore, unless</w:delText>
        </w:r>
      </w:del>
      <w:ins w:id="464" w:author="Author" w:date="2026-03-29T20:30:00Z" w16du:dateUtc="2026-03-29T18:30:00Z">
        <w:r>
          <w:t>Unless</w:t>
        </w:r>
      </w:ins>
      <w:r>
        <w:t xml:space="preserve"> stated otherwise, we fitted the following random effects in all our models to account for non-independence: Paper ID, Group ID, Species ID, Population ID</w:t>
      </w:r>
      <w:ins w:id="465" w:author="Author" w:date="2026-03-29T20:30:00Z" w16du:dateUtc="2026-03-29T18:30:00Z">
        <w:r>
          <w:t>,</w:t>
        </w:r>
      </w:ins>
      <w:r>
        <w:t xml:space="preserve"> and an observation-level random effect (Observation ID).</w:t>
      </w:r>
    </w:p>
    <w:p w14:paraId="3FC66FD8" w14:textId="77777777" w:rsidR="00695C00" w:rsidRDefault="00000000">
      <w:pPr>
        <w:pStyle w:val="BodyText"/>
      </w:pPr>
      <w:r>
        <w:rPr>
          <w:b/>
          <w:bCs/>
        </w:rPr>
        <w:t>Meta-analytic mean and hypotheses</w:t>
      </w:r>
      <w:r>
        <w:t xml:space="preserve">: To estimate the effect of GNM on fitness </w:t>
      </w:r>
      <w:ins w:id="466" w:author="Author" w:date="2026-03-29T20:30:00Z" w16du:dateUtc="2026-03-29T18:30:00Z">
        <w:r>
          <w:t xml:space="preserve">estimates </w:t>
        </w:r>
      </w:ins>
      <w:r>
        <w:t xml:space="preserve">across </w:t>
      </w:r>
      <w:del w:id="467" w:author="Author" w:date="2026-03-29T20:30:00Z" w16du:dateUtc="2026-03-29T18:30:00Z">
        <w:r>
          <w:delText>birds</w:delText>
        </w:r>
      </w:del>
      <w:ins w:id="468" w:author="Author" w:date="2026-03-29T20:30:00Z" w16du:dateUtc="2026-03-29T18:30:00Z">
        <w:r>
          <w:t>bird species</w:t>
        </w:r>
      </w:ins>
      <w:r>
        <w:t xml:space="preserve">, we fitted two separate sets of models for each effect size: </w:t>
      </w:r>
      <w:proofErr w:type="spellStart"/>
      <w:r>
        <w:t>lnRR</w:t>
      </w:r>
      <w:proofErr w:type="spellEnd"/>
      <w:r>
        <w:t xml:space="preserve"> and SMD(H). First, we fitted multilevel intercept-only meta-analytical models to test the overall effect of GNM on fitness estimates, its uncertainty and heterogeneity. We used the ‘rma.mv’ function from the ‘</w:t>
      </w:r>
      <w:proofErr w:type="spellStart"/>
      <w:r>
        <w:t>metafor</w:t>
      </w:r>
      <w:proofErr w:type="spellEnd"/>
      <w:r>
        <w:t xml:space="preserve">’ package (method = ‘REML’ and test = ‘t’ for calculating the test statistics and confidence intervals for the moderators). </w:t>
      </w:r>
      <w:del w:id="469" w:author="Author" w:date="2026-03-29T20:30:00Z" w16du:dateUtc="2026-03-29T18:30:00Z">
        <w:r>
          <w:delText>We</w:delText>
        </w:r>
      </w:del>
      <w:ins w:id="470" w:author="Author" w:date="2026-03-29T20:30:00Z" w16du:dateUtc="2026-03-29T18:30:00Z">
        <w:r>
          <w:t>Although we</w:t>
        </w:r>
      </w:ins>
      <w:r>
        <w:t xml:space="preserve"> excluded traits for which their link with fitness is debated in the literature (e.g., sex ratio</w:t>
      </w:r>
      <w:del w:id="471" w:author="Author" w:date="2026-03-29T20:30:00Z" w16du:dateUtc="2026-03-29T18:30:00Z">
        <w:r>
          <w:delText>, testosterone</w:delText>
        </w:r>
      </w:del>
      <w:ins w:id="472" w:author="Author" w:date="2026-03-29T20:30:00Z" w16du:dateUtc="2026-03-29T18:30:00Z">
        <w:r>
          <w:t xml:space="preserve"> [55]; yolk hormones</w:t>
        </w:r>
      </w:ins>
      <w:r>
        <w:t xml:space="preserve"> levels</w:t>
      </w:r>
      <w:del w:id="473" w:author="Author" w:date="2026-03-29T20:30:00Z" w16du:dateUtc="2026-03-29T18:30:00Z">
        <w:r>
          <w:delText>)</w:delText>
        </w:r>
      </w:del>
      <w:ins w:id="474" w:author="Author" w:date="2026-03-29T20:30:00Z" w16du:dateUtc="2026-03-29T18:30:00Z">
        <w:r>
          <w:t xml:space="preserve">, [56]; more in </w:t>
        </w:r>
        <w:r>
          <w:fldChar w:fldCharType="begin"/>
        </w:r>
        <w:r>
          <w:instrText>HYPERLINK \l "tabsupp-fitness-proxies" \h</w:instrText>
        </w:r>
        <w:r>
          <w:fldChar w:fldCharType="separate"/>
        </w:r>
        <w:r>
          <w:rPr>
            <w:rStyle w:val="Hyperlink"/>
          </w:rPr>
          <w:t>Table S2</w:t>
        </w:r>
        <w:r>
          <w:fldChar w:fldCharType="end"/>
        </w:r>
        <w:r>
          <w:t>)</w:t>
        </w:r>
      </w:ins>
      <w:r>
        <w:t xml:space="preserve"> from our main analysis, </w:t>
      </w:r>
      <w:del w:id="475" w:author="Author" w:date="2026-03-29T20:30:00Z" w16du:dateUtc="2026-03-29T18:30:00Z">
        <w:r>
          <w:delText>but</w:delText>
        </w:r>
      </w:del>
      <w:ins w:id="476" w:author="Author" w:date="2026-03-29T20:30:00Z" w16du:dateUtc="2026-03-29T18:30:00Z">
        <w:r>
          <w:t>we</w:t>
        </w:r>
      </w:ins>
      <w:r>
        <w:t xml:space="preserve"> conducted a sensitivity analysis including these traits </w:t>
      </w:r>
      <w:del w:id="477" w:author="Author" w:date="2026-03-29T20:30:00Z" w16du:dateUtc="2026-03-29T18:30:00Z">
        <w:r>
          <w:delText>to test</w:delText>
        </w:r>
      </w:del>
      <w:ins w:id="478" w:author="Author" w:date="2026-03-29T20:30:00Z" w16du:dateUtc="2026-03-29T18:30:00Z">
        <w:r>
          <w:t>that confirmed</w:t>
        </w:r>
      </w:ins>
      <w:r>
        <w:t xml:space="preserve"> the robustness of our results (</w:t>
      </w:r>
      <w:r>
        <w:fldChar w:fldCharType="begin"/>
      </w:r>
      <w:r>
        <w:instrText>HYPERLINK \l "tabsupp-SA-intercept" \h</w:instrText>
      </w:r>
      <w:r>
        <w:fldChar w:fldCharType="separate"/>
      </w:r>
      <w:r>
        <w:rPr>
          <w:rStyle w:val="Hyperlink"/>
        </w:rPr>
        <w:t xml:space="preserve">Table </w:t>
      </w:r>
      <w:del w:id="479" w:author="Author" w:date="2026-03-29T20:30:00Z" w16du:dateUtc="2026-03-29T18:30:00Z">
        <w:r w:rsidR="001C589A">
          <w:rPr>
            <w:rStyle w:val="Hyperlink"/>
          </w:rPr>
          <w:delText>S2</w:delText>
        </w:r>
      </w:del>
      <w:ins w:id="480" w:author="Author" w:date="2026-03-29T20:30:00Z" w16du:dateUtc="2026-03-29T18:30:00Z">
        <w:r>
          <w:rPr>
            <w:rStyle w:val="Hyperlink"/>
          </w:rPr>
          <w:t>S3</w:t>
        </w:r>
      </w:ins>
      <w:r>
        <w:fldChar w:fldCharType="end"/>
      </w:r>
      <w:r>
        <w:t>; k = 21</w:t>
      </w:r>
      <w:del w:id="481" w:author="Author" w:date="2026-03-29T20:30:00Z" w16du:dateUtc="2026-03-29T18:30:00Z">
        <w:r>
          <w:delText xml:space="preserve"> </w:delText>
        </w:r>
      </w:del>
      <w:r>
        <w:t>, n = 8). For all intercept-only models, we estimated the total amount of absolute heterogeneity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i.e., the total variation not explained by sampling error), its sources or relative heterogeneity (</w:t>
      </w:r>
      <m:oMath>
        <m:sSup>
          <m:sSupPr>
            <m:ctrlPr>
              <w:rPr>
                <w:rFonts w:ascii="Cambria Math" w:hAnsi="Cambria Math"/>
              </w:rPr>
            </m:ctrlPr>
          </m:sSupPr>
          <m:e>
            <m:r>
              <w:rPr>
                <w:rFonts w:ascii="Cambria Math" w:hAnsi="Cambria Math"/>
              </w:rPr>
              <m:t>I</m:t>
            </m:r>
          </m:e>
          <m:sup>
            <m:r>
              <w:rPr>
                <w:rFonts w:ascii="Cambria Math" w:hAnsi="Cambria Math"/>
              </w:rPr>
              <m:t>2</m:t>
            </m:r>
          </m:sup>
        </m:sSup>
      </m:oMath>
      <w:r>
        <w:t>), mean-standardised metric (CVH2) and variance-mean-standardised metric of heterogeneity (M2) following the pluralistic approach suggested by [</w:t>
      </w:r>
      <w:del w:id="482" w:author="Author" w:date="2026-03-29T20:30:00Z" w16du:dateUtc="2026-03-29T18:30:00Z">
        <w:r>
          <w:delText>49] .</w:delText>
        </w:r>
      </w:del>
      <w:ins w:id="483" w:author="Author" w:date="2026-03-29T20:30:00Z" w16du:dateUtc="2026-03-29T18:30:00Z">
        <w:r>
          <w:t>57].</w:t>
        </w:r>
      </w:ins>
    </w:p>
    <w:p w14:paraId="3ABD9653" w14:textId="77777777" w:rsidR="00695C00" w:rsidRDefault="00000000">
      <w:pPr>
        <w:pStyle w:val="BodyText"/>
        <w:rPr>
          <w:ins w:id="484" w:author="Author" w:date="2026-03-29T20:30:00Z" w16du:dateUtc="2026-03-29T18:30:00Z"/>
        </w:rPr>
      </w:pPr>
      <w:ins w:id="485" w:author="Author" w:date="2026-03-29T20:30:00Z" w16du:dateUtc="2026-03-29T18:30:00Z">
        <w:r>
          <w:t>We ran several sensitivity analyses to test the robustness of the overall results to the: (</w:t>
        </w:r>
        <w:proofErr w:type="spellStart"/>
        <w:r>
          <w:t>i</w:t>
        </w:r>
        <w:proofErr w:type="spellEnd"/>
        <w:r>
          <w:t xml:space="preserve">) use of pre-registered bivariate multilevel meta-analytic model including both effect sizes as response variables; (ii) inclusion of traits for which their relationship with fitness was debated in the literature (non-pre-registered); (iii) removal of effect sizes that were originally reported as simply statistically non-significant and we assumed them to be zero (non-pre-registered); (iv) both (ii) and (iii) (non-pre-registered); (v) removal of effect sizes from non-aromatic vs. aromatic experimental design (non-pre-registered); (vi) removal of effect sizes from non-aromatic vs. no added material experimental design (non-pre-registered); (vii) removal of effect sizes from aromatic vs. non-aromatic material experimental design (non-pre-registered); (viii) removal of effect sizes that were calculated by transforming inferential statistics (pre-registered); (ix) removal of effect sizes that failed the Geary’s Test for </w:t>
        </w:r>
        <w:proofErr w:type="spellStart"/>
        <w:r>
          <w:t>lnRR</w:t>
        </w:r>
        <w:proofErr w:type="spellEnd"/>
        <w:r>
          <w:t xml:space="preserve"> (non-pre-registered); (x) removal of unpublished data (non-pre-registered); and (xi) use of different values of correlation (</w:t>
        </w:r>
      </w:ins>
      <m:oMath>
        <m:r>
          <w:ins w:id="486" w:author="Author" w:date="2026-03-29T20:30:00Z" w16du:dateUtc="2026-03-29T18:30:00Z">
            <w:rPr>
              <w:rFonts w:ascii="Cambria Math" w:hAnsi="Cambria Math"/>
            </w:rPr>
            <m:t>ρ</m:t>
          </w:ins>
        </m:r>
      </m:oMath>
      <w:ins w:id="487" w:author="Author" w:date="2026-03-29T20:30:00Z" w16du:dateUtc="2026-03-29T18:30:00Z">
        <w:r>
          <w:t>) between sampling variance for variance-covariance matrix (pre-registered). The number of effect sizes included in those sensitivity analyses ranged from 131 to 274 (</w:t>
        </w:r>
        <w:r>
          <w:fldChar w:fldCharType="begin"/>
        </w:r>
        <w:r>
          <w:instrText>HYPERLINK \l "tabsupp-SA-intercept" \h</w:instrText>
        </w:r>
        <w:r>
          <w:fldChar w:fldCharType="separate"/>
        </w:r>
        <w:r>
          <w:rPr>
            <w:rStyle w:val="Hyperlink"/>
          </w:rPr>
          <w:t>Table S3</w:t>
        </w:r>
        <w:r>
          <w:fldChar w:fldCharType="end"/>
        </w:r>
        <w:r>
          <w:t>).</w:t>
        </w:r>
      </w:ins>
    </w:p>
    <w:p w14:paraId="163CB45D" w14:textId="77777777" w:rsidR="00695C00" w:rsidRDefault="00000000">
      <w:pPr>
        <w:pStyle w:val="BodyText"/>
      </w:pPr>
      <w:r>
        <w:t>To test the relative importance of the two main functional hypotheses suggested for GNM, that is, the courtship and the parental care hypothesis</w:t>
      </w:r>
      <w:del w:id="488" w:author="Author" w:date="2026-03-29T20:30:00Z" w16du:dateUtc="2026-03-29T18:30:00Z">
        <w:r>
          <w:delText xml:space="preserve">, </w:delText>
        </w:r>
      </w:del>
      <w:ins w:id="489" w:author="Author" w:date="2026-03-29T20:30:00Z" w16du:dateUtc="2026-03-29T18:30:00Z">
        <w:r>
          <w:t xml:space="preserve"> (</w:t>
        </w:r>
      </w:ins>
      <w:r>
        <w:t>which combines the nest protection and drug hypotheses</w:t>
      </w:r>
      <w:del w:id="490" w:author="Author" w:date="2026-03-29T20:30:00Z" w16du:dateUtc="2026-03-29T18:30:00Z">
        <w:r>
          <w:delText>,</w:delText>
        </w:r>
      </w:del>
      <w:ins w:id="491" w:author="Author" w:date="2026-03-29T20:30:00Z" w16du:dateUtc="2026-03-29T18:30:00Z">
        <w:r>
          <w:t>)</w:t>
        </w:r>
        <w:r>
          <w:rPr>
            <w:u w:val="single"/>
          </w:rPr>
          <w:t>,</w:t>
        </w:r>
      </w:ins>
      <w:r>
        <w:t xml:space="preserve"> we ran a multilevel meta-regression including the moderator ‘hypothesis’ (levels: courtship, parental care, both</w:t>
      </w:r>
      <w:del w:id="492" w:author="Author" w:date="2026-03-29T20:30:00Z" w16du:dateUtc="2026-03-29T18:30:00Z">
        <w:r>
          <w:delText>).</w:delText>
        </w:r>
      </w:del>
      <w:ins w:id="493" w:author="Author" w:date="2026-03-29T20:30:00Z" w16du:dateUtc="2026-03-29T18:30:00Z">
        <w:r>
          <w:t>, where ‘both’ refers to fitness proxies not uniquely assigned to either mechanism because they may reflect both courtship and parental care, e.g., offspring morphology or survival).</w:t>
        </w:r>
      </w:ins>
      <w:r>
        <w:t xml:space="preserve"> For all meta-</w:t>
      </w:r>
      <w:r>
        <w:lastRenderedPageBreak/>
        <w:t xml:space="preserve">regressions, we estimated </w:t>
      </w:r>
      <m:oMath>
        <m:sSubSup>
          <m:sSubSupPr>
            <m:ctrlPr>
              <w:rPr>
                <w:rFonts w:ascii="Cambria Math" w:hAnsi="Cambria Math"/>
              </w:rPr>
            </m:ctrlPr>
          </m:sSubSupPr>
          <m:e>
            <m:r>
              <w:rPr>
                <w:rFonts w:ascii="Cambria Math" w:hAnsi="Cambria Math"/>
              </w:rPr>
              <m:t>R</m:t>
            </m:r>
          </m:e>
          <m:sub>
            <m:r>
              <w:rPr>
                <w:rFonts w:ascii="Cambria Math" w:hAnsi="Cambria Math"/>
              </w:rPr>
              <m:t>marginal</m:t>
            </m:r>
          </m:sub>
          <m:sup>
            <m:r>
              <w:rPr>
                <w:rFonts w:ascii="Cambria Math" w:hAnsi="Cambria Math"/>
              </w:rPr>
              <m:t>2</m:t>
            </m:r>
          </m:sup>
        </m:sSubSup>
      </m:oMath>
      <w:r>
        <w:t>, which corresponds to the percentage of heterogeneity explained by the moderators [</w:t>
      </w:r>
      <w:del w:id="494" w:author="Author" w:date="2026-03-29T20:30:00Z" w16du:dateUtc="2026-03-29T18:30:00Z">
        <w:r>
          <w:delText>50]. Unless stated otherwise, all meta-regressions correspond to unimoderator meta-regressions.</w:delText>
        </w:r>
      </w:del>
      <w:ins w:id="495" w:author="Author" w:date="2026-03-29T20:30:00Z" w16du:dateUtc="2026-03-29T18:30:00Z">
        <w:r>
          <w:t>58].</w:t>
        </w:r>
      </w:ins>
    </w:p>
    <w:p w14:paraId="31E00ED4" w14:textId="77777777" w:rsidR="00695C00" w:rsidRDefault="00000000">
      <w:pPr>
        <w:pStyle w:val="BodyText"/>
      </w:pPr>
      <w:r>
        <w:rPr>
          <w:b/>
          <w:bCs/>
        </w:rPr>
        <w:t>Exploratory meta-regressions:</w:t>
      </w:r>
      <w:r>
        <w:t xml:space="preserve"> We performed additional pre-registered multilevel meta-regressions for which we did not have clear directional predictions. To understand the effect of </w:t>
      </w:r>
      <w:ins w:id="496" w:author="Author" w:date="2026-03-29T20:30:00Z" w16du:dateUtc="2026-03-29T18:30:00Z">
        <w:r>
          <w:t xml:space="preserve">the </w:t>
        </w:r>
      </w:ins>
      <w:r>
        <w:t xml:space="preserve">type of experimental design (i.e., whether the authors compared non-aromatic vs. aromatic, no </w:t>
      </w:r>
      <w:del w:id="497" w:author="Author" w:date="2026-03-29T20:30:00Z" w16du:dateUtc="2026-03-29T18:30:00Z">
        <w:r>
          <w:delText xml:space="preserve">added </w:delText>
        </w:r>
      </w:del>
      <w:r>
        <w:t xml:space="preserve">material vs. aromatic, no </w:t>
      </w:r>
      <w:del w:id="498" w:author="Author" w:date="2026-03-29T20:30:00Z" w16du:dateUtc="2026-03-29T18:30:00Z">
        <w:r>
          <w:delText xml:space="preserve">added </w:delText>
        </w:r>
      </w:del>
      <w:r>
        <w:t xml:space="preserve">material vs. non-aromatic), we ran a meta-regression with the type of ‘experimental design’ as the moderator. To test the effect of time of addition of GNM on fitness (levels: before egg hatching, after egg hatching, continuously throughout the nesting phase), we ran a meta-regression with ‘time of addition of GNM’ as the moderator. We also ran a meta-regression using ‘bird species’ as the moderator (levels: </w:t>
      </w:r>
      <w:r>
        <w:rPr>
          <w:i/>
          <w:rPrChange w:id="499" w:author="Author" w:date="2026-03-29T20:30:00Z" w16du:dateUtc="2026-03-29T18:30:00Z">
            <w:rPr/>
          </w:rPrChange>
        </w:rPr>
        <w:t xml:space="preserve">Buteo </w:t>
      </w:r>
      <w:proofErr w:type="spellStart"/>
      <w:r>
        <w:rPr>
          <w:i/>
          <w:rPrChange w:id="500" w:author="Author" w:date="2026-03-29T20:30:00Z" w16du:dateUtc="2026-03-29T18:30:00Z">
            <w:rPr/>
          </w:rPrChange>
        </w:rPr>
        <w:t>buteo</w:t>
      </w:r>
      <w:proofErr w:type="spellEnd"/>
      <w:r>
        <w:t xml:space="preserve">, </w:t>
      </w:r>
      <w:proofErr w:type="spellStart"/>
      <w:r>
        <w:rPr>
          <w:i/>
          <w:rPrChange w:id="501" w:author="Author" w:date="2026-03-29T20:30:00Z" w16du:dateUtc="2026-03-29T18:30:00Z">
            <w:rPr/>
          </w:rPrChange>
        </w:rPr>
        <w:t>Cyanistes</w:t>
      </w:r>
      <w:proofErr w:type="spellEnd"/>
      <w:r>
        <w:rPr>
          <w:i/>
          <w:rPrChange w:id="502" w:author="Author" w:date="2026-03-29T20:30:00Z" w16du:dateUtc="2026-03-29T18:30:00Z">
            <w:rPr/>
          </w:rPrChange>
        </w:rPr>
        <w:t xml:space="preserve"> caeruleus</w:t>
      </w:r>
      <w:r>
        <w:t xml:space="preserve">, </w:t>
      </w:r>
      <w:r>
        <w:rPr>
          <w:i/>
          <w:rPrChange w:id="503" w:author="Author" w:date="2026-03-29T20:30:00Z" w16du:dateUtc="2026-03-29T18:30:00Z">
            <w:rPr/>
          </w:rPrChange>
        </w:rPr>
        <w:t xml:space="preserve">Passer </w:t>
      </w:r>
      <w:proofErr w:type="spellStart"/>
      <w:r>
        <w:rPr>
          <w:i/>
          <w:rPrChange w:id="504" w:author="Author" w:date="2026-03-29T20:30:00Z" w16du:dateUtc="2026-03-29T18:30:00Z">
            <w:rPr/>
          </w:rPrChange>
        </w:rPr>
        <w:t>cinnamomeus</w:t>
      </w:r>
      <w:proofErr w:type="spellEnd"/>
      <w:r>
        <w:t xml:space="preserve">, </w:t>
      </w:r>
      <w:r>
        <w:rPr>
          <w:i/>
          <w:rPrChange w:id="505" w:author="Author" w:date="2026-03-29T20:30:00Z" w16du:dateUtc="2026-03-29T18:30:00Z">
            <w:rPr/>
          </w:rPrChange>
        </w:rPr>
        <w:t>Parus major</w:t>
      </w:r>
      <w:r>
        <w:t xml:space="preserve">, </w:t>
      </w:r>
      <w:r>
        <w:rPr>
          <w:i/>
          <w:rPrChange w:id="506" w:author="Author" w:date="2026-03-29T20:30:00Z" w16du:dateUtc="2026-03-29T18:30:00Z">
            <w:rPr/>
          </w:rPrChange>
        </w:rPr>
        <w:t>Sturnus unicolor</w:t>
      </w:r>
      <w:r>
        <w:t xml:space="preserve">, </w:t>
      </w:r>
      <w:r>
        <w:rPr>
          <w:i/>
          <w:rPrChange w:id="507" w:author="Author" w:date="2026-03-29T20:30:00Z" w16du:dateUtc="2026-03-29T18:30:00Z">
            <w:rPr/>
          </w:rPrChange>
        </w:rPr>
        <w:t>Sturnus vulgaris</w:t>
      </w:r>
      <w:r>
        <w:t xml:space="preserve">, </w:t>
      </w:r>
      <w:proofErr w:type="spellStart"/>
      <w:r>
        <w:rPr>
          <w:i/>
          <w:rPrChange w:id="508" w:author="Author" w:date="2026-03-29T20:30:00Z" w16du:dateUtc="2026-03-29T18:30:00Z">
            <w:rPr/>
          </w:rPrChange>
        </w:rPr>
        <w:t>Tachycineta</w:t>
      </w:r>
      <w:proofErr w:type="spellEnd"/>
      <w:r>
        <w:rPr>
          <w:i/>
          <w:rPrChange w:id="509" w:author="Author" w:date="2026-03-29T20:30:00Z" w16du:dateUtc="2026-03-29T18:30:00Z">
            <w:rPr/>
          </w:rPrChange>
        </w:rPr>
        <w:t xml:space="preserve"> bicolor</w:t>
      </w:r>
      <w:r>
        <w:t xml:space="preserve">) to understand if and how the effect of GNM on fitness might differ among species. Furthermore, we explored </w:t>
      </w:r>
      <w:ins w:id="510" w:author="Author" w:date="2026-03-29T20:30:00Z" w16du:dateUtc="2026-03-29T18:30:00Z">
        <w:r>
          <w:t xml:space="preserve">whether </w:t>
        </w:r>
      </w:ins>
      <w:r>
        <w:t xml:space="preserve">the effect of GNM on fitness </w:t>
      </w:r>
      <w:del w:id="511" w:author="Author" w:date="2026-03-29T20:30:00Z" w16du:dateUtc="2026-03-29T18:30:00Z">
        <w:r>
          <w:delText>depending on</w:delText>
        </w:r>
      </w:del>
      <w:ins w:id="512" w:author="Author" w:date="2026-03-29T20:30:00Z" w16du:dateUtc="2026-03-29T18:30:00Z">
        <w:r>
          <w:t>varied across</w:t>
        </w:r>
      </w:ins>
      <w:r>
        <w:t xml:space="preserve"> the</w:t>
      </w:r>
      <w:ins w:id="513" w:author="Author" w:date="2026-03-29T20:30:00Z" w16du:dateUtc="2026-03-29T18:30:00Z">
        <w:r>
          <w:t xml:space="preserve"> different</w:t>
        </w:r>
      </w:ins>
      <w:r>
        <w:t xml:space="preserve"> ‘category of fitness proxy’ studied (levels: </w:t>
      </w:r>
      <w:proofErr w:type="spellStart"/>
      <w:r>
        <w:t>behaviour</w:t>
      </w:r>
      <w:proofErr w:type="spellEnd"/>
      <w:r>
        <w:t xml:space="preserve">, morphology, parasite and pathogenic load, phenology, physiology, reproduction) </w:t>
      </w:r>
      <w:del w:id="514" w:author="Author" w:date="2026-03-29T20:30:00Z" w16du:dateUtc="2026-03-29T18:30:00Z">
        <w:r>
          <w:delText>using</w:delText>
        </w:r>
      </w:del>
      <w:ins w:id="515" w:author="Author" w:date="2026-03-29T20:30:00Z" w16du:dateUtc="2026-03-29T18:30:00Z">
        <w:r>
          <w:t>by running</w:t>
        </w:r>
      </w:ins>
      <w:r>
        <w:t xml:space="preserve"> a meta-regression with </w:t>
      </w:r>
      <w:del w:id="516" w:author="Author" w:date="2026-03-29T20:30:00Z" w16du:dateUtc="2026-03-29T18:30:00Z">
        <w:r>
          <w:delText>the fitness proxy category as the</w:delText>
        </w:r>
      </w:del>
      <w:ins w:id="517" w:author="Author" w:date="2026-03-29T20:30:00Z" w16du:dateUtc="2026-03-29T18:30:00Z">
        <w:r>
          <w:t>this</w:t>
        </w:r>
      </w:ins>
      <w:r>
        <w:t xml:space="preserve"> moderator. Last, for the </w:t>
      </w:r>
      <w:ins w:id="518" w:author="Author" w:date="2026-03-29T20:30:00Z" w16du:dateUtc="2026-03-29T18:30:00Z">
        <w:r>
          <w:t xml:space="preserve">data </w:t>
        </w:r>
      </w:ins>
      <w:r>
        <w:t xml:space="preserve">subset </w:t>
      </w:r>
      <w:del w:id="519" w:author="Author" w:date="2026-03-29T20:30:00Z" w16du:dateUtc="2026-03-29T18:30:00Z">
        <w:r>
          <w:delText xml:space="preserve">focusing </w:delText>
        </w:r>
      </w:del>
      <w:r>
        <w:t>on parasites and pathogens (k = 90, n = 16</w:t>
      </w:r>
      <w:del w:id="520" w:author="Author" w:date="2026-03-29T20:30:00Z" w16du:dateUtc="2026-03-29T18:30:00Z">
        <w:r>
          <w:delText>)),</w:delText>
        </w:r>
      </w:del>
      <w:ins w:id="521" w:author="Author" w:date="2026-03-29T20:30:00Z" w16du:dateUtc="2026-03-29T18:30:00Z">
        <w:r>
          <w:t>),</w:t>
        </w:r>
      </w:ins>
      <w:r>
        <w:t xml:space="preserve"> we ran a meta-regression with </w:t>
      </w:r>
      <w:del w:id="522" w:author="Author" w:date="2026-03-29T20:30:00Z" w16du:dateUtc="2026-03-29T18:30:00Z">
        <w:r>
          <w:delText xml:space="preserve">the </w:delText>
        </w:r>
      </w:del>
      <w:r>
        <w:t>‘type of parasite’ as the moderator (levels: arthropod, micro-organism).</w:t>
      </w:r>
      <w:del w:id="523" w:author="Author" w:date="2026-03-29T20:30:00Z" w16du:dateUtc="2026-03-29T18:30:00Z">
        <w:r>
          <w:delText> </w:delText>
        </w:r>
      </w:del>
    </w:p>
    <w:p w14:paraId="7BA5B9F2" w14:textId="77777777" w:rsidR="00695C00" w:rsidRDefault="00000000">
      <w:pPr>
        <w:pStyle w:val="BodyText"/>
      </w:pPr>
      <w:r>
        <w:t xml:space="preserve">In addition, </w:t>
      </w:r>
      <w:ins w:id="524" w:author="Author" w:date="2026-03-29T20:30:00Z" w16du:dateUtc="2026-03-29T18:30:00Z">
        <w:r>
          <w:t xml:space="preserve">following recommendations by [59] and [60], </w:t>
        </w:r>
      </w:ins>
      <w:r>
        <w:t xml:space="preserve">we performed three additional pre-registered multilevel meta-regressions to explore </w:t>
      </w:r>
      <w:del w:id="525" w:author="Author" w:date="2026-03-29T20:30:00Z" w16du:dateUtc="2026-03-29T18:30:00Z">
        <w:r>
          <w:delText xml:space="preserve">the potential threats to the </w:delText>
        </w:r>
      </w:del>
      <w:ins w:id="526" w:author="Author" w:date="2026-03-29T20:30:00Z" w16du:dateUtc="2026-03-29T18:30:00Z">
        <w:r>
          <w:t xml:space="preserve">differences in </w:t>
        </w:r>
      </w:ins>
      <w:r>
        <w:t xml:space="preserve">internal validity </w:t>
      </w:r>
      <w:del w:id="527" w:author="Author" w:date="2026-03-29T20:30:00Z" w16du:dateUtc="2026-03-29T18:30:00Z">
        <w:r>
          <w:delText>of each study on</w:delText>
        </w:r>
      </w:del>
      <w:ins w:id="528" w:author="Author" w:date="2026-03-29T20:30:00Z" w16du:dateUtc="2026-03-29T18:30:00Z">
        <w:r>
          <w:t>across the studies associated with</w:t>
        </w:r>
      </w:ins>
      <w:r>
        <w:t xml:space="preserve"> our conclusions (i.e., Risk of Bias</w:t>
      </w:r>
      <w:ins w:id="529" w:author="Author" w:date="2026-03-29T20:30:00Z" w16du:dateUtc="2026-03-29T18:30:00Z">
        <w:r>
          <w:t>,</w:t>
        </w:r>
      </w:ins>
      <w:r>
        <w:t xml:space="preserve"> or </w:t>
      </w:r>
      <w:proofErr w:type="spellStart"/>
      <w:r>
        <w:t>RoB</w:t>
      </w:r>
      <w:proofErr w:type="spellEnd"/>
      <w:del w:id="530" w:author="Author" w:date="2026-03-29T20:30:00Z" w16du:dateUtc="2026-03-29T18:30:00Z">
        <w:r>
          <w:delText>) following recommendations in [51] . We</w:delText>
        </w:r>
      </w:del>
      <w:ins w:id="531" w:author="Author" w:date="2026-03-29T20:30:00Z" w16du:dateUtc="2026-03-29T18:30:00Z">
        <w:r>
          <w:t>). Specifically, we</w:t>
        </w:r>
      </w:ins>
      <w:r>
        <w:t xml:space="preserve"> evaluated the effects of (</w:t>
      </w:r>
      <w:proofErr w:type="spellStart"/>
      <w:del w:id="532" w:author="Author" w:date="2026-03-29T20:30:00Z" w16du:dateUtc="2026-03-29T18:30:00Z">
        <w:r>
          <w:delText>1</w:delText>
        </w:r>
      </w:del>
      <w:ins w:id="533" w:author="Author" w:date="2026-03-29T20:30:00Z" w16du:dateUtc="2026-03-29T18:30:00Z">
        <w:r>
          <w:t>i</w:t>
        </w:r>
      </w:ins>
      <w:proofErr w:type="spellEnd"/>
      <w:r>
        <w:t>) blinding (whether outcome assessors were blinded to the experimental group), (</w:t>
      </w:r>
      <w:del w:id="534" w:author="Author" w:date="2026-03-29T20:30:00Z" w16du:dateUtc="2026-03-29T18:30:00Z">
        <w:r>
          <w:delText>2</w:delText>
        </w:r>
      </w:del>
      <w:ins w:id="535" w:author="Author" w:date="2026-03-29T20:30:00Z" w16du:dateUtc="2026-03-29T18:30:00Z">
        <w:r>
          <w:t>ii</w:t>
        </w:r>
      </w:ins>
      <w:r>
        <w:t>) random assignment to treatment, and (</w:t>
      </w:r>
      <w:del w:id="536" w:author="Author" w:date="2026-03-29T20:30:00Z" w16du:dateUtc="2026-03-29T18:30:00Z">
        <w:r>
          <w:delText>3</w:delText>
        </w:r>
      </w:del>
      <w:ins w:id="537" w:author="Author" w:date="2026-03-29T20:30:00Z" w16du:dateUtc="2026-03-29T18:30:00Z">
        <w:r>
          <w:t>iii</w:t>
        </w:r>
      </w:ins>
      <w:r>
        <w:t xml:space="preserve">) partial reporting (whether all measured outcomes were completely reported or only a subset). For each </w:t>
      </w:r>
      <w:del w:id="538" w:author="Author" w:date="2026-03-29T20:30:00Z" w16du:dateUtc="2026-03-29T18:30:00Z">
        <w:r>
          <w:delText>RoB category, we</w:delText>
        </w:r>
      </w:del>
      <w:ins w:id="539" w:author="Author" w:date="2026-03-29T20:30:00Z" w16du:dateUtc="2026-03-29T18:30:00Z">
        <w:r>
          <w:t>study, each of these three moderators were</w:t>
        </w:r>
      </w:ins>
      <w:r>
        <w:t xml:space="preserve"> coded </w:t>
      </w:r>
      <w:del w:id="540" w:author="Author" w:date="2026-03-29T20:30:00Z" w16du:dateUtc="2026-03-29T18:30:00Z">
        <w:r>
          <w:delText xml:space="preserve">studies </w:delText>
        </w:r>
      </w:del>
      <w:r>
        <w:t xml:space="preserve">(levels: yes, no) and included </w:t>
      </w:r>
      <w:del w:id="541" w:author="Author" w:date="2026-03-29T20:30:00Z" w16du:dateUtc="2026-03-29T18:30:00Z">
        <w:r>
          <w:delText xml:space="preserve">each category as a moderator </w:delText>
        </w:r>
      </w:del>
      <w:r>
        <w:t xml:space="preserve">in a </w:t>
      </w:r>
      <w:ins w:id="542" w:author="Author" w:date="2026-03-29T20:30:00Z" w16du:dateUtc="2026-03-29T18:30:00Z">
        <w:r>
          <w:t xml:space="preserve">separate </w:t>
        </w:r>
      </w:ins>
      <w:r>
        <w:t>meta-regression</w:t>
      </w:r>
      <w:del w:id="543" w:author="Author" w:date="2026-03-29T20:30:00Z" w16du:dateUtc="2026-03-29T18:30:00Z">
        <w:r>
          <w:delText xml:space="preserve"> run separately</w:delText>
        </w:r>
      </w:del>
      <w:r>
        <w:t xml:space="preserve"> for both </w:t>
      </w:r>
      <w:proofErr w:type="spellStart"/>
      <w:r>
        <w:t>lnRR</w:t>
      </w:r>
      <w:proofErr w:type="spellEnd"/>
      <w:r>
        <w:t xml:space="preserve"> and SMD(H).</w:t>
      </w:r>
    </w:p>
    <w:p w14:paraId="1FDB7E70" w14:textId="77777777" w:rsidR="00695C00" w:rsidRDefault="00000000">
      <w:pPr>
        <w:pStyle w:val="BodyText"/>
      </w:pPr>
      <w:r>
        <w:rPr>
          <w:b/>
          <w:bCs/>
        </w:rPr>
        <w:t>Publication Bias Test:</w:t>
      </w:r>
      <w:r>
        <w:t xml:space="preserve"> Publication bias occurs when a subset of research findings, most often statistically non-significant ones, are less likely to be published or published later [</w:t>
      </w:r>
      <w:del w:id="544" w:author="Author" w:date="2026-03-29T20:30:00Z" w16du:dateUtc="2026-03-29T18:30:00Z">
        <w:r>
          <w:delText>52]. There are two</w:delText>
        </w:r>
      </w:del>
      <w:ins w:id="545" w:author="Author" w:date="2026-03-29T20:30:00Z" w16du:dateUtc="2026-03-29T18:30:00Z">
        <w:r>
          <w:t>61]. Two</w:t>
        </w:r>
      </w:ins>
      <w:r>
        <w:t xml:space="preserve"> types of publication biases </w:t>
      </w:r>
      <w:del w:id="546" w:author="Author" w:date="2026-03-29T20:30:00Z" w16du:dateUtc="2026-03-29T18:30:00Z">
        <w:r>
          <w:delText xml:space="preserve">that </w:delText>
        </w:r>
      </w:del>
      <w:r>
        <w:t xml:space="preserve">are commonplace in ecology and evolutionary biology: small-study </w:t>
      </w:r>
      <w:ins w:id="547" w:author="Author" w:date="2026-03-29T20:30:00Z" w16du:dateUtc="2026-03-29T18:30:00Z">
        <w:r>
          <w:t xml:space="preserve">(i.e., small sample size studies reporting larger overall effect sizes due to missing effect sizes) </w:t>
        </w:r>
      </w:ins>
      <w:r>
        <w:t xml:space="preserve">and decline effects </w:t>
      </w:r>
      <w:del w:id="548" w:author="Author" w:date="2026-03-29T20:30:00Z" w16du:dateUtc="2026-03-29T18:30:00Z">
        <w:r>
          <w:delText>[53].</w:delText>
        </w:r>
      </w:del>
      <w:ins w:id="549" w:author="Author" w:date="2026-03-29T20:30:00Z" w16du:dateUtc="2026-03-29T18:30:00Z">
        <w:r>
          <w:t>(i.e., effect sizes decreasing over time) [62].</w:t>
        </w:r>
      </w:ins>
      <w:r>
        <w:t xml:space="preserve"> We tested them for both </w:t>
      </w:r>
      <w:proofErr w:type="spellStart"/>
      <w:r>
        <w:t>lnRR</w:t>
      </w:r>
      <w:proofErr w:type="spellEnd"/>
      <w:r>
        <w:t xml:space="preserve"> and SMD(H) separately</w:t>
      </w:r>
      <w:del w:id="550" w:author="Author" w:date="2026-03-29T20:30:00Z" w16du:dateUtc="2026-03-29T18:30:00Z">
        <w:r>
          <w:delText>,</w:delText>
        </w:r>
      </w:del>
      <w:r>
        <w:t xml:space="preserve"> following [</w:t>
      </w:r>
      <w:del w:id="551" w:author="Author" w:date="2026-03-29T20:30:00Z" w16du:dateUtc="2026-03-29T18:30:00Z">
        <w:r>
          <w:delText>54</w:delText>
        </w:r>
      </w:del>
      <w:ins w:id="552" w:author="Author" w:date="2026-03-29T20:30:00Z" w16du:dateUtc="2026-03-29T18:30:00Z">
        <w:r>
          <w:t>63</w:t>
        </w:r>
      </w:ins>
      <w:r>
        <w:t xml:space="preserve">]. To test for small-study effects, we ran a multilevel meta-regression using the ‘square-root of the inverse of the effective sample size’ as the moderator (i.e., </w:t>
      </w:r>
      <m:oMath>
        <m:rad>
          <m:radPr>
            <m:degHide m:val="1"/>
            <m:ctrlPr>
              <w:rPr>
                <w:rFonts w:ascii="Cambria Math" w:hAnsi="Cambria Math"/>
              </w:rPr>
            </m:ctrlPr>
          </m:radPr>
          <m:deg/>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e>
            </m:d>
            <m:r>
              <m:rPr>
                <m:sty m:val="p"/>
              </m:rPr>
              <w:rPr>
                <w:rFonts w:ascii="Cambria Math" w:hAnsi="Cambria Math"/>
              </w:rPr>
              <m:t>/</m:t>
            </m:r>
            <m:d>
              <m:dPr>
                <m:ctrlPr>
                  <w:rPr>
                    <w:rFonts w:ascii="Cambria Math" w:hAnsi="Cambria Math"/>
                  </w:rPr>
                </m:ctrlPr>
              </m:dPr>
              <m:e>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2</m:t>
                    </m:r>
                  </m:sub>
                </m:sSub>
              </m:e>
            </m:d>
          </m:e>
        </m:rad>
      </m:oMath>
      <w:del w:id="553" w:author="Author" w:date="2026-03-29T20:30:00Z" w16du:dateUtc="2026-03-29T18:30:00Z">
        <w:r>
          <w:delText>)</w:delText>
        </w:r>
      </w:del>
      <w:ins w:id="554" w:author="Author" w:date="2026-03-29T20:30:00Z" w16du:dateUtc="2026-03-29T18:30:00Z">
        <w:r>
          <w:t>).</w:t>
        </w:r>
      </w:ins>
      <w:r>
        <w:t xml:space="preserve"> To test for decline effects (also known as time-lag bias</w:t>
      </w:r>
      <w:del w:id="555" w:author="Author" w:date="2026-03-29T20:30:00Z" w16du:dateUtc="2026-03-29T18:30:00Z">
        <w:r>
          <w:delText>; [55</w:delText>
        </w:r>
      </w:del>
      <w:ins w:id="556" w:author="Author" w:date="2026-03-29T20:30:00Z" w16du:dateUtc="2026-03-29T18:30:00Z">
        <w:r>
          <w:t>, [64</w:t>
        </w:r>
      </w:ins>
      <w:r>
        <w:t>]), we ran a multilevel meta-regression using ‘year of publication’ (mean-centered) as the moderator.</w:t>
      </w:r>
      <w:ins w:id="557" w:author="Author" w:date="2026-03-29T20:30:00Z" w16du:dateUtc="2026-03-29T18:30:00Z">
        <w:r>
          <w:t xml:space="preserve"> Throughout, 95% CI and 95% PI refer to 95% confidence intervals and 95% prediction intervals, respectively.</w:t>
        </w:r>
      </w:ins>
    </w:p>
    <w:p w14:paraId="428E5C63" w14:textId="77777777" w:rsidR="00695C00" w:rsidRDefault="00000000">
      <w:pPr>
        <w:pStyle w:val="Heading1"/>
      </w:pPr>
      <w:bookmarkStart w:id="558" w:name="results"/>
      <w:bookmarkEnd w:id="215"/>
      <w:bookmarkEnd w:id="440"/>
      <w:r>
        <w:lastRenderedPageBreak/>
        <w:t>Results</w:t>
      </w:r>
    </w:p>
    <w:p w14:paraId="6A7B29AA" w14:textId="77777777" w:rsidR="00695C00" w:rsidRDefault="00000000">
      <w:pPr>
        <w:pStyle w:val="FirstParagraph"/>
      </w:pPr>
      <w:r>
        <w:t>We obtained 274 effect sizes from</w:t>
      </w:r>
      <w:del w:id="559" w:author="Author" w:date="2026-03-29T20:30:00Z" w16du:dateUtc="2026-03-29T18:30:00Z">
        <w:r>
          <w:delText xml:space="preserve"> a total of</w:delText>
        </w:r>
      </w:del>
      <w:r>
        <w:t xml:space="preserve"> 28 studies conducted on 7 species across 17 geographical locations (</w:t>
      </w:r>
      <w:r>
        <w:fldChar w:fldCharType="begin"/>
      </w:r>
      <w:r>
        <w:instrText>HYPERLINK \l "figmain-distribution" \h</w:instrText>
      </w:r>
      <w:r>
        <w:fldChar w:fldCharType="separate"/>
      </w:r>
      <w:del w:id="560" w:author="Author" w:date="2026-03-29T20:30:00Z" w16du:dateUtc="2026-03-29T18:30:00Z">
        <w:r w:rsidR="001C589A">
          <w:rPr>
            <w:rStyle w:val="Hyperlink"/>
          </w:rPr>
          <w:delText>Figure1</w:delText>
        </w:r>
      </w:del>
      <w:ins w:id="561" w:author="Author" w:date="2026-03-29T20:30:00Z" w16du:dateUtc="2026-03-29T18:30:00Z">
        <w:r>
          <w:rPr>
            <w:rStyle w:val="Hyperlink"/>
          </w:rPr>
          <w:t>Figure 1</w:t>
        </w:r>
      </w:ins>
      <w:r>
        <w:fldChar w:fldCharType="end"/>
      </w:r>
      <w:r>
        <w:t>). About 81% of the effect sizes came from only three bird species (</w:t>
      </w:r>
      <w:proofErr w:type="spellStart"/>
      <w:r>
        <w:rPr>
          <w:i/>
          <w:rPrChange w:id="562" w:author="Author" w:date="2026-03-29T20:30:00Z" w16du:dateUtc="2026-03-29T18:30:00Z">
            <w:rPr/>
          </w:rPrChange>
        </w:rPr>
        <w:t>Cyanistes</w:t>
      </w:r>
      <w:proofErr w:type="spellEnd"/>
      <w:r>
        <w:rPr>
          <w:i/>
          <w:rPrChange w:id="563" w:author="Author" w:date="2026-03-29T20:30:00Z" w16du:dateUtc="2026-03-29T18:30:00Z">
            <w:rPr/>
          </w:rPrChange>
        </w:rPr>
        <w:t xml:space="preserve"> caeruleus</w:t>
      </w:r>
      <w:r>
        <w:t xml:space="preserve">, k = 77; </w:t>
      </w:r>
      <w:r>
        <w:rPr>
          <w:i/>
          <w:rPrChange w:id="564" w:author="Author" w:date="2026-03-29T20:30:00Z" w16du:dateUtc="2026-03-29T18:30:00Z">
            <w:rPr/>
          </w:rPrChange>
        </w:rPr>
        <w:t>Sturnus unicolor</w:t>
      </w:r>
      <w:r>
        <w:t xml:space="preserve">, k = 60; </w:t>
      </w:r>
      <w:r>
        <w:rPr>
          <w:i/>
          <w:rPrChange w:id="565" w:author="Author" w:date="2026-03-29T20:30:00Z" w16du:dateUtc="2026-03-29T18:30:00Z">
            <w:rPr/>
          </w:rPrChange>
        </w:rPr>
        <w:t>Sturnus vulgaris</w:t>
      </w:r>
      <w:r>
        <w:t xml:space="preserve">, k = 86). Our dataset included </w:t>
      </w:r>
      <w:del w:id="566" w:author="Author" w:date="2026-03-29T20:30:00Z" w16du:dateUtc="2026-03-29T18:30:00Z">
        <w:r>
          <w:delText xml:space="preserve">2 unpublished </w:delText>
        </w:r>
      </w:del>
      <w:r>
        <w:t xml:space="preserve">studies </w:t>
      </w:r>
      <w:del w:id="567" w:author="Author" w:date="2026-03-29T20:30:00Z" w16du:dateUtc="2026-03-29T18:30:00Z">
        <w:r>
          <w:delText xml:space="preserve">(k = 18), with the remaining studies being </w:delText>
        </w:r>
      </w:del>
      <w:r>
        <w:t xml:space="preserve">published between 1988 and 2024. The mean </w:t>
      </w:r>
      <w:del w:id="568" w:author="Author" w:date="2026-03-29T20:30:00Z" w16du:dateUtc="2026-03-29T18:30:00Z">
        <w:r>
          <w:delText>±</w:delText>
        </w:r>
      </w:del>
      <w:ins w:id="569" w:author="Author" w:date="2026-03-29T20:30:00Z" w16du:dateUtc="2026-03-29T18:30:00Z">
        <w:r>
          <w:t xml:space="preserve">(± </w:t>
        </w:r>
      </w:ins>
      <w:r>
        <w:t>standard deviation</w:t>
      </w:r>
      <w:ins w:id="570" w:author="Author" w:date="2026-03-29T20:30:00Z" w16du:dateUtc="2026-03-29T18:30:00Z">
        <w:r>
          <w:t>)</w:t>
        </w:r>
      </w:ins>
      <w:r>
        <w:t xml:space="preserve"> number of effect sizes </w:t>
      </w:r>
      <w:ins w:id="571" w:author="Author" w:date="2026-03-29T20:30:00Z" w16du:dateUtc="2026-03-29T18:30:00Z">
        <w:r>
          <w:t xml:space="preserve">calculated </w:t>
        </w:r>
      </w:ins>
      <w:r>
        <w:t>per study was 9.8 ± 6.4 (median: 8.5</w:t>
      </w:r>
      <w:ins w:id="572" w:author="Author" w:date="2026-03-29T20:30:00Z" w16du:dateUtc="2026-03-29T18:30:00Z">
        <w:r>
          <w:t>,</w:t>
        </w:r>
      </w:ins>
      <w:r>
        <w:t xml:space="preserve"> range: 2–24) and the mean effective sample size (i.e., the number of nests/individuals per effect size after accounting for shared-group non-independence) was 32.3 ±31.1 (median: 22.0, range: 3–210</w:t>
      </w:r>
      <w:ins w:id="573" w:author="Author" w:date="2026-03-29T20:30:00Z" w16du:dateUtc="2026-03-29T18:30:00Z">
        <w:r>
          <w:t xml:space="preserve"> nests/individuals</w:t>
        </w:r>
      </w:ins>
      <w:r>
        <w:t>; 31 data points had a sample size of less than 5 nests in each group).</w:t>
      </w:r>
    </w:p>
    <w:tbl>
      <w:tblPr>
        <w:tblStyle w:val="Table"/>
        <w:tblW w:w="5000" w:type="pct"/>
        <w:tblLayout w:type="fixed"/>
        <w:tblLook w:val="0000" w:firstRow="0" w:lastRow="0" w:firstColumn="0" w:lastColumn="0" w:noHBand="0" w:noVBand="0"/>
      </w:tblPr>
      <w:tblGrid>
        <w:gridCol w:w="9360"/>
      </w:tblGrid>
      <w:tr w:rsidR="00695C00" w14:paraId="0D3DAC24" w14:textId="77777777">
        <w:tc>
          <w:tcPr>
            <w:tcW w:w="7920" w:type="dxa"/>
          </w:tcPr>
          <w:p w14:paraId="32B65AD7" w14:textId="77777777" w:rsidR="001C589A" w:rsidRDefault="00000000">
            <w:pPr>
              <w:pStyle w:val="Compact"/>
              <w:jc w:val="center"/>
              <w:rPr>
                <w:del w:id="574" w:author="Author" w:date="2026-03-29T20:30:00Z" w16du:dateUtc="2026-03-29T18:30:00Z"/>
              </w:rPr>
            </w:pPr>
            <w:bookmarkStart w:id="575" w:name="figmain-distribution"/>
            <w:del w:id="576" w:author="Author" w:date="2026-03-29T20:30:00Z" w16du:dateUtc="2026-03-29T18:30:00Z">
              <w:r>
                <w:rPr>
                  <w:noProof/>
                </w:rPr>
                <w:drawing>
                  <wp:inline distT="0" distB="0" distL="0" distR="0" wp14:anchorId="30A1282F" wp14:editId="318F7229">
                    <wp:extent cx="5334000" cy="3137959"/>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s/Figure_Distribution.png"/>
                            <pic:cNvPicPr>
                              <a:picLocks noChangeAspect="1" noChangeArrowheads="1"/>
                            </pic:cNvPicPr>
                          </pic:nvPicPr>
                          <pic:blipFill>
                            <a:blip r:embed="rId5"/>
                            <a:stretch>
                              <a:fillRect/>
                            </a:stretch>
                          </pic:blipFill>
                          <pic:spPr bwMode="auto">
                            <a:xfrm>
                              <a:off x="0" y="0"/>
                              <a:ext cx="5334000" cy="3137959"/>
                            </a:xfrm>
                            <a:prstGeom prst="rect">
                              <a:avLst/>
                            </a:prstGeom>
                            <a:noFill/>
                            <a:ln w="9525">
                              <a:noFill/>
                              <a:headEnd/>
                              <a:tailEnd/>
                            </a:ln>
                          </pic:spPr>
                        </pic:pic>
                      </a:graphicData>
                    </a:graphic>
                  </wp:inline>
                </w:drawing>
              </w:r>
            </w:del>
          </w:p>
          <w:p w14:paraId="11FA4796" w14:textId="77777777" w:rsidR="00695C00" w:rsidRDefault="00000000">
            <w:pPr>
              <w:pStyle w:val="Compact"/>
              <w:jc w:val="center"/>
              <w:rPr>
                <w:ins w:id="577" w:author="Author" w:date="2026-03-29T20:30:00Z" w16du:dateUtc="2026-03-29T18:30:00Z"/>
              </w:rPr>
            </w:pPr>
            <w:del w:id="578" w:author="Author" w:date="2026-03-29T20:30:00Z" w16du:dateUtc="2026-03-29T18:30:00Z">
              <w:r>
                <w:delText>Figure1</w:delText>
              </w:r>
            </w:del>
            <w:ins w:id="579" w:author="Author" w:date="2026-03-29T20:30:00Z" w16du:dateUtc="2026-03-29T18:30:00Z">
              <w:r>
                <w:rPr>
                  <w:noProof/>
                </w:rPr>
                <w:drawing>
                  <wp:inline distT="0" distB="0" distL="0" distR="0" wp14:anchorId="6FEF3B8E" wp14:editId="47CCAE8C">
                    <wp:extent cx="5334000" cy="3137959"/>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s/Figure_Distribution.png"/>
                            <pic:cNvPicPr>
                              <a:picLocks noChangeAspect="1" noChangeArrowheads="1"/>
                            </pic:cNvPicPr>
                          </pic:nvPicPr>
                          <pic:blipFill>
                            <a:blip r:embed="rId5"/>
                            <a:stretch>
                              <a:fillRect/>
                            </a:stretch>
                          </pic:blipFill>
                          <pic:spPr bwMode="auto">
                            <a:xfrm>
                              <a:off x="0" y="0"/>
                              <a:ext cx="5334000" cy="3137959"/>
                            </a:xfrm>
                            <a:prstGeom prst="rect">
                              <a:avLst/>
                            </a:prstGeom>
                            <a:noFill/>
                            <a:ln w="9525">
                              <a:noFill/>
                              <a:headEnd/>
                              <a:tailEnd/>
                            </a:ln>
                          </pic:spPr>
                        </pic:pic>
                      </a:graphicData>
                    </a:graphic>
                  </wp:inline>
                </w:drawing>
              </w:r>
            </w:ins>
          </w:p>
          <w:p w14:paraId="4998FD63" w14:textId="77777777" w:rsidR="00695C00" w:rsidRDefault="00000000">
            <w:pPr>
              <w:pStyle w:val="ImageCaption"/>
              <w:spacing w:before="200"/>
            </w:pPr>
            <w:ins w:id="580" w:author="Author" w:date="2026-03-29T20:30:00Z" w16du:dateUtc="2026-03-29T18:30:00Z">
              <w:r>
                <w:t>Figure 1</w:t>
              </w:r>
            </w:ins>
            <w:r>
              <w:t xml:space="preserve">: </w:t>
            </w:r>
            <w:r>
              <w:rPr>
                <w:b/>
                <w:bCs/>
              </w:rPr>
              <w:t xml:space="preserve">Geographical distribution of the 17 study populations included in </w:t>
            </w:r>
            <w:del w:id="581" w:author="Author" w:date="2026-03-29T20:30:00Z" w16du:dateUtc="2026-03-29T18:30:00Z">
              <w:r>
                <w:rPr>
                  <w:b/>
                  <w:bCs/>
                </w:rPr>
                <w:delText>a</w:delText>
              </w:r>
            </w:del>
            <w:ins w:id="582" w:author="Author" w:date="2026-03-29T20:30:00Z" w16du:dateUtc="2026-03-29T18:30:00Z">
              <w:r>
                <w:rPr>
                  <w:b/>
                  <w:bCs/>
                </w:rPr>
                <w:t>the</w:t>
              </w:r>
            </w:ins>
            <w:r>
              <w:rPr>
                <w:b/>
                <w:bCs/>
              </w:rPr>
              <w:t xml:space="preserve"> meta-analysis testing the adaptive value of green nest material in birds.</w:t>
            </w:r>
            <w:r>
              <w:t xml:space="preserve"> Point size reflects the number of effect sizes </w:t>
            </w:r>
            <w:del w:id="583" w:author="Author" w:date="2026-03-29T20:30:00Z" w16du:dateUtc="2026-03-29T18:30:00Z">
              <w:r>
                <w:delText>coming</w:delText>
              </w:r>
            </w:del>
            <w:ins w:id="584" w:author="Author" w:date="2026-03-29T20:30:00Z" w16du:dateUtc="2026-03-29T18:30:00Z">
              <w:r>
                <w:t>calculated</w:t>
              </w:r>
            </w:ins>
            <w:r>
              <w:t xml:space="preserve"> from </w:t>
            </w:r>
            <w:del w:id="585" w:author="Author" w:date="2026-03-29T20:30:00Z" w16du:dateUtc="2026-03-29T18:30:00Z">
              <w:r>
                <w:delText>the</w:delText>
              </w:r>
            </w:del>
            <w:ins w:id="586" w:author="Author" w:date="2026-03-29T20:30:00Z" w16du:dateUtc="2026-03-29T18:30:00Z">
              <w:r>
                <w:t>each</w:t>
              </w:r>
            </w:ins>
            <w:r>
              <w:t xml:space="preserve"> location (range: 3–34), and </w:t>
            </w:r>
            <w:proofErr w:type="spellStart"/>
            <w:r>
              <w:t>colour</w:t>
            </w:r>
            <w:proofErr w:type="spellEnd"/>
            <w:r>
              <w:t xml:space="preserve"> denotes species (see legend), with an inset zooming in on a dense cluster of data points.</w:t>
            </w:r>
          </w:p>
        </w:tc>
        <w:bookmarkEnd w:id="575"/>
      </w:tr>
    </w:tbl>
    <w:p w14:paraId="12018725" w14:textId="77777777" w:rsidR="00695C00" w:rsidRDefault="00000000">
      <w:pPr>
        <w:pStyle w:val="Heading2"/>
      </w:pPr>
      <w:bookmarkStart w:id="587" w:name="meta-analytic-mean"/>
      <w:r>
        <w:t>Meta-analytic mean</w:t>
      </w:r>
    </w:p>
    <w:p w14:paraId="0E3E2D10" w14:textId="77777777" w:rsidR="001C589A" w:rsidRDefault="00000000">
      <w:pPr>
        <w:pStyle w:val="FirstParagraph"/>
        <w:rPr>
          <w:del w:id="588" w:author="Author" w:date="2026-03-29T20:30:00Z" w16du:dateUtc="2026-03-29T18:30:00Z"/>
        </w:rPr>
      </w:pPr>
      <w:r>
        <w:t xml:space="preserve">Both </w:t>
      </w:r>
      <w:proofErr w:type="spellStart"/>
      <w:r>
        <w:t>lnRR</w:t>
      </w:r>
      <w:proofErr w:type="spellEnd"/>
      <w:r>
        <w:t xml:space="preserve"> and SMD(H) intercept-only </w:t>
      </w:r>
      <w:del w:id="589" w:author="Author" w:date="2026-03-29T20:30:00Z" w16du:dateUtc="2026-03-29T18:30:00Z">
        <w:r>
          <w:delText xml:space="preserve">multilevel </w:delText>
        </w:r>
      </w:del>
      <w:r>
        <w:t xml:space="preserve">meta-analyses showed an average </w:t>
      </w:r>
      <w:del w:id="590" w:author="Author" w:date="2026-03-29T20:30:00Z" w16du:dateUtc="2026-03-29T18:30:00Z">
        <w:r>
          <w:delText xml:space="preserve">increase in </w:delText>
        </w:r>
      </w:del>
      <w:ins w:id="591" w:author="Author" w:date="2026-03-29T20:30:00Z" w16du:dateUtc="2026-03-29T18:30:00Z">
        <w:r>
          <w:t xml:space="preserve">positive effect of GNM on the </w:t>
        </w:r>
      </w:ins>
      <w:r>
        <w:t xml:space="preserve">fitness </w:t>
      </w:r>
      <w:del w:id="592" w:author="Author" w:date="2026-03-29T20:30:00Z" w16du:dateUtc="2026-03-29T18:30:00Z">
        <w:r>
          <w:delText>estimates in nests with an experimental increase in GNM compared to control nests</w:delText>
        </w:r>
      </w:del>
      <w:ins w:id="593" w:author="Author" w:date="2026-03-29T20:30:00Z" w16du:dateUtc="2026-03-29T18:30:00Z">
        <w:r>
          <w:t>proxies</w:t>
        </w:r>
      </w:ins>
      <w:r>
        <w:t xml:space="preserve">; however, </w:t>
      </w:r>
      <w:del w:id="594" w:author="Author" w:date="2026-03-29T20:30:00Z" w16du:dateUtc="2026-03-29T18:30:00Z">
        <w:r>
          <w:delText>the</w:delText>
        </w:r>
      </w:del>
      <w:ins w:id="595" w:author="Author" w:date="2026-03-29T20:30:00Z" w16du:dateUtc="2026-03-29T18:30:00Z">
        <w:r>
          <w:t>this</w:t>
        </w:r>
      </w:ins>
      <w:r>
        <w:t xml:space="preserve"> overall effect was only statistically significant for SMD(H).</w:t>
      </w:r>
      <w:del w:id="596" w:author="Author" w:date="2026-03-29T20:30:00Z" w16du:dateUtc="2026-03-29T18:30:00Z">
        <w:r>
          <w:delText> </w:delText>
        </w:r>
      </w:del>
    </w:p>
    <w:p w14:paraId="5FAA5468" w14:textId="77777777" w:rsidR="00695C00" w:rsidRDefault="00000000">
      <w:pPr>
        <w:pStyle w:val="FirstParagraph"/>
        <w:pPrChange w:id="597" w:author="Author" w:date="2026-03-29T20:30:00Z" w16du:dateUtc="2026-03-29T18:30:00Z">
          <w:pPr>
            <w:pStyle w:val="BodyText"/>
          </w:pPr>
        </w:pPrChange>
      </w:pPr>
      <w:del w:id="598" w:author="Author" w:date="2026-03-29T20:30:00Z" w16du:dateUtc="2026-03-29T18:30:00Z">
        <w:r>
          <w:delText>First,</w:delText>
        </w:r>
      </w:del>
      <w:ins w:id="599" w:author="Author" w:date="2026-03-29T20:30:00Z" w16du:dateUtc="2026-03-29T18:30:00Z">
        <w:r>
          <w:t xml:space="preserve"> For</w:t>
        </w:r>
      </w:ins>
      <w:r>
        <w:t xml:space="preserve"> </w:t>
      </w:r>
      <w:proofErr w:type="spellStart"/>
      <w:r>
        <w:t>lnRR</w:t>
      </w:r>
      <w:proofErr w:type="spellEnd"/>
      <w:del w:id="600" w:author="Author" w:date="2026-03-29T20:30:00Z" w16du:dateUtc="2026-03-29T18:30:00Z">
        <w:r>
          <w:delText xml:space="preserve"> </w:delText>
        </w:r>
      </w:del>
      <w:ins w:id="601" w:author="Author" w:date="2026-03-29T20:30:00Z" w16du:dateUtc="2026-03-29T18:30:00Z">
        <w:r>
          <w:t xml:space="preserve">, nests with an experimental increase in GNM </w:t>
        </w:r>
      </w:ins>
      <w:r>
        <w:t xml:space="preserve">showed an average statistically non-significant increase in fitness estimates of 1.9% </w:t>
      </w:r>
      <w:del w:id="602" w:author="Author" w:date="2026-03-29T20:30:00Z" w16du:dateUtc="2026-03-29T18:30:00Z">
        <w:r>
          <w:delText>in nests with an experimental increase in GNM (</w:delText>
        </w:r>
      </w:del>
      <w:ins w:id="603" w:author="Author" w:date="2026-03-29T20:30:00Z" w16du:dateUtc="2026-03-29T18:30:00Z">
        <w:r>
          <w:t>(</w:t>
        </w:r>
      </w:ins>
      <w:r>
        <w:fldChar w:fldCharType="begin"/>
      </w:r>
      <w:r>
        <w:instrText>HYPERLINK \l "figmain-mean-effect" \h</w:instrText>
      </w:r>
      <w:r>
        <w:fldChar w:fldCharType="separate"/>
      </w:r>
      <w:del w:id="604" w:author="Author" w:date="2026-03-29T20:30:00Z" w16du:dateUtc="2026-03-29T18:30:00Z">
        <w:r w:rsidR="001C589A">
          <w:rPr>
            <w:rStyle w:val="Hyperlink"/>
          </w:rPr>
          <w:delText>Figure2</w:delText>
        </w:r>
      </w:del>
      <w:ins w:id="605" w:author="Author" w:date="2026-03-29T20:30:00Z" w16du:dateUtc="2026-03-29T18:30:00Z">
        <w:r>
          <w:rPr>
            <w:rStyle w:val="Hyperlink"/>
          </w:rPr>
          <w:t>Figure 2</w:t>
        </w:r>
      </w:ins>
      <w:r>
        <w:fldChar w:fldCharType="end"/>
      </w:r>
      <w:r>
        <w:t xml:space="preserve"> A; </w:t>
      </w:r>
      <w:proofErr w:type="spellStart"/>
      <w:r>
        <w:t>lnRR</w:t>
      </w:r>
      <w:proofErr w:type="spellEnd"/>
      <w:r>
        <w:t xml:space="preserve"> = 0.019, 95% CI: [-0.012, 0.050], 95% PI: [-0.281, 0.319], p-value = 0.223, k = 238, n = 26) but </w:t>
      </w:r>
      <w:ins w:id="606" w:author="Author" w:date="2026-03-29T20:30:00Z" w16du:dateUtc="2026-03-29T18:30:00Z">
        <w:r>
          <w:t xml:space="preserve">the </w:t>
        </w:r>
      </w:ins>
      <w:r>
        <w:t>heterogeneity among effect sizes was high. Total raw heterogeneity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was 0.023 (</w:t>
      </w:r>
      <w:r>
        <w:rPr>
          <w:i/>
          <w:iCs/>
        </w:rPr>
        <w:t>Q</w:t>
      </w:r>
      <w:r>
        <w:t xml:space="preserve"> = 2277.7, p &lt; 0.001), the measures of relative (</w:t>
      </w:r>
      <w:r>
        <w:rPr>
          <w:i/>
          <w:iCs/>
        </w:rPr>
        <w:t>I</w:t>
      </w:r>
      <w:r>
        <w:rPr>
          <w:i/>
          <w:iCs/>
          <w:vertAlign w:val="superscript"/>
        </w:rPr>
        <w:t>2</w:t>
      </w:r>
      <w:r>
        <w:rPr>
          <w:i/>
          <w:iCs/>
          <w:vertAlign w:val="subscript"/>
        </w:rPr>
        <w:t>total</w:t>
      </w:r>
      <w:r>
        <w:t xml:space="preserve"> = 98.6%) and </w:t>
      </w:r>
      <w:proofErr w:type="spellStart"/>
      <w:r>
        <w:t>standardised</w:t>
      </w:r>
      <w:proofErr w:type="spellEnd"/>
      <w:r>
        <w:t xml:space="preserve"> heterogeneity </w:t>
      </w:r>
      <w:r>
        <w:lastRenderedPageBreak/>
        <w:t>(CVH2</w:t>
      </w:r>
      <w:r>
        <w:rPr>
          <w:vertAlign w:val="subscript"/>
        </w:rPr>
        <w:t>total</w:t>
      </w:r>
      <w:r>
        <w:t xml:space="preserve"> = 63.59; M2</w:t>
      </w:r>
      <w:r>
        <w:rPr>
          <w:vertAlign w:val="subscript"/>
        </w:rPr>
        <w:t>total =</w:t>
      </w:r>
      <w:r>
        <w:t xml:space="preserve"> 0.98) all suggested high heterogeneity across effect sizes, exceeding the 75</w:t>
      </w:r>
      <w:r>
        <w:rPr>
          <w:vertAlign w:val="superscript"/>
          <w:rPrChange w:id="607" w:author="Author" w:date="2026-03-29T20:30:00Z" w16du:dateUtc="2026-03-29T18:30:00Z">
            <w:rPr/>
          </w:rPrChange>
        </w:rPr>
        <w:t>th</w:t>
      </w:r>
      <w:r>
        <w:t xml:space="preserve"> percentile of empirically derived estimates from meta-analyses in ecology and evolution [</w:t>
      </w:r>
      <w:del w:id="608" w:author="Author" w:date="2026-03-29T20:30:00Z" w16du:dateUtc="2026-03-29T18:30:00Z">
        <w:r>
          <w:delText>49</w:delText>
        </w:r>
      </w:del>
      <w:ins w:id="609" w:author="Author" w:date="2026-03-29T20:30:00Z" w16du:dateUtc="2026-03-29T18:30:00Z">
        <w:r>
          <w:t>57</w:t>
        </w:r>
      </w:ins>
      <w:r>
        <w:t>].</w:t>
      </w:r>
    </w:p>
    <w:p w14:paraId="2474FBF0" w14:textId="77777777" w:rsidR="00695C00" w:rsidRDefault="00000000">
      <w:pPr>
        <w:pStyle w:val="BodyText"/>
      </w:pPr>
      <w:del w:id="610" w:author="Author" w:date="2026-03-29T20:30:00Z" w16du:dateUtc="2026-03-29T18:30:00Z">
        <w:r>
          <w:delText>Second,</w:delText>
        </w:r>
      </w:del>
      <w:ins w:id="611" w:author="Author" w:date="2026-03-29T20:30:00Z" w16du:dateUtc="2026-03-29T18:30:00Z">
        <w:r>
          <w:t>For</w:t>
        </w:r>
      </w:ins>
      <w:r>
        <w:t xml:space="preserve"> SMD(H</w:t>
      </w:r>
      <w:del w:id="612" w:author="Author" w:date="2026-03-29T20:30:00Z" w16du:dateUtc="2026-03-29T18:30:00Z">
        <w:r>
          <w:delText>)</w:delText>
        </w:r>
      </w:del>
      <w:ins w:id="613" w:author="Author" w:date="2026-03-29T20:30:00Z" w16du:dateUtc="2026-03-29T18:30:00Z">
        <w:r>
          <w:t>), nests with an experimental increase in GNM</w:t>
        </w:r>
      </w:ins>
      <w:r>
        <w:t xml:space="preserve"> showed an average statistically significant increase in fitness estimates </w:t>
      </w:r>
      <w:del w:id="614" w:author="Author" w:date="2026-03-29T20:30:00Z" w16du:dateUtc="2026-03-29T18:30:00Z">
        <w:r>
          <w:delText>in nests with an experimental increase of GNM (</w:delText>
        </w:r>
      </w:del>
      <w:ins w:id="615" w:author="Author" w:date="2026-03-29T20:30:00Z" w16du:dateUtc="2026-03-29T18:30:00Z">
        <w:r>
          <w:t>(</w:t>
        </w:r>
      </w:ins>
      <w:r>
        <w:fldChar w:fldCharType="begin"/>
      </w:r>
      <w:r>
        <w:instrText>HYPERLINK \l "figmain-mean-effect" \h</w:instrText>
      </w:r>
      <w:r>
        <w:fldChar w:fldCharType="separate"/>
      </w:r>
      <w:del w:id="616" w:author="Author" w:date="2026-03-29T20:30:00Z" w16du:dateUtc="2026-03-29T18:30:00Z">
        <w:r w:rsidR="001C589A">
          <w:rPr>
            <w:rStyle w:val="Hyperlink"/>
          </w:rPr>
          <w:delText>Figure2</w:delText>
        </w:r>
      </w:del>
      <w:ins w:id="617" w:author="Author" w:date="2026-03-29T20:30:00Z" w16du:dateUtc="2026-03-29T18:30:00Z">
        <w:r>
          <w:rPr>
            <w:rStyle w:val="Hyperlink"/>
          </w:rPr>
          <w:t>Figure 2</w:t>
        </w:r>
      </w:ins>
      <w:r>
        <w:fldChar w:fldCharType="end"/>
      </w:r>
      <w:r>
        <w:t xml:space="preserve"> B; SMD(H) = 0.179, 95% CI: [0.048, 0.310], 95% PI: [-0.829, 1.188], p-value = 0.008, k = 253, n = 26), but </w:t>
      </w:r>
      <w:ins w:id="618" w:author="Author" w:date="2026-03-29T20:30:00Z" w16du:dateUtc="2026-03-29T18:30:00Z">
        <w:r>
          <w:t xml:space="preserve">the </w:t>
        </w:r>
      </w:ins>
      <w:r>
        <w:t>heterogeneity among effect sizes was moderate to high. Total raw heterogeneity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was 0.258 (</w:t>
      </w:r>
      <w:r>
        <w:rPr>
          <w:i/>
          <w:iCs/>
        </w:rPr>
        <w:t>Q</w:t>
      </w:r>
      <w:r>
        <w:t xml:space="preserve"> = 1114.7, p &lt; 0.001), </w:t>
      </w:r>
      <w:ins w:id="619" w:author="Author" w:date="2026-03-29T20:30:00Z" w16du:dateUtc="2026-03-29T18:30:00Z">
        <w:r>
          <w:t xml:space="preserve">and both </w:t>
        </w:r>
      </w:ins>
      <w:r>
        <w:t xml:space="preserve">relative </w:t>
      </w:r>
      <w:del w:id="620" w:author="Author" w:date="2026-03-29T20:30:00Z" w16du:dateUtc="2026-03-29T18:30:00Z">
        <w:r>
          <w:delText xml:space="preserve">heterogeneity was smaller compared to that of lnRR </w:delText>
        </w:r>
      </w:del>
      <w:r>
        <w:t>(</w:t>
      </w:r>
      <w:r>
        <w:rPr>
          <w:i/>
          <w:iCs/>
        </w:rPr>
        <w:t>I</w:t>
      </w:r>
      <w:r>
        <w:rPr>
          <w:i/>
          <w:iCs/>
          <w:vertAlign w:val="superscript"/>
        </w:rPr>
        <w:t>2</w:t>
      </w:r>
      <w:r>
        <w:rPr>
          <w:i/>
          <w:iCs/>
          <w:vertAlign w:val="subscript"/>
        </w:rPr>
        <w:t>total</w:t>
      </w:r>
      <w:r>
        <w:t xml:space="preserve"> = 66.1%) and</w:t>
      </w:r>
      <w:del w:id="621" w:author="Author" w:date="2026-03-29T20:30:00Z" w16du:dateUtc="2026-03-29T18:30:00Z">
        <w:r>
          <w:delText xml:space="preserve"> the</w:delText>
        </w:r>
      </w:del>
      <w:r>
        <w:t xml:space="preserve"> </w:t>
      </w:r>
      <w:proofErr w:type="spellStart"/>
      <w:r>
        <w:t>standardised</w:t>
      </w:r>
      <w:proofErr w:type="spellEnd"/>
      <w:r>
        <w:t xml:space="preserve"> heterogeneity metrics (CVH2</w:t>
      </w:r>
      <w:r>
        <w:rPr>
          <w:vertAlign w:val="subscript"/>
        </w:rPr>
        <w:t>total</w:t>
      </w:r>
      <w:r>
        <w:t xml:space="preserve"> = 8.02 ; M2</w:t>
      </w:r>
      <w:r>
        <w:rPr>
          <w:vertAlign w:val="subscript"/>
        </w:rPr>
        <w:t>total =</w:t>
      </w:r>
      <w:r>
        <w:t xml:space="preserve"> 0.89) lay between the 50</w:t>
      </w:r>
      <w:r>
        <w:rPr>
          <w:vertAlign w:val="superscript"/>
          <w:rPrChange w:id="622" w:author="Author" w:date="2026-03-29T20:30:00Z" w16du:dateUtc="2026-03-29T18:30:00Z">
            <w:rPr/>
          </w:rPrChange>
        </w:rPr>
        <w:t>th</w:t>
      </w:r>
      <w:r>
        <w:t xml:space="preserve"> and 75</w:t>
      </w:r>
      <w:r>
        <w:rPr>
          <w:vertAlign w:val="superscript"/>
          <w:rPrChange w:id="623" w:author="Author" w:date="2026-03-29T20:30:00Z" w16du:dateUtc="2026-03-29T18:30:00Z">
            <w:rPr/>
          </w:rPrChange>
        </w:rPr>
        <w:t>th</w:t>
      </w:r>
      <w:r>
        <w:t xml:space="preserve"> percentile of empirically derived estimates [</w:t>
      </w:r>
      <w:del w:id="624" w:author="Author" w:date="2026-03-29T20:30:00Z" w16du:dateUtc="2026-03-29T18:30:00Z">
        <w:r>
          <w:delText>49</w:delText>
        </w:r>
      </w:del>
      <w:ins w:id="625" w:author="Author" w:date="2026-03-29T20:30:00Z" w16du:dateUtc="2026-03-29T18:30:00Z">
        <w:r>
          <w:t>57</w:t>
        </w:r>
      </w:ins>
      <w:r>
        <w:t>].</w:t>
      </w:r>
    </w:p>
    <w:p w14:paraId="4A90F0C7" w14:textId="77777777" w:rsidR="001C589A" w:rsidRDefault="00000000">
      <w:pPr>
        <w:pStyle w:val="BodyText"/>
        <w:rPr>
          <w:del w:id="626" w:author="Author" w:date="2026-03-29T20:30:00Z" w16du:dateUtc="2026-03-29T18:30:00Z"/>
        </w:rPr>
      </w:pPr>
      <w:del w:id="627" w:author="Author" w:date="2026-03-29T20:30:00Z" w16du:dateUtc="2026-03-29T18:30:00Z">
        <w:r>
          <w:delText xml:space="preserve">The overall results and their conclusions were robust to several sensitivity analyses. First, we fitted a pre-registered bivariate multilevel meta-analytic model including both effect sizes as response variables (lnRR = -0.015, p-value = 0.624 and SMD(H) = 0.250 , p-value = 0.069). In addition, we ran several sensitivity analyses to test the robustness of the overall results to the: (i) inclusion of traits for which their relationship with fitness was debated in the literature (non-pre-registered); (ii) removal of effect sizes that were originally reported as simply statistically non-significant and we assumed them to be zero (non-pre-registered); (iii) both (i) and (ii) (non-pre-registered); (iv) removal of effect sizes from non-aromatic vs. aromatic experimental design (non-pre-registered); (v) removal of effect sizes from non-aromatic vs. no added material experimental design (non-pre-registered); (vi) removal of effect sizes that were calculated by transforming inferential statistics (pre-registered); (vii) removal of effect sizes that failed the Geary’s Test for lnRR (non-pre-registered); (viii) removal of unpublished data (non-pre-registered); and (ix) use of different values of correlation (ρ) between sampling variance for variance-covariance matrix (pre-registered). The number of effect sizes included in those sensitivity analyses ranged from 182 to 274, and the conclusions remained largely the same </w:delText>
        </w:r>
        <w:r w:rsidR="001C589A">
          <w:fldChar w:fldCharType="begin"/>
        </w:r>
        <w:r w:rsidR="001C589A">
          <w:delInstrText>HYPERLINK \l "tabsupp-SA-intercept" \h</w:delInstrText>
        </w:r>
        <w:r w:rsidR="001C589A">
          <w:fldChar w:fldCharType="separate"/>
        </w:r>
        <w:r w:rsidR="001C589A">
          <w:rPr>
            <w:rStyle w:val="Hyperlink"/>
          </w:rPr>
          <w:delText>Table S2</w:delText>
        </w:r>
        <w:r w:rsidR="001C589A">
          <w:fldChar w:fldCharType="end"/>
        </w:r>
        <w:r>
          <w:delText>.</w:delText>
        </w:r>
      </w:del>
    </w:p>
    <w:tbl>
      <w:tblPr>
        <w:tblStyle w:val="Table"/>
        <w:tblW w:w="5000" w:type="pct"/>
        <w:tblLayout w:type="fixed"/>
        <w:tblLook w:val="0000" w:firstRow="0" w:lastRow="0" w:firstColumn="0" w:lastColumn="0" w:noHBand="0" w:noVBand="0"/>
      </w:tblPr>
      <w:tblGrid>
        <w:gridCol w:w="9360"/>
      </w:tblGrid>
      <w:tr w:rsidR="00695C00" w14:paraId="18EDFC37" w14:textId="77777777">
        <w:tc>
          <w:tcPr>
            <w:tcW w:w="7920" w:type="dxa"/>
          </w:tcPr>
          <w:p w14:paraId="3571DD42" w14:textId="77777777" w:rsidR="001C589A" w:rsidRDefault="00000000">
            <w:pPr>
              <w:pStyle w:val="Compact"/>
              <w:jc w:val="center"/>
              <w:rPr>
                <w:del w:id="628" w:author="Author" w:date="2026-03-29T20:30:00Z" w16du:dateUtc="2026-03-29T18:30:00Z"/>
              </w:rPr>
            </w:pPr>
            <w:bookmarkStart w:id="629" w:name="figmain-mean-effect"/>
            <w:del w:id="630" w:author="Author" w:date="2026-03-29T20:30:00Z" w16du:dateUtc="2026-03-29T18:30:00Z">
              <w:r>
                <w:rPr>
                  <w:noProof/>
                </w:rPr>
                <w:drawing>
                  <wp:inline distT="0" distB="0" distL="0" distR="0" wp14:anchorId="671B55A0" wp14:editId="1EB0C6F3">
                    <wp:extent cx="4800600" cy="4236245"/>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gures/Figure_overall_effect_crop.png"/>
                            <pic:cNvPicPr>
                              <a:picLocks noChangeAspect="1" noChangeArrowheads="1"/>
                            </pic:cNvPicPr>
                          </pic:nvPicPr>
                          <pic:blipFill>
                            <a:blip r:embed="rId6"/>
                            <a:stretch>
                              <a:fillRect/>
                            </a:stretch>
                          </pic:blipFill>
                          <pic:spPr bwMode="auto">
                            <a:xfrm>
                              <a:off x="0" y="0"/>
                              <a:ext cx="4800600" cy="4236245"/>
                            </a:xfrm>
                            <a:prstGeom prst="rect">
                              <a:avLst/>
                            </a:prstGeom>
                            <a:noFill/>
                            <a:ln w="9525">
                              <a:noFill/>
                              <a:headEnd/>
                              <a:tailEnd/>
                            </a:ln>
                          </pic:spPr>
                        </pic:pic>
                      </a:graphicData>
                    </a:graphic>
                  </wp:inline>
                </w:drawing>
              </w:r>
            </w:del>
          </w:p>
          <w:p w14:paraId="36F1FE14" w14:textId="77777777" w:rsidR="00695C00" w:rsidRDefault="00000000">
            <w:pPr>
              <w:pStyle w:val="Compact"/>
              <w:jc w:val="center"/>
              <w:rPr>
                <w:ins w:id="631" w:author="Author" w:date="2026-03-29T20:30:00Z" w16du:dateUtc="2026-03-29T18:30:00Z"/>
              </w:rPr>
            </w:pPr>
            <w:del w:id="632" w:author="Author" w:date="2026-03-29T20:30:00Z" w16du:dateUtc="2026-03-29T18:30:00Z">
              <w:r>
                <w:delText>Figure2</w:delText>
              </w:r>
            </w:del>
            <w:ins w:id="633" w:author="Author" w:date="2026-03-29T20:30:00Z" w16du:dateUtc="2026-03-29T18:30:00Z">
              <w:r>
                <w:rPr>
                  <w:noProof/>
                </w:rPr>
                <w:drawing>
                  <wp:inline distT="0" distB="0" distL="0" distR="0" wp14:anchorId="1251035C" wp14:editId="48FA935F">
                    <wp:extent cx="4800600" cy="4236245"/>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es/Figure_overall_effect_crop.png"/>
                            <pic:cNvPicPr>
                              <a:picLocks noChangeAspect="1" noChangeArrowheads="1"/>
                            </pic:cNvPicPr>
                          </pic:nvPicPr>
                          <pic:blipFill>
                            <a:blip r:embed="rId6"/>
                            <a:stretch>
                              <a:fillRect/>
                            </a:stretch>
                          </pic:blipFill>
                          <pic:spPr bwMode="auto">
                            <a:xfrm>
                              <a:off x="0" y="0"/>
                              <a:ext cx="4800600" cy="4236245"/>
                            </a:xfrm>
                            <a:prstGeom prst="rect">
                              <a:avLst/>
                            </a:prstGeom>
                            <a:noFill/>
                            <a:ln w="9525">
                              <a:noFill/>
                              <a:headEnd/>
                              <a:tailEnd/>
                            </a:ln>
                          </pic:spPr>
                        </pic:pic>
                      </a:graphicData>
                    </a:graphic>
                  </wp:inline>
                </w:drawing>
              </w:r>
            </w:ins>
          </w:p>
          <w:p w14:paraId="7CAD2193" w14:textId="77777777" w:rsidR="00695C00" w:rsidRDefault="00000000">
            <w:pPr>
              <w:pStyle w:val="ImageCaption"/>
              <w:spacing w:before="200"/>
            </w:pPr>
            <w:ins w:id="634" w:author="Author" w:date="2026-03-29T20:30:00Z" w16du:dateUtc="2026-03-29T18:30:00Z">
              <w:r>
                <w:t>Figure 2</w:t>
              </w:r>
            </w:ins>
            <w:r>
              <w:t>: Overall effect of green nest material on all fitness proxies combined. The meta-analytic mean (black circle</w:t>
            </w:r>
            <w:del w:id="635" w:author="Author" w:date="2026-03-29T20:30:00Z" w16du:dateUtc="2026-03-29T18:30:00Z">
              <w:r>
                <w:delText>) with</w:delText>
              </w:r>
            </w:del>
            <w:ins w:id="636" w:author="Author" w:date="2026-03-29T20:30:00Z" w16du:dateUtc="2026-03-29T18:30:00Z">
              <w:r>
                <w:t>),</w:t>
              </w:r>
            </w:ins>
            <w:r>
              <w:t xml:space="preserve"> 95% confidence intervals (thicker bars) and prediction intervals (thinner bars) are shown along with the data points (</w:t>
            </w:r>
            <w:proofErr w:type="spellStart"/>
            <w:r>
              <w:t>coloured</w:t>
            </w:r>
            <w:proofErr w:type="spellEnd"/>
            <w:r>
              <w:t xml:space="preserve"> circles) scaled by precision (inverse of standard error). Results are shown as an orchard plot for the intercept-only model (A) using log response ratio (</w:t>
            </w:r>
            <w:proofErr w:type="spellStart"/>
            <w:r>
              <w:t>lnRR</w:t>
            </w:r>
            <w:proofErr w:type="spellEnd"/>
            <w:r>
              <w:t xml:space="preserve">), and (B) </w:t>
            </w:r>
            <w:proofErr w:type="spellStart"/>
            <w:r>
              <w:t>standardised</w:t>
            </w:r>
            <w:proofErr w:type="spellEnd"/>
            <w:r>
              <w:t xml:space="preserve"> mean difference (SMD(H)). k: number of effect sizes (number of studies is shown in </w:t>
            </w:r>
            <w:del w:id="637" w:author="Author" w:date="2026-03-29T20:30:00Z" w16du:dateUtc="2026-03-29T18:30:00Z">
              <w:r>
                <w:delText xml:space="preserve">the </w:delText>
              </w:r>
            </w:del>
            <w:r>
              <w:t xml:space="preserve">brackets). X-axes are truncated for legibility, which partially explains </w:t>
            </w:r>
            <w:del w:id="638" w:author="Author" w:date="2026-03-29T20:30:00Z" w16du:dateUtc="2026-03-29T18:30:00Z">
              <w:r>
                <w:delText>any</w:delText>
              </w:r>
            </w:del>
            <w:ins w:id="639" w:author="Author" w:date="2026-03-29T20:30:00Z" w16du:dateUtc="2026-03-29T18:30:00Z">
              <w:r>
                <w:t>the</w:t>
              </w:r>
            </w:ins>
            <w:r>
              <w:t xml:space="preserve"> apparent asymmetry (</w:t>
            </w:r>
            <w:del w:id="640" w:author="Author" w:date="2026-03-29T20:30:00Z" w16du:dateUtc="2026-03-29T18:30:00Z">
              <w:r>
                <w:delText>complete figures in Section</w:delText>
              </w:r>
            </w:del>
            <w:ins w:id="641" w:author="Author" w:date="2026-03-29T20:30:00Z" w16du:dateUtc="2026-03-29T18:30:00Z">
              <w:r>
                <w:t>see</w:t>
              </w:r>
            </w:ins>
            <w:r>
              <w:t xml:space="preserve"> </w:t>
            </w:r>
            <w:r>
              <w:fldChar w:fldCharType="begin"/>
            </w:r>
            <w:r>
              <w:instrText>HYPERLINK \l "figsupp-overall" \h</w:instrText>
            </w:r>
            <w:r>
              <w:fldChar w:fldCharType="separate"/>
            </w:r>
            <w:r>
              <w:rPr>
                <w:rStyle w:val="Hyperlink"/>
              </w:rPr>
              <w:t xml:space="preserve">Figure </w:t>
            </w:r>
            <w:del w:id="642" w:author="Author" w:date="2026-03-29T20:30:00Z" w16du:dateUtc="2026-03-29T18:30:00Z">
              <w:r w:rsidR="001C589A">
                <w:rPr>
                  <w:rStyle w:val="Hyperlink"/>
                </w:rPr>
                <w:delText>S11</w:delText>
              </w:r>
            </w:del>
            <w:ins w:id="643" w:author="Author" w:date="2026-03-29T20:30:00Z" w16du:dateUtc="2026-03-29T18:30:00Z">
              <w:r>
                <w:rPr>
                  <w:rStyle w:val="Hyperlink"/>
                </w:rPr>
                <w:t>S10</w:t>
              </w:r>
            </w:ins>
            <w:r>
              <w:fldChar w:fldCharType="end"/>
            </w:r>
            <w:r>
              <w:t>).</w:t>
            </w:r>
          </w:p>
        </w:tc>
        <w:bookmarkEnd w:id="629"/>
      </w:tr>
    </w:tbl>
    <w:p w14:paraId="7CF18E89" w14:textId="77777777" w:rsidR="00695C00" w:rsidRDefault="00000000">
      <w:pPr>
        <w:pStyle w:val="Heading2"/>
      </w:pPr>
      <w:bookmarkStart w:id="644" w:name="functional-hypotheses"/>
      <w:bookmarkEnd w:id="587"/>
      <w:r>
        <w:lastRenderedPageBreak/>
        <w:t>Functional hypotheses</w:t>
      </w:r>
    </w:p>
    <w:p w14:paraId="59F625B0" w14:textId="77777777" w:rsidR="00695C00" w:rsidRDefault="00000000">
      <w:pPr>
        <w:pStyle w:val="FirstParagraph"/>
      </w:pPr>
      <w:r>
        <w:t xml:space="preserve">Our multilevel meta-regressions found no clear support for either of the two </w:t>
      </w:r>
      <w:del w:id="645" w:author="Author" w:date="2026-03-29T20:30:00Z" w16du:dateUtc="2026-03-29T18:30:00Z">
        <w:r>
          <w:delText xml:space="preserve">main </w:delText>
        </w:r>
      </w:del>
      <w:r>
        <w:t xml:space="preserve">hypotheses </w:t>
      </w:r>
      <w:del w:id="646" w:author="Author" w:date="2026-03-29T20:30:00Z" w16du:dateUtc="2026-03-29T18:30:00Z">
        <w:r>
          <w:delText>proposed in the literature</w:delText>
        </w:r>
      </w:del>
      <w:ins w:id="647" w:author="Author" w:date="2026-03-29T20:30:00Z" w16du:dateUtc="2026-03-29T18:30:00Z">
        <w:r>
          <w:t>separately</w:t>
        </w:r>
      </w:ins>
      <w:r>
        <w:t xml:space="preserve"> (</w:t>
      </w:r>
      <w:r>
        <w:fldChar w:fldCharType="begin"/>
      </w:r>
      <w:r>
        <w:instrText>HYPERLINK \l "figmain-hypothesis" \h</w:instrText>
      </w:r>
      <w:r>
        <w:fldChar w:fldCharType="separate"/>
      </w:r>
      <w:del w:id="648" w:author="Author" w:date="2026-03-29T20:30:00Z" w16du:dateUtc="2026-03-29T18:30:00Z">
        <w:r w:rsidR="001C589A">
          <w:rPr>
            <w:rStyle w:val="Hyperlink"/>
          </w:rPr>
          <w:delText>Figure3</w:delText>
        </w:r>
      </w:del>
      <w:ins w:id="649" w:author="Author" w:date="2026-03-29T20:30:00Z" w16du:dateUtc="2026-03-29T18:30:00Z">
        <w:r>
          <w:rPr>
            <w:rStyle w:val="Hyperlink"/>
          </w:rPr>
          <w:t>Figure 3</w:t>
        </w:r>
      </w:ins>
      <w:r>
        <w:fldChar w:fldCharType="end"/>
      </w:r>
      <w:r>
        <w:t>). The estimates for the courtship hypothesis (</w:t>
      </w:r>
      <w:proofErr w:type="spellStart"/>
      <w:r>
        <w:t>lnRR</w:t>
      </w:r>
      <w:r>
        <w:rPr>
          <w:vertAlign w:val="subscript"/>
        </w:rPr>
        <w:t>courtship</w:t>
      </w:r>
      <w:proofErr w:type="spellEnd"/>
      <w:r>
        <w:t xml:space="preserve"> = 0.039, 95% CI: [-0.172, 0.250], 95% PI: [-0.329, 0.407], p-value = 0.716, k = 8, n = 2; SMD(H)</w:t>
      </w:r>
      <w:r>
        <w:rPr>
          <w:vertAlign w:val="subscript"/>
        </w:rPr>
        <w:t>courtship</w:t>
      </w:r>
      <w:r>
        <w:t xml:space="preserve"> = 0.171, 95% CI: [-0.360, 0.702], 95% PI: [-0.964, 1.305], p-value = 0.527, k = 8, n = 2), and the </w:t>
      </w:r>
      <w:del w:id="650" w:author="Author" w:date="2026-03-29T20:30:00Z" w16du:dateUtc="2026-03-29T18:30:00Z">
        <w:r>
          <w:delText xml:space="preserve">nest protection and drug hypothesis (i.e., </w:delText>
        </w:r>
      </w:del>
      <w:r>
        <w:t>“parental care hypothesis</w:t>
      </w:r>
      <w:del w:id="651" w:author="Author" w:date="2026-03-29T20:30:00Z" w16du:dateUtc="2026-03-29T18:30:00Z">
        <w:r>
          <w:delText>”)</w:delText>
        </w:r>
      </w:del>
      <w:ins w:id="652" w:author="Author" w:date="2026-03-29T20:30:00Z" w16du:dateUtc="2026-03-29T18:30:00Z">
        <w:r>
          <w:t>”</w:t>
        </w:r>
      </w:ins>
      <w:r>
        <w:t xml:space="preserve"> (</w:t>
      </w:r>
      <w:proofErr w:type="spellStart"/>
      <w:r>
        <w:t>lnRR</w:t>
      </w:r>
      <w:r>
        <w:rPr>
          <w:vertAlign w:val="subscript"/>
        </w:rPr>
        <w:t>parental_care</w:t>
      </w:r>
      <w:proofErr w:type="spellEnd"/>
      <w:r>
        <w:t xml:space="preserve"> = -0.010, 95% CI: [-0.065, 0.045], 95% PI: [-0.316, 0.296], p-value = 0.716, k = 106, n = 19; SMD(H)</w:t>
      </w:r>
      <w:proofErr w:type="spellStart"/>
      <w:r>
        <w:rPr>
          <w:vertAlign w:val="subscript"/>
        </w:rPr>
        <w:t>parental_care</w:t>
      </w:r>
      <w:proofErr w:type="spellEnd"/>
      <w:r>
        <w:t xml:space="preserve"> = 0.109, 95% CI: [-0.060, 0.278], 95% PI: [-0.908, 1.126], p-value = 0.204, k = 115, n = 19) were statistically non-significant. However, </w:t>
      </w:r>
      <w:ins w:id="653" w:author="Author" w:date="2026-03-29T20:30:00Z" w16du:dateUtc="2026-03-29T18:30:00Z">
        <w:r>
          <w:t xml:space="preserve">the third level in this meta-regression (“Both”), which contained </w:t>
        </w:r>
      </w:ins>
      <w:r>
        <w:t xml:space="preserve">about half of all effect sizes </w:t>
      </w:r>
      <w:ins w:id="654" w:author="Author" w:date="2026-03-29T20:30:00Z" w16du:dateUtc="2026-03-29T18:30:00Z">
        <w:r>
          <w:t xml:space="preserve">that </w:t>
        </w:r>
      </w:ins>
      <w:r>
        <w:t xml:space="preserve">could not be unequivocally assigned to only one hypothesis, </w:t>
      </w:r>
      <w:del w:id="655" w:author="Author" w:date="2026-03-29T20:30:00Z" w16du:dateUtc="2026-03-29T18:30:00Z">
        <w:r>
          <w:delText xml:space="preserve">so our meta-regression contained a third category that combined both. This category </w:delText>
        </w:r>
      </w:del>
      <w:r>
        <w:t xml:space="preserve">showed an average positive </w:t>
      </w:r>
      <w:del w:id="656" w:author="Author" w:date="2026-03-29T20:30:00Z" w16du:dateUtc="2026-03-29T18:30:00Z">
        <w:r>
          <w:delText xml:space="preserve">increase in </w:delText>
        </w:r>
      </w:del>
      <w:ins w:id="657" w:author="Author" w:date="2026-03-29T20:30:00Z" w16du:dateUtc="2026-03-29T18:30:00Z">
        <w:r>
          <w:t xml:space="preserve">GNM effect on the </w:t>
        </w:r>
      </w:ins>
      <w:r>
        <w:t>fitness estimates</w:t>
      </w:r>
      <w:del w:id="658" w:author="Author" w:date="2026-03-29T20:30:00Z" w16du:dateUtc="2026-03-29T18:30:00Z">
        <w:r>
          <w:delText xml:space="preserve"> in nests with an experimental increase of GNM, but the effect was only</w:delText>
        </w:r>
      </w:del>
      <w:ins w:id="659" w:author="Author" w:date="2026-03-29T20:30:00Z" w16du:dateUtc="2026-03-29T18:30:00Z">
        <w:r>
          <w:t>,</w:t>
        </w:r>
      </w:ins>
      <w:r>
        <w:t xml:space="preserve"> statistically </w:t>
      </w:r>
      <w:del w:id="660" w:author="Author" w:date="2026-03-29T20:30:00Z" w16du:dateUtc="2026-03-29T18:30:00Z">
        <w:r>
          <w:delText>significant</w:delText>
        </w:r>
      </w:del>
      <w:ins w:id="661" w:author="Author" w:date="2026-03-29T20:30:00Z" w16du:dateUtc="2026-03-29T18:30:00Z">
        <w:r>
          <w:t>significantly so</w:t>
        </w:r>
      </w:ins>
      <w:r>
        <w:t xml:space="preserve"> for SMD(H) (</w:t>
      </w:r>
      <w:proofErr w:type="spellStart"/>
      <w:r>
        <w:t>lnRR</w:t>
      </w:r>
      <w:r>
        <w:rPr>
          <w:vertAlign w:val="subscript"/>
        </w:rPr>
        <w:t>both</w:t>
      </w:r>
      <w:proofErr w:type="spellEnd"/>
      <w:r>
        <w:t xml:space="preserve"> = 0.028, 95% CI: [-0.006, 0.062], 95% PI: [-0.275, 0.331], p-value = 0.110, k = 124, n = 22; SMD(H)</w:t>
      </w:r>
      <w:r>
        <w:rPr>
          <w:vertAlign w:val="subscript"/>
        </w:rPr>
        <w:t>both</w:t>
      </w:r>
      <w:r>
        <w:t xml:space="preserve"> = 0.231, 95% CI: [ 0.079, 0.382], 95% PI: [-0.784, 1.245], p-value = 0.003, k = 130, n = 23). None of the three categories differed statistically significantly from each other (</w:t>
      </w:r>
      <m:oMath>
        <m:sSub>
          <m:sSubPr>
            <m:ctrlPr>
              <w:del w:id="662" w:author="Author" w:date="2026-03-29T20:30:00Z" w16du:dateUtc="2026-03-29T18:30:00Z">
                <w:rPr>
                  <w:rFonts w:ascii="Cambria Math" w:hAnsi="Cambria Math"/>
                </w:rPr>
              </w:del>
            </m:ctrlPr>
          </m:sSubPr>
          <m:e>
            <m:r>
              <w:del w:id="663" w:author="Author" w:date="2026-03-29T20:30:00Z" w16du:dateUtc="2026-03-29T18:30:00Z">
                <w:rPr>
                  <w:rFonts w:ascii="Cambria Math" w:hAnsi="Cambria Math"/>
                </w:rPr>
                <m:t>p</m:t>
              </w:del>
            </m:r>
            <m:r>
              <w:del w:id="664" w:author="Author" w:date="2026-03-29T20:30:00Z" w16du:dateUtc="2026-03-29T18:30:00Z">
                <m:rPr>
                  <m:sty m:val="p"/>
                </m:rPr>
                <w:rPr>
                  <w:rFonts w:ascii="Cambria Math" w:hAnsi="Cambria Math"/>
                </w:rPr>
                <m:t>-</m:t>
              </w:del>
            </m:r>
            <m:r>
              <w:del w:id="665" w:author="Author" w:date="2026-03-29T20:30:00Z" w16du:dateUtc="2026-03-29T18:30:00Z">
                <w:rPr>
                  <w:rFonts w:ascii="Cambria Math" w:hAnsi="Cambria Math"/>
                </w:rPr>
                <m:t>value</m:t>
              </w:del>
            </m:r>
          </m:e>
          <m:sub>
            <m:r>
              <w:del w:id="666" w:author="Author" w:date="2026-03-29T20:30:00Z" w16du:dateUtc="2026-03-29T18:30:00Z">
                <w:rPr>
                  <w:rFonts w:ascii="Cambria Math" w:hAnsi="Cambria Math"/>
                </w:rPr>
                <m:t>lnRR</m:t>
              </w:del>
            </m:r>
            <m:r>
              <w:del w:id="667" w:author="Author" w:date="2026-03-29T20:30:00Z" w16du:dateUtc="2026-03-29T18:30:00Z">
                <m:rPr>
                  <m:sty m:val="p"/>
                </m:rPr>
                <w:rPr>
                  <w:rFonts w:ascii="Cambria Math" w:hAnsi="Cambria Math"/>
                </w:rPr>
                <m:t>)</m:t>
              </w:del>
            </m:r>
          </m:sub>
        </m:sSub>
      </m:oMath>
      <w:ins w:id="668" w:author="Author" w:date="2026-03-29T20:30:00Z" w16du:dateUtc="2026-03-29T18:30:00Z">
        <w:r>
          <w:t>p-</w:t>
        </w:r>
        <w:proofErr w:type="spellStart"/>
        <w:r>
          <w:t>value</w:t>
        </w:r>
        <w:r>
          <w:rPr>
            <w:vertAlign w:val="subscript"/>
          </w:rPr>
          <w:t>lnRR</w:t>
        </w:r>
      </w:ins>
      <w:proofErr w:type="spellEnd"/>
      <w:r>
        <w:t xml:space="preserve"> &gt; 0.211 and </w:t>
      </w:r>
      <m:oMath>
        <m:sSub>
          <m:sSubPr>
            <m:ctrlPr>
              <w:del w:id="669" w:author="Author" w:date="2026-03-29T20:30:00Z" w16du:dateUtc="2026-03-29T18:30:00Z">
                <w:rPr>
                  <w:rFonts w:ascii="Cambria Math" w:hAnsi="Cambria Math"/>
                </w:rPr>
              </w:del>
            </m:ctrlPr>
          </m:sSubPr>
          <m:e>
            <m:r>
              <w:del w:id="670" w:author="Author" w:date="2026-03-29T20:30:00Z" w16du:dateUtc="2026-03-29T18:30:00Z">
                <w:rPr>
                  <w:rFonts w:ascii="Cambria Math" w:hAnsi="Cambria Math"/>
                </w:rPr>
                <m:t>p</m:t>
              </w:del>
            </m:r>
            <m:r>
              <w:del w:id="671" w:author="Author" w:date="2026-03-29T20:30:00Z" w16du:dateUtc="2026-03-29T18:30:00Z">
                <m:rPr>
                  <m:sty m:val="p"/>
                </m:rPr>
                <w:rPr>
                  <w:rFonts w:ascii="Cambria Math" w:hAnsi="Cambria Math"/>
                </w:rPr>
                <m:t>-</m:t>
              </w:del>
            </m:r>
            <m:r>
              <w:del w:id="672" w:author="Author" w:date="2026-03-29T20:30:00Z" w16du:dateUtc="2026-03-29T18:30:00Z">
                <w:rPr>
                  <w:rFonts w:ascii="Cambria Math" w:hAnsi="Cambria Math"/>
                </w:rPr>
                <m:t>value</m:t>
              </w:del>
            </m:r>
          </m:e>
          <m:sub>
            <m:r>
              <w:del w:id="673" w:author="Author" w:date="2026-03-29T20:30:00Z" w16du:dateUtc="2026-03-29T18:30:00Z">
                <w:rPr>
                  <w:rFonts w:ascii="Cambria Math" w:hAnsi="Cambria Math"/>
                </w:rPr>
                <m:t>SMD</m:t>
              </w:del>
            </m:r>
            <m:d>
              <m:dPr>
                <m:ctrlPr>
                  <w:del w:id="674" w:author="Author" w:date="2026-03-29T20:30:00Z" w16du:dateUtc="2026-03-29T18:30:00Z">
                    <w:rPr>
                      <w:rFonts w:ascii="Cambria Math" w:hAnsi="Cambria Math"/>
                    </w:rPr>
                  </w:del>
                </m:ctrlPr>
              </m:dPr>
              <m:e>
                <m:r>
                  <w:del w:id="675" w:author="Author" w:date="2026-03-29T20:30:00Z" w16du:dateUtc="2026-03-29T18:30:00Z">
                    <w:rPr>
                      <w:rFonts w:ascii="Cambria Math" w:hAnsi="Cambria Math"/>
                    </w:rPr>
                    <m:t>H</m:t>
                  </w:del>
                </m:r>
              </m:e>
            </m:d>
          </m:sub>
        </m:sSub>
      </m:oMath>
      <w:ins w:id="676" w:author="Author" w:date="2026-03-29T20:30:00Z" w16du:dateUtc="2026-03-29T18:30:00Z">
        <w:r>
          <w:t>p-</w:t>
        </w:r>
        <w:proofErr w:type="spellStart"/>
        <w:r>
          <w:t>value</w:t>
        </w:r>
        <w:r>
          <w:rPr>
            <w:vertAlign w:val="subscript"/>
          </w:rPr>
          <w:t>SMD</w:t>
        </w:r>
        <w:proofErr w:type="spellEnd"/>
        <w:r>
          <w:rPr>
            <w:vertAlign w:val="subscript"/>
          </w:rPr>
          <w:t>(H)</w:t>
        </w:r>
      </w:ins>
      <w:r>
        <w:t xml:space="preserve"> &gt; 0.178 in all cases), and the moderator explained little heterogeneity (</w:t>
      </w:r>
      <m:oMath>
        <m:sSubSup>
          <m:sSubSupPr>
            <m:ctrlPr>
              <w:del w:id="677" w:author="Author" w:date="2026-03-29T20:30:00Z" w16du:dateUtc="2026-03-29T18:30:00Z">
                <w:rPr>
                  <w:rFonts w:ascii="Cambria Math" w:hAnsi="Cambria Math"/>
                </w:rPr>
              </w:del>
            </m:ctrlPr>
          </m:sSubSupPr>
          <m:e>
            <m:r>
              <w:del w:id="678" w:author="Author" w:date="2026-03-29T20:30:00Z" w16du:dateUtc="2026-03-29T18:30:00Z">
                <w:rPr>
                  <w:rFonts w:ascii="Cambria Math" w:hAnsi="Cambria Math"/>
                </w:rPr>
                <m:t>R</m:t>
              </w:del>
            </m:r>
          </m:e>
          <m:sub>
            <m:r>
              <w:del w:id="679" w:author="Author" w:date="2026-03-29T20:30:00Z" w16du:dateUtc="2026-03-29T18:30:00Z">
                <w:rPr>
                  <w:rFonts w:ascii="Cambria Math" w:hAnsi="Cambria Math"/>
                </w:rPr>
                <m:t>marginal</m:t>
              </w:del>
            </m:r>
            <m:d>
              <m:dPr>
                <m:ctrlPr>
                  <w:del w:id="680" w:author="Author" w:date="2026-03-29T20:30:00Z" w16du:dateUtc="2026-03-29T18:30:00Z">
                    <w:rPr>
                      <w:rFonts w:ascii="Cambria Math" w:hAnsi="Cambria Math"/>
                    </w:rPr>
                  </w:del>
                </m:ctrlPr>
              </m:dPr>
              <m:e>
                <m:r>
                  <w:del w:id="681" w:author="Author" w:date="2026-03-29T20:30:00Z" w16du:dateUtc="2026-03-29T18:30:00Z">
                    <w:rPr>
                      <w:rFonts w:ascii="Cambria Math" w:hAnsi="Cambria Math"/>
                    </w:rPr>
                    <m:t>lnRR</m:t>
                  </w:del>
                </m:r>
              </m:e>
            </m:d>
          </m:sub>
          <m:sup>
            <m:r>
              <w:del w:id="682" w:author="Author" w:date="2026-03-29T20:30:00Z" w16du:dateUtc="2026-03-29T18:30:00Z">
                <w:rPr>
                  <w:rFonts w:ascii="Cambria Math" w:hAnsi="Cambria Math"/>
                </w:rPr>
                <m:t>2</m:t>
              </w:del>
            </m:r>
          </m:sup>
        </m:sSubSup>
        <m:sSubSup>
          <m:sSubSupPr>
            <m:ctrlPr>
              <w:ins w:id="683" w:author="Author" w:date="2026-03-29T20:30:00Z" w16du:dateUtc="2026-03-29T18:30:00Z">
                <w:rPr>
                  <w:rFonts w:ascii="Cambria Math" w:hAnsi="Cambria Math"/>
                </w:rPr>
              </w:ins>
            </m:ctrlPr>
          </m:sSubSupPr>
          <m:e>
            <m:r>
              <w:ins w:id="684" w:author="Author" w:date="2026-03-29T20:30:00Z" w16du:dateUtc="2026-03-29T18:30:00Z">
                <m:rPr>
                  <m:sty m:val="p"/>
                </m:rPr>
                <w:rPr>
                  <w:rFonts w:ascii="Cambria Math" w:hAnsi="Cambria Math"/>
                </w:rPr>
                <m:t>R</m:t>
              </w:ins>
            </m:r>
          </m:e>
          <m:sub>
            <m:r>
              <w:ins w:id="685" w:author="Author" w:date="2026-03-29T20:30:00Z" w16du:dateUtc="2026-03-29T18:30:00Z">
                <m:rPr>
                  <m:sty m:val="p"/>
                </m:rPr>
                <w:rPr>
                  <w:rFonts w:ascii="Cambria Math" w:hAnsi="Cambria Math"/>
                </w:rPr>
                <m:t>marginal</m:t>
              </w:ins>
            </m:r>
            <m:d>
              <m:dPr>
                <m:ctrlPr>
                  <w:ins w:id="686" w:author="Author" w:date="2026-03-29T20:30:00Z" w16du:dateUtc="2026-03-29T18:30:00Z">
                    <w:rPr>
                      <w:rFonts w:ascii="Cambria Math" w:hAnsi="Cambria Math"/>
                    </w:rPr>
                  </w:ins>
                </m:ctrlPr>
              </m:dPr>
              <m:e>
                <m:r>
                  <w:ins w:id="687" w:author="Author" w:date="2026-03-29T20:30:00Z" w16du:dateUtc="2026-03-29T18:30:00Z">
                    <m:rPr>
                      <m:sty m:val="p"/>
                    </m:rPr>
                    <w:rPr>
                      <w:rFonts w:ascii="Cambria Math" w:hAnsi="Cambria Math"/>
                    </w:rPr>
                    <m:t>lnRR</m:t>
                  </w:ins>
                </m:r>
              </m:e>
            </m:d>
          </m:sub>
          <m:sup>
            <m:r>
              <w:ins w:id="688" w:author="Author" w:date="2026-03-29T20:30:00Z" w16du:dateUtc="2026-03-29T18:30:00Z">
                <w:rPr>
                  <w:rFonts w:ascii="Cambria Math" w:hAnsi="Cambria Math"/>
                </w:rPr>
                <m:t>2</m:t>
              </w:ins>
            </m:r>
          </m:sup>
        </m:sSubSup>
      </m:oMath>
      <w:r>
        <w:t xml:space="preserve">= 1.6% and </w:t>
      </w:r>
      <m:oMath>
        <m:sSubSup>
          <m:sSubSupPr>
            <m:ctrlPr>
              <w:rPr>
                <w:rFonts w:ascii="Cambria Math" w:hAnsi="Cambria Math"/>
              </w:rPr>
            </m:ctrlPr>
          </m:sSubSupPr>
          <m:e>
            <m:sSubSup>
              <m:sSubSupPr>
                <m:ctrlPr>
                  <w:del w:id="689" w:author="Author" w:date="2026-03-29T20:30:00Z" w16du:dateUtc="2026-03-29T18:30:00Z">
                    <w:rPr>
                      <w:rFonts w:ascii="Cambria Math" w:hAnsi="Cambria Math"/>
                    </w:rPr>
                  </w:del>
                </m:ctrlPr>
              </m:sSubSupPr>
              <m:e>
                <m:r>
                  <w:del w:id="690" w:author="Author" w:date="2026-03-29T20:30:00Z" w16du:dateUtc="2026-03-29T18:30:00Z">
                    <w:rPr>
                      <w:rFonts w:ascii="Cambria Math" w:hAnsi="Cambria Math"/>
                    </w:rPr>
                    <m:t>R</m:t>
                  </w:del>
                </m:r>
              </m:e>
              <m:sub>
                <m:r>
                  <w:del w:id="691" w:author="Author" w:date="2026-03-29T20:30:00Z" w16du:dateUtc="2026-03-29T18:30:00Z">
                    <w:rPr>
                      <w:rFonts w:ascii="Cambria Math" w:hAnsi="Cambria Math"/>
                    </w:rPr>
                    <m:t>marginal</m:t>
                  </w:del>
                </m:r>
                <m:d>
                  <m:dPr>
                    <m:ctrlPr>
                      <w:del w:id="692" w:author="Author" w:date="2026-03-29T20:30:00Z" w16du:dateUtc="2026-03-29T18:30:00Z">
                        <w:rPr>
                          <w:rFonts w:ascii="Cambria Math" w:hAnsi="Cambria Math"/>
                        </w:rPr>
                      </w:del>
                    </m:ctrlPr>
                  </m:dPr>
                  <m:e>
                    <m:r>
                      <w:del w:id="693" w:author="Author" w:date="2026-03-29T20:30:00Z" w16du:dateUtc="2026-03-29T18:30:00Z">
                        <w:rPr>
                          <w:rFonts w:ascii="Cambria Math" w:hAnsi="Cambria Math"/>
                        </w:rPr>
                        <m:t>SMD</m:t>
                      </w:del>
                    </m:r>
                    <m:d>
                      <m:dPr>
                        <m:ctrlPr>
                          <w:del w:id="694" w:author="Author" w:date="2026-03-29T20:30:00Z" w16du:dateUtc="2026-03-29T18:30:00Z">
                            <w:rPr>
                              <w:rFonts w:ascii="Cambria Math" w:hAnsi="Cambria Math"/>
                            </w:rPr>
                          </w:del>
                        </m:ctrlPr>
                      </m:dPr>
                      <m:e>
                        <m:r>
                          <w:del w:id="695" w:author="Author" w:date="2026-03-29T20:30:00Z" w16du:dateUtc="2026-03-29T18:30:00Z">
                            <w:rPr>
                              <w:rFonts w:ascii="Cambria Math" w:hAnsi="Cambria Math"/>
                            </w:rPr>
                            <m:t>H</m:t>
                          </w:del>
                        </m:r>
                      </m:e>
                    </m:d>
                  </m:e>
                </m:d>
              </m:sub>
              <m:sup>
                <m:r>
                  <w:del w:id="696" w:author="Author" w:date="2026-03-29T20:30:00Z" w16du:dateUtc="2026-03-29T18:30:00Z">
                    <w:rPr>
                      <w:rFonts w:ascii="Cambria Math" w:hAnsi="Cambria Math"/>
                    </w:rPr>
                    <m:t>2</m:t>
                  </w:del>
                </m:r>
              </m:sup>
            </m:sSubSup>
            <m:r>
              <w:ins w:id="697" w:author="Author" w:date="2026-03-29T20:30:00Z" w16du:dateUtc="2026-03-29T18:30:00Z">
                <m:rPr>
                  <m:sty m:val="p"/>
                </m:rPr>
                <w:rPr>
                  <w:rFonts w:ascii="Cambria Math" w:hAnsi="Cambria Math"/>
                </w:rPr>
                <m:t>R</m:t>
              </w:ins>
            </m:r>
            <m:ctrlPr>
              <w:ins w:id="698" w:author="Author" w:date="2026-03-29T20:30:00Z" w16du:dateUtc="2026-03-29T18:30:00Z">
                <w:rPr>
                  <w:rFonts w:ascii="Cambria Math" w:hAnsi="Cambria Math"/>
                </w:rPr>
              </w:ins>
            </m:ctrlPr>
          </m:e>
          <m:sub>
            <m:r>
              <w:ins w:id="699" w:author="Author" w:date="2026-03-29T20:30:00Z" w16du:dateUtc="2026-03-29T18:30:00Z">
                <m:rPr>
                  <m:sty m:val="p"/>
                </m:rPr>
                <w:rPr>
                  <w:rFonts w:ascii="Cambria Math" w:hAnsi="Cambria Math"/>
                </w:rPr>
                <m:t>marginal</m:t>
              </w:ins>
            </m:r>
            <m:d>
              <m:dPr>
                <m:ctrlPr>
                  <w:ins w:id="700" w:author="Author" w:date="2026-03-29T20:30:00Z" w16du:dateUtc="2026-03-29T18:30:00Z">
                    <w:rPr>
                      <w:rFonts w:ascii="Cambria Math" w:hAnsi="Cambria Math"/>
                    </w:rPr>
                  </w:ins>
                </m:ctrlPr>
              </m:dPr>
              <m:e>
                <m:r>
                  <w:ins w:id="701" w:author="Author" w:date="2026-03-29T20:30:00Z" w16du:dateUtc="2026-03-29T18:30:00Z">
                    <m:rPr>
                      <m:sty m:val="p"/>
                    </m:rPr>
                    <w:rPr>
                      <w:rFonts w:ascii="Cambria Math" w:hAnsi="Cambria Math"/>
                    </w:rPr>
                    <m:t>SMD</m:t>
                  </w:ins>
                </m:r>
                <m:d>
                  <m:dPr>
                    <m:ctrlPr>
                      <w:ins w:id="702" w:author="Author" w:date="2026-03-29T20:30:00Z" w16du:dateUtc="2026-03-29T18:30:00Z">
                        <w:rPr>
                          <w:rFonts w:ascii="Cambria Math" w:hAnsi="Cambria Math"/>
                        </w:rPr>
                      </w:ins>
                    </m:ctrlPr>
                  </m:dPr>
                  <m:e>
                    <m:r>
                      <w:ins w:id="703" w:author="Author" w:date="2026-03-29T20:30:00Z" w16du:dateUtc="2026-03-29T18:30:00Z">
                        <m:rPr>
                          <m:sty m:val="p"/>
                        </m:rPr>
                        <w:rPr>
                          <w:rFonts w:ascii="Cambria Math" w:hAnsi="Cambria Math"/>
                        </w:rPr>
                        <m:t>H</m:t>
                      </w:ins>
                    </m:r>
                    <m:ctrlPr>
                      <w:rPr>
                        <w:rFonts w:ascii="Cambria Math" w:hAnsi="Cambria Math"/>
                      </w:rPr>
                    </m:ctrlPr>
                  </m:e>
                </m:d>
                <m:ctrlPr>
                  <w:rPr>
                    <w:rFonts w:ascii="Cambria Math" w:hAnsi="Cambria Math"/>
                  </w:rPr>
                </m:ctrlPr>
              </m:e>
            </m:d>
          </m:sub>
          <m:sup>
            <m:r>
              <w:rPr>
                <w:rFonts w:ascii="Cambria Math" w:hAnsi="Cambria Math"/>
              </w:rPr>
              <m:t>2</m:t>
            </m:r>
          </m:sup>
        </m:sSubSup>
      </m:oMath>
      <w:r>
        <w:t>= 1.4%).</w:t>
      </w:r>
    </w:p>
    <w:tbl>
      <w:tblPr>
        <w:tblStyle w:val="Table"/>
        <w:tblW w:w="5000" w:type="pct"/>
        <w:tblLayout w:type="fixed"/>
        <w:tblLook w:val="0000" w:firstRow="0" w:lastRow="0" w:firstColumn="0" w:lastColumn="0" w:noHBand="0" w:noVBand="0"/>
      </w:tblPr>
      <w:tblGrid>
        <w:gridCol w:w="9360"/>
      </w:tblGrid>
      <w:tr w:rsidR="00695C00" w14:paraId="13559E5A" w14:textId="77777777">
        <w:tc>
          <w:tcPr>
            <w:tcW w:w="7920" w:type="dxa"/>
          </w:tcPr>
          <w:p w14:paraId="7487A413" w14:textId="77777777" w:rsidR="001C589A" w:rsidRDefault="00000000">
            <w:pPr>
              <w:pStyle w:val="Compact"/>
              <w:jc w:val="center"/>
              <w:rPr>
                <w:del w:id="704" w:author="Author" w:date="2026-03-29T20:30:00Z" w16du:dateUtc="2026-03-29T18:30:00Z"/>
              </w:rPr>
            </w:pPr>
            <w:bookmarkStart w:id="705" w:name="figmain-hypothesis"/>
            <w:del w:id="706" w:author="Author" w:date="2026-03-29T20:30:00Z" w16du:dateUtc="2026-03-29T18:30:00Z">
              <w:r>
                <w:rPr>
                  <w:noProof/>
                </w:rPr>
                <w:drawing>
                  <wp:inline distT="0" distB="0" distL="0" distR="0" wp14:anchorId="7ECD1A5C" wp14:editId="1D794392">
                    <wp:extent cx="5334000" cy="2559958"/>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ures/Figure_hypothesis_crop.png"/>
                            <pic:cNvPicPr>
                              <a:picLocks noChangeAspect="1" noChangeArrowheads="1"/>
                            </pic:cNvPicPr>
                          </pic:nvPicPr>
                          <pic:blipFill>
                            <a:blip r:embed="rId7"/>
                            <a:stretch>
                              <a:fillRect/>
                            </a:stretch>
                          </pic:blipFill>
                          <pic:spPr bwMode="auto">
                            <a:xfrm>
                              <a:off x="0" y="0"/>
                              <a:ext cx="5334000" cy="2559958"/>
                            </a:xfrm>
                            <a:prstGeom prst="rect">
                              <a:avLst/>
                            </a:prstGeom>
                            <a:noFill/>
                            <a:ln w="9525">
                              <a:noFill/>
                              <a:headEnd/>
                              <a:tailEnd/>
                            </a:ln>
                          </pic:spPr>
                        </pic:pic>
                      </a:graphicData>
                    </a:graphic>
                  </wp:inline>
                </w:drawing>
              </w:r>
            </w:del>
          </w:p>
          <w:p w14:paraId="5310BDCF" w14:textId="77777777" w:rsidR="00695C00" w:rsidRDefault="00000000">
            <w:pPr>
              <w:pStyle w:val="Compact"/>
              <w:jc w:val="center"/>
              <w:rPr>
                <w:ins w:id="707" w:author="Author" w:date="2026-03-29T20:30:00Z" w16du:dateUtc="2026-03-29T18:30:00Z"/>
              </w:rPr>
            </w:pPr>
            <w:del w:id="708" w:author="Author" w:date="2026-03-29T20:30:00Z" w16du:dateUtc="2026-03-29T18:30:00Z">
              <w:r>
                <w:delText>Figure3</w:delText>
              </w:r>
            </w:del>
            <w:ins w:id="709" w:author="Author" w:date="2026-03-29T20:30:00Z" w16du:dateUtc="2026-03-29T18:30:00Z">
              <w:r>
                <w:rPr>
                  <w:noProof/>
                </w:rPr>
                <w:drawing>
                  <wp:inline distT="0" distB="0" distL="0" distR="0" wp14:anchorId="4FF49122" wp14:editId="74709539">
                    <wp:extent cx="5334000" cy="2559958"/>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figures/Figure_hypothesis_crop.png"/>
                            <pic:cNvPicPr>
                              <a:picLocks noChangeAspect="1" noChangeArrowheads="1"/>
                            </pic:cNvPicPr>
                          </pic:nvPicPr>
                          <pic:blipFill>
                            <a:blip r:embed="rId7"/>
                            <a:stretch>
                              <a:fillRect/>
                            </a:stretch>
                          </pic:blipFill>
                          <pic:spPr bwMode="auto">
                            <a:xfrm>
                              <a:off x="0" y="0"/>
                              <a:ext cx="5334000" cy="2559958"/>
                            </a:xfrm>
                            <a:prstGeom prst="rect">
                              <a:avLst/>
                            </a:prstGeom>
                            <a:noFill/>
                            <a:ln w="9525">
                              <a:noFill/>
                              <a:headEnd/>
                              <a:tailEnd/>
                            </a:ln>
                          </pic:spPr>
                        </pic:pic>
                      </a:graphicData>
                    </a:graphic>
                  </wp:inline>
                </w:drawing>
              </w:r>
            </w:ins>
          </w:p>
          <w:p w14:paraId="444E851E" w14:textId="77777777" w:rsidR="00695C00" w:rsidRDefault="00000000">
            <w:pPr>
              <w:pStyle w:val="ImageCaption"/>
              <w:spacing w:before="200"/>
            </w:pPr>
            <w:ins w:id="710" w:author="Author" w:date="2026-03-29T20:30:00Z" w16du:dateUtc="2026-03-29T18:30:00Z">
              <w:r>
                <w:t>Figure 3</w:t>
              </w:r>
            </w:ins>
            <w:r>
              <w:t xml:space="preserve">: There is no clear evidence </w:t>
            </w:r>
            <w:del w:id="711" w:author="Author" w:date="2026-03-29T20:30:00Z" w16du:dateUtc="2026-03-29T18:30:00Z">
              <w:r>
                <w:delText>to favour either</w:delText>
              </w:r>
            </w:del>
            <w:ins w:id="712" w:author="Author" w:date="2026-03-29T20:30:00Z" w16du:dateUtc="2026-03-29T18:30:00Z">
              <w:r>
                <w:t>for</w:t>
              </w:r>
            </w:ins>
            <w:r>
              <w:t xml:space="preserve"> the courtship or the parental care hypothesis </w:t>
            </w:r>
            <w:ins w:id="713" w:author="Author" w:date="2026-03-29T20:30:00Z" w16du:dateUtc="2026-03-29T18:30:00Z">
              <w:r>
                <w:t xml:space="preserve">separately </w:t>
              </w:r>
            </w:ins>
            <w:r>
              <w:t xml:space="preserve">as drivers of </w:t>
            </w:r>
            <w:del w:id="714" w:author="Author" w:date="2026-03-29T20:30:00Z" w16du:dateUtc="2026-03-29T18:30:00Z">
              <w:r>
                <w:delText xml:space="preserve">potential fitness benefits of </w:delText>
              </w:r>
            </w:del>
            <w:r>
              <w:t>green nest material</w:t>
            </w:r>
            <w:ins w:id="715" w:author="Author" w:date="2026-03-29T20:30:00Z" w16du:dateUtc="2026-03-29T18:30:00Z">
              <w:r>
                <w:t xml:space="preserve"> fitness effects</w:t>
              </w:r>
            </w:ins>
            <w:r>
              <w:t>. Orchard plot of the multilevel meta-regression for (A) log response ratio (</w:t>
            </w:r>
            <w:proofErr w:type="spellStart"/>
            <w:r>
              <w:t>lnRR</w:t>
            </w:r>
            <w:proofErr w:type="spellEnd"/>
            <w:r>
              <w:t xml:space="preserve">) and (B) </w:t>
            </w:r>
            <w:proofErr w:type="spellStart"/>
            <w:r>
              <w:t>standardised</w:t>
            </w:r>
            <w:proofErr w:type="spellEnd"/>
            <w:r>
              <w:t xml:space="preserve"> mean difference (SMD(H)). Mean estimates (black circles), 95% confidence intervals (thicker bars), and prediction intervals (thinner bars) are shown along with the individual data points (transparently </w:t>
            </w:r>
            <w:proofErr w:type="spellStart"/>
            <w:r>
              <w:t>coloured</w:t>
            </w:r>
            <w:proofErr w:type="spellEnd"/>
            <w:r>
              <w:t xml:space="preserve"> circles) scaled by precision (inverse of standard error). k: number of effect sizes (number of studies is shown in </w:t>
            </w:r>
            <w:del w:id="716" w:author="Author" w:date="2026-03-29T20:30:00Z" w16du:dateUtc="2026-03-29T18:30:00Z">
              <w:r>
                <w:delText xml:space="preserve">the </w:delText>
              </w:r>
            </w:del>
            <w:r>
              <w:t xml:space="preserve">brackets). X-axes are truncated for legibility, which partially explains </w:t>
            </w:r>
            <w:del w:id="717" w:author="Author" w:date="2026-03-29T20:30:00Z" w16du:dateUtc="2026-03-29T18:30:00Z">
              <w:r>
                <w:delText>any</w:delText>
              </w:r>
            </w:del>
            <w:ins w:id="718" w:author="Author" w:date="2026-03-29T20:30:00Z" w16du:dateUtc="2026-03-29T18:30:00Z">
              <w:r>
                <w:t>the</w:t>
              </w:r>
            </w:ins>
            <w:r>
              <w:t xml:space="preserve"> apparent asymmetry (</w:t>
            </w:r>
            <w:del w:id="719" w:author="Author" w:date="2026-03-29T20:30:00Z" w16du:dateUtc="2026-03-29T18:30:00Z">
              <w:r>
                <w:delText>complete figures in Section</w:delText>
              </w:r>
            </w:del>
            <w:ins w:id="720" w:author="Author" w:date="2026-03-29T20:30:00Z" w16du:dateUtc="2026-03-29T18:30:00Z">
              <w:r>
                <w:t>see</w:t>
              </w:r>
            </w:ins>
            <w:r>
              <w:t xml:space="preserve"> </w:t>
            </w:r>
            <w:r>
              <w:fldChar w:fldCharType="begin"/>
            </w:r>
            <w:r>
              <w:instrText>HYPERLINK \l "figsupp-hypothesis" \h</w:instrText>
            </w:r>
            <w:r>
              <w:fldChar w:fldCharType="separate"/>
            </w:r>
            <w:r>
              <w:rPr>
                <w:rStyle w:val="Hyperlink"/>
              </w:rPr>
              <w:t xml:space="preserve">Figure </w:t>
            </w:r>
            <w:del w:id="721" w:author="Author" w:date="2026-03-29T20:30:00Z" w16du:dateUtc="2026-03-29T18:30:00Z">
              <w:r w:rsidR="001C589A">
                <w:rPr>
                  <w:rStyle w:val="Hyperlink"/>
                </w:rPr>
                <w:delText>S12</w:delText>
              </w:r>
            </w:del>
            <w:ins w:id="722" w:author="Author" w:date="2026-03-29T20:30:00Z" w16du:dateUtc="2026-03-29T18:30:00Z">
              <w:r>
                <w:rPr>
                  <w:rStyle w:val="Hyperlink"/>
                </w:rPr>
                <w:t>S11</w:t>
              </w:r>
            </w:ins>
            <w:r>
              <w:fldChar w:fldCharType="end"/>
            </w:r>
            <w:del w:id="723" w:author="Author" w:date="2026-03-29T20:30:00Z" w16du:dateUtc="2026-03-29T18:30:00Z">
              <w:r>
                <w:delText>.</w:delText>
              </w:r>
            </w:del>
            <w:ins w:id="724" w:author="Author" w:date="2026-03-29T20:30:00Z" w16du:dateUtc="2026-03-29T18:30:00Z">
              <w:r>
                <w:t>).</w:t>
              </w:r>
            </w:ins>
          </w:p>
        </w:tc>
        <w:bookmarkEnd w:id="705"/>
      </w:tr>
    </w:tbl>
    <w:p w14:paraId="56A89CFD" w14:textId="77777777" w:rsidR="00695C00" w:rsidRDefault="00000000">
      <w:pPr>
        <w:pStyle w:val="Heading2"/>
      </w:pPr>
      <w:bookmarkStart w:id="725" w:name="exploratory-meta-regressions"/>
      <w:bookmarkEnd w:id="644"/>
      <w:r>
        <w:lastRenderedPageBreak/>
        <w:t>Exploratory meta-regressions</w:t>
      </w:r>
    </w:p>
    <w:p w14:paraId="1D9B7BE4" w14:textId="77777777" w:rsidR="00695C00" w:rsidRDefault="00000000">
      <w:pPr>
        <w:pStyle w:val="FirstParagraph"/>
      </w:pPr>
      <w:r>
        <w:t xml:space="preserve">First, the overall effect of GNM on fitness </w:t>
      </w:r>
      <w:del w:id="726" w:author="Author" w:date="2026-03-29T20:30:00Z" w16du:dateUtc="2026-03-29T18:30:00Z">
        <w:r>
          <w:delText>estimate</w:delText>
        </w:r>
      </w:del>
      <w:ins w:id="727" w:author="Author" w:date="2026-03-29T20:30:00Z" w16du:dateUtc="2026-03-29T18:30:00Z">
        <w:r>
          <w:t>estimates</w:t>
        </w:r>
      </w:ins>
      <w:r>
        <w:t xml:space="preserve"> differed largely depending on the experimental design used </w:t>
      </w:r>
      <w:del w:id="728" w:author="Author" w:date="2026-03-29T20:30:00Z" w16du:dateUtc="2026-03-29T18:30:00Z">
        <w:r>
          <w:delText>(</w:delText>
        </w:r>
      </w:del>
      <w:ins w:id="729" w:author="Author" w:date="2026-03-29T20:30:00Z" w16du:dateUtc="2026-03-29T18:30:00Z">
        <w:r>
          <w:t>in each study (</w:t>
        </w:r>
      </w:ins>
      <w:r>
        <w:fldChar w:fldCharType="begin"/>
      </w:r>
      <w:r>
        <w:instrText>HYPERLINK \l "figmain-design-time" \h</w:instrText>
      </w:r>
      <w:r>
        <w:fldChar w:fldCharType="separate"/>
      </w:r>
      <w:del w:id="730" w:author="Author" w:date="2026-03-29T20:30:00Z" w16du:dateUtc="2026-03-29T18:30:00Z">
        <w:r w:rsidR="001C589A">
          <w:rPr>
            <w:rStyle w:val="Hyperlink"/>
          </w:rPr>
          <w:delText>Figure4</w:delText>
        </w:r>
      </w:del>
      <w:ins w:id="731" w:author="Author" w:date="2026-03-29T20:30:00Z" w16du:dateUtc="2026-03-29T18:30:00Z">
        <w:r>
          <w:rPr>
            <w:rStyle w:val="Hyperlink"/>
          </w:rPr>
          <w:t>Figure 4</w:t>
        </w:r>
      </w:ins>
      <w:r>
        <w:fldChar w:fldCharType="end"/>
      </w:r>
      <w:ins w:id="732" w:author="Author" w:date="2026-03-29T20:30:00Z" w16du:dateUtc="2026-03-29T18:30:00Z">
        <w:r>
          <w:t xml:space="preserve"> </w:t>
        </w:r>
      </w:ins>
      <w:r>
        <w:t>A,B). The overall effect size for the comparison between no</w:t>
      </w:r>
      <w:del w:id="733" w:author="Author" w:date="2026-03-29T20:30:00Z" w16du:dateUtc="2026-03-29T18:30:00Z">
        <w:r>
          <w:delText xml:space="preserve"> added</w:delText>
        </w:r>
      </w:del>
      <w:r>
        <w:t xml:space="preserve"> material and aromatic GNM was positive and statistically significant (</w:t>
      </w:r>
      <w:proofErr w:type="spellStart"/>
      <w:r>
        <w:t>lnRR</w:t>
      </w:r>
      <w:r>
        <w:rPr>
          <w:vertAlign w:val="subscript"/>
        </w:rPr>
        <w:t>no</w:t>
      </w:r>
      <w:proofErr w:type="spellEnd"/>
      <w:r>
        <w:rPr>
          <w:vertAlign w:val="subscript"/>
        </w:rPr>
        <w:t>-material-vs-aromatic</w:t>
      </w:r>
      <w:r>
        <w:t xml:space="preserve"> = 0.111, 95% CI: [ 0.021, 0.200], 95% PI: [-0.225, 0.446], p-value = 0.016, k = 90, n = 12 and SMD(H)</w:t>
      </w:r>
      <w:r>
        <w:rPr>
          <w:vertAlign w:val="subscript"/>
        </w:rPr>
        <w:t>no-material-vs-aromatic</w:t>
      </w:r>
      <w:r>
        <w:t xml:space="preserve"> = 0.712, 95% CI: [ 0.309, 1.114], 95% PI: [-0.826, 2.250], p-value = 0.001, k = 94, n = 12], whereas, the comparison between non-aromatic GNM and aromatic GNM was </w:t>
      </w:r>
      <w:del w:id="734" w:author="Author" w:date="2026-03-29T20:30:00Z" w16du:dateUtc="2026-03-29T18:30:00Z">
        <w:r>
          <w:delText xml:space="preserve">small and </w:delText>
        </w:r>
      </w:del>
      <w:r>
        <w:t>statistically non-significant (</w:t>
      </w:r>
      <w:r>
        <w:fldChar w:fldCharType="begin"/>
      </w:r>
      <w:r>
        <w:instrText>HYPERLINK \l "tabmain-MLMR" \h</w:instrText>
      </w:r>
      <w:r>
        <w:fldChar w:fldCharType="separate"/>
      </w:r>
      <w:del w:id="735" w:author="Author" w:date="2026-03-29T20:30:00Z" w16du:dateUtc="2026-03-29T18:30:00Z">
        <w:r w:rsidR="001C589A">
          <w:rPr>
            <w:rStyle w:val="Hyperlink"/>
          </w:rPr>
          <w:delText>Table1</w:delText>
        </w:r>
      </w:del>
      <w:ins w:id="736" w:author="Author" w:date="2026-03-29T20:30:00Z" w16du:dateUtc="2026-03-29T18:30:00Z">
        <w:r>
          <w:rPr>
            <w:rStyle w:val="Hyperlink"/>
          </w:rPr>
          <w:t>Table 1</w:t>
        </w:r>
      </w:ins>
      <w:r>
        <w:fldChar w:fldCharType="end"/>
      </w:r>
      <w:r>
        <w:t xml:space="preserve">). The comparison between no </w:t>
      </w:r>
      <w:del w:id="737" w:author="Author" w:date="2026-03-29T20:30:00Z" w16du:dateUtc="2026-03-29T18:30:00Z">
        <w:r>
          <w:delText xml:space="preserve">added </w:delText>
        </w:r>
      </w:del>
      <w:r>
        <w:t>material and non-aromatic GNM</w:t>
      </w:r>
      <w:del w:id="738" w:author="Author" w:date="2026-03-29T20:30:00Z" w16du:dateUtc="2026-03-29T18:30:00Z">
        <w:r>
          <w:delText>,</w:delText>
        </w:r>
      </w:del>
      <w:r>
        <w:t xml:space="preserve"> was negative and, although based on only 3 studies, statistically </w:t>
      </w:r>
      <w:del w:id="739" w:author="Author" w:date="2026-03-29T20:30:00Z" w16du:dateUtc="2026-03-29T18:30:00Z">
        <w:r>
          <w:delText>significantly</w:delText>
        </w:r>
      </w:del>
      <w:ins w:id="740" w:author="Author" w:date="2026-03-29T20:30:00Z" w16du:dateUtc="2026-03-29T18:30:00Z">
        <w:r>
          <w:t>significant</w:t>
        </w:r>
      </w:ins>
      <w:r>
        <w:t xml:space="preserve"> for </w:t>
      </w:r>
      <w:proofErr w:type="spellStart"/>
      <w:r>
        <w:t>lnRR</w:t>
      </w:r>
      <w:proofErr w:type="spellEnd"/>
      <w:r>
        <w:t xml:space="preserve"> (</w:t>
      </w:r>
      <w:proofErr w:type="spellStart"/>
      <w:r>
        <w:t>lnRR</w:t>
      </w:r>
      <w:r>
        <w:rPr>
          <w:vertAlign w:val="subscript"/>
        </w:rPr>
        <w:t>no</w:t>
      </w:r>
      <w:proofErr w:type="spellEnd"/>
      <w:r>
        <w:rPr>
          <w:vertAlign w:val="subscript"/>
        </w:rPr>
        <w:t>-material-vs-non-aromatic</w:t>
      </w:r>
      <w:r>
        <w:t xml:space="preserve"> = -0.349, 95% CI: [-0.504, -0.195], 95% PI: [-0.708, 0.009], p-value &lt;0.001, k = 10, n = 3</w:t>
      </w:r>
      <w:del w:id="741" w:author="Author" w:date="2026-03-29T20:30:00Z" w16du:dateUtc="2026-03-29T18:30:00Z">
        <w:r>
          <w:delText>;</w:delText>
        </w:r>
      </w:del>
      <w:ins w:id="742" w:author="Author" w:date="2026-03-29T20:30:00Z" w16du:dateUtc="2026-03-29T18:30:00Z">
        <w:r>
          <w:t xml:space="preserve">; </w:t>
        </w:r>
      </w:ins>
      <w:r>
        <w:fldChar w:fldCharType="begin"/>
      </w:r>
      <w:r>
        <w:instrText>HYPERLINK \l "tabmain-MLMR" \h</w:instrText>
      </w:r>
      <w:r>
        <w:fldChar w:fldCharType="separate"/>
      </w:r>
      <w:del w:id="743" w:author="Author" w:date="2026-03-29T20:30:00Z" w16du:dateUtc="2026-03-29T18:30:00Z">
        <w:r w:rsidR="001C589A">
          <w:rPr>
            <w:rStyle w:val="Hyperlink"/>
          </w:rPr>
          <w:delText>Table1</w:delText>
        </w:r>
      </w:del>
      <w:ins w:id="744" w:author="Author" w:date="2026-03-29T20:30:00Z" w16du:dateUtc="2026-03-29T18:30:00Z">
        <w:r>
          <w:rPr>
            <w:rStyle w:val="Hyperlink"/>
          </w:rPr>
          <w:t>Table 1</w:t>
        </w:r>
      </w:ins>
      <w:r>
        <w:fldChar w:fldCharType="end"/>
      </w:r>
      <w:r>
        <w:t xml:space="preserve">). </w:t>
      </w:r>
      <w:del w:id="745" w:author="Author" w:date="2026-03-29T20:30:00Z" w16du:dateUtc="2026-03-29T18:30:00Z">
        <w:r>
          <w:delText> </w:delText>
        </w:r>
      </w:del>
      <w:r>
        <w:t>All levels differed statistically significantly from each other except one (</w:t>
      </w:r>
      <m:oMath>
        <m:sSub>
          <m:sSubPr>
            <m:ctrlPr>
              <w:del w:id="746" w:author="Author" w:date="2026-03-29T20:30:00Z" w16du:dateUtc="2026-03-29T18:30:00Z">
                <w:rPr>
                  <w:rFonts w:ascii="Cambria Math" w:hAnsi="Cambria Math"/>
                </w:rPr>
              </w:del>
            </m:ctrlPr>
          </m:sSubPr>
          <m:e>
            <m:r>
              <w:del w:id="747" w:author="Author" w:date="2026-03-29T20:30:00Z" w16du:dateUtc="2026-03-29T18:30:00Z">
                <w:rPr>
                  <w:rFonts w:ascii="Cambria Math" w:hAnsi="Cambria Math"/>
                </w:rPr>
                <m:t>p</m:t>
              </w:del>
            </m:r>
            <m:r>
              <w:del w:id="748" w:author="Author" w:date="2026-03-29T20:30:00Z" w16du:dateUtc="2026-03-29T18:30:00Z">
                <m:rPr>
                  <m:sty m:val="p"/>
                </m:rPr>
                <w:rPr>
                  <w:rFonts w:ascii="Cambria Math" w:hAnsi="Cambria Math"/>
                </w:rPr>
                <m:t>-</m:t>
              </w:del>
            </m:r>
            <m:r>
              <w:del w:id="749" w:author="Author" w:date="2026-03-29T20:30:00Z" w16du:dateUtc="2026-03-29T18:30:00Z">
                <w:rPr>
                  <w:rFonts w:ascii="Cambria Math" w:hAnsi="Cambria Math"/>
                </w:rPr>
                <m:t>value</m:t>
              </w:del>
            </m:r>
          </m:e>
          <m:sub>
            <m:r>
              <w:del w:id="750" w:author="Author" w:date="2026-03-29T20:30:00Z" w16du:dateUtc="2026-03-29T18:30:00Z">
                <w:rPr>
                  <w:rFonts w:ascii="Cambria Math" w:hAnsi="Cambria Math"/>
                </w:rPr>
                <m:t>lnRR</m:t>
              </w:del>
            </m:r>
          </m:sub>
        </m:sSub>
      </m:oMath>
      <w:ins w:id="751" w:author="Author" w:date="2026-03-29T20:30:00Z" w16du:dateUtc="2026-03-29T18:30:00Z">
        <w:r>
          <w:t>p-</w:t>
        </w:r>
        <w:proofErr w:type="spellStart"/>
        <w:r>
          <w:t>value</w:t>
        </w:r>
        <w:r>
          <w:rPr>
            <w:vertAlign w:val="subscript"/>
          </w:rPr>
          <w:t>lnRR</w:t>
        </w:r>
      </w:ins>
      <w:proofErr w:type="spellEnd"/>
      <w:r>
        <w:t xml:space="preserve"> &lt; 0.004 and </w:t>
      </w:r>
      <m:oMath>
        <m:sSub>
          <m:sSubPr>
            <m:ctrlPr>
              <w:del w:id="752" w:author="Author" w:date="2026-03-29T20:30:00Z" w16du:dateUtc="2026-03-29T18:30:00Z">
                <w:rPr>
                  <w:rFonts w:ascii="Cambria Math" w:hAnsi="Cambria Math"/>
                </w:rPr>
              </w:del>
            </m:ctrlPr>
          </m:sSubPr>
          <m:e>
            <m:r>
              <w:del w:id="753" w:author="Author" w:date="2026-03-29T20:30:00Z" w16du:dateUtc="2026-03-29T18:30:00Z">
                <w:rPr>
                  <w:rFonts w:ascii="Cambria Math" w:hAnsi="Cambria Math"/>
                </w:rPr>
                <m:t>p</m:t>
              </w:del>
            </m:r>
            <m:r>
              <w:del w:id="754" w:author="Author" w:date="2026-03-29T20:30:00Z" w16du:dateUtc="2026-03-29T18:30:00Z">
                <m:rPr>
                  <m:sty m:val="p"/>
                </m:rPr>
                <w:rPr>
                  <w:rFonts w:ascii="Cambria Math" w:hAnsi="Cambria Math"/>
                </w:rPr>
                <m:t>-</m:t>
              </w:del>
            </m:r>
            <m:r>
              <w:del w:id="755" w:author="Author" w:date="2026-03-29T20:30:00Z" w16du:dateUtc="2026-03-29T18:30:00Z">
                <w:rPr>
                  <w:rFonts w:ascii="Cambria Math" w:hAnsi="Cambria Math"/>
                </w:rPr>
                <m:t>value</m:t>
              </w:del>
            </m:r>
          </m:e>
          <m:sub>
            <m:r>
              <w:del w:id="756" w:author="Author" w:date="2026-03-29T20:30:00Z" w16du:dateUtc="2026-03-29T18:30:00Z">
                <w:rPr>
                  <w:rFonts w:ascii="Cambria Math" w:hAnsi="Cambria Math"/>
                </w:rPr>
                <m:t>SMD</m:t>
              </w:del>
            </m:r>
            <m:d>
              <m:dPr>
                <m:ctrlPr>
                  <w:del w:id="757" w:author="Author" w:date="2026-03-29T20:30:00Z" w16du:dateUtc="2026-03-29T18:30:00Z">
                    <w:rPr>
                      <w:rFonts w:ascii="Cambria Math" w:hAnsi="Cambria Math"/>
                    </w:rPr>
                  </w:del>
                </m:ctrlPr>
              </m:dPr>
              <m:e>
                <m:r>
                  <w:del w:id="758" w:author="Author" w:date="2026-03-29T20:30:00Z" w16du:dateUtc="2026-03-29T18:30:00Z">
                    <w:rPr>
                      <w:rFonts w:ascii="Cambria Math" w:hAnsi="Cambria Math"/>
                    </w:rPr>
                    <m:t>H</m:t>
                  </w:del>
                </m:r>
              </m:e>
            </m:d>
          </m:sub>
        </m:sSub>
      </m:oMath>
      <w:ins w:id="759" w:author="Author" w:date="2026-03-29T20:30:00Z" w16du:dateUtc="2026-03-29T18:30:00Z">
        <w:r>
          <w:t>p-</w:t>
        </w:r>
        <w:proofErr w:type="spellStart"/>
        <w:r>
          <w:t>value</w:t>
        </w:r>
        <w:r>
          <w:rPr>
            <w:vertAlign w:val="subscript"/>
          </w:rPr>
          <w:t>SMD</w:t>
        </w:r>
        <w:proofErr w:type="spellEnd"/>
        <w:r>
          <w:rPr>
            <w:vertAlign w:val="subscript"/>
          </w:rPr>
          <w:t>(H)</w:t>
        </w:r>
      </w:ins>
      <w:r>
        <w:t xml:space="preserve"> &lt; 0.001 in all cases, except  </w:t>
      </w:r>
      <m:oMath>
        <m:sSub>
          <m:sSubPr>
            <m:ctrlPr>
              <w:del w:id="760" w:author="Author" w:date="2026-03-29T20:30:00Z" w16du:dateUtc="2026-03-29T18:30:00Z">
                <w:rPr>
                  <w:rFonts w:ascii="Cambria Math" w:hAnsi="Cambria Math"/>
                </w:rPr>
              </w:del>
            </m:ctrlPr>
          </m:sSubPr>
          <m:e>
            <m:r>
              <w:del w:id="761" w:author="Author" w:date="2026-03-29T20:30:00Z" w16du:dateUtc="2026-03-29T18:30:00Z">
                <w:rPr>
                  <w:rFonts w:ascii="Cambria Math" w:hAnsi="Cambria Math"/>
                </w:rPr>
                <m:t>SMD</m:t>
              </w:del>
            </m:r>
            <m:d>
              <m:dPr>
                <m:ctrlPr>
                  <w:del w:id="762" w:author="Author" w:date="2026-03-29T20:30:00Z" w16du:dateUtc="2026-03-29T18:30:00Z">
                    <w:rPr>
                      <w:rFonts w:ascii="Cambria Math" w:hAnsi="Cambria Math"/>
                    </w:rPr>
                  </w:del>
                </m:ctrlPr>
              </m:dPr>
              <m:e>
                <m:r>
                  <w:del w:id="763" w:author="Author" w:date="2026-03-29T20:30:00Z" w16du:dateUtc="2026-03-29T18:30:00Z">
                    <w:rPr>
                      <w:rFonts w:ascii="Cambria Math" w:hAnsi="Cambria Math"/>
                    </w:rPr>
                    <m:t>H</m:t>
                  </w:del>
                </m:r>
              </m:e>
            </m:d>
          </m:e>
          <m:sub>
            <m:r>
              <w:del w:id="764" w:author="Author" w:date="2026-03-29T20:30:00Z" w16du:dateUtc="2026-03-29T18:30:00Z">
                <w:rPr>
                  <w:rFonts w:ascii="Cambria Math" w:hAnsi="Cambria Math"/>
                </w:rPr>
                <m:t>no</m:t>
              </w:del>
            </m:r>
            <m:r>
              <w:del w:id="765" w:author="Author" w:date="2026-03-29T20:30:00Z" w16du:dateUtc="2026-03-29T18:30:00Z">
                <m:rPr>
                  <m:sty m:val="p"/>
                </m:rPr>
                <w:rPr>
                  <w:rFonts w:ascii="Cambria Math" w:hAnsi="Cambria Math"/>
                </w:rPr>
                <m:t>-</m:t>
              </w:del>
            </m:r>
            <m:r>
              <w:del w:id="766" w:author="Author" w:date="2026-03-29T20:30:00Z" w16du:dateUtc="2026-03-29T18:30:00Z">
                <w:rPr>
                  <w:rFonts w:ascii="Cambria Math" w:hAnsi="Cambria Math"/>
                </w:rPr>
                <m:t>material</m:t>
              </w:del>
            </m:r>
            <m:r>
              <w:del w:id="767" w:author="Author" w:date="2026-03-29T20:30:00Z" w16du:dateUtc="2026-03-29T18:30:00Z">
                <m:rPr>
                  <m:sty m:val="p"/>
                </m:rPr>
                <w:rPr>
                  <w:rFonts w:ascii="Cambria Math" w:hAnsi="Cambria Math"/>
                </w:rPr>
                <m:t>-</m:t>
              </w:del>
            </m:r>
            <m:r>
              <w:del w:id="768" w:author="Author" w:date="2026-03-29T20:30:00Z" w16du:dateUtc="2026-03-29T18:30:00Z">
                <w:rPr>
                  <w:rFonts w:ascii="Cambria Math" w:hAnsi="Cambria Math"/>
                </w:rPr>
                <m:t>vs</m:t>
              </w:del>
            </m:r>
            <m:r>
              <w:del w:id="769" w:author="Author" w:date="2026-03-29T20:30:00Z" w16du:dateUtc="2026-03-29T18:30:00Z">
                <m:rPr>
                  <m:sty m:val="p"/>
                </m:rPr>
                <w:rPr>
                  <w:rFonts w:ascii="Cambria Math" w:hAnsi="Cambria Math"/>
                </w:rPr>
                <m:t>-</m:t>
              </w:del>
            </m:r>
            <m:r>
              <w:del w:id="770" w:author="Author" w:date="2026-03-29T20:30:00Z" w16du:dateUtc="2026-03-29T18:30:00Z">
                <w:rPr>
                  <w:rFonts w:ascii="Cambria Math" w:hAnsi="Cambria Math"/>
                </w:rPr>
                <m:t>aromatic</m:t>
              </w:del>
            </m:r>
          </m:sub>
        </m:sSub>
      </m:oMath>
      <w:del w:id="771" w:author="Author" w:date="2026-03-29T20:30:00Z" w16du:dateUtc="2026-03-29T18:30:00Z">
        <w:r>
          <w:delText xml:space="preserve"> </w:delText>
        </w:r>
      </w:del>
      <w:ins w:id="772" w:author="Author" w:date="2026-03-29T20:30:00Z" w16du:dateUtc="2026-03-29T18:30:00Z">
        <w:r>
          <w:t>SMD(H)</w:t>
        </w:r>
        <w:r>
          <w:rPr>
            <w:vertAlign w:val="subscript"/>
          </w:rPr>
          <w:t>no-material-</w:t>
        </w:r>
      </w:ins>
      <w:r>
        <w:rPr>
          <w:vertAlign w:val="subscript"/>
          <w:rPrChange w:id="773" w:author="Author" w:date="2026-03-29T20:30:00Z" w16du:dateUtc="2026-03-29T18:30:00Z">
            <w:rPr/>
          </w:rPrChange>
        </w:rPr>
        <w:t>vs</w:t>
      </w:r>
      <w:del w:id="774" w:author="Author" w:date="2026-03-29T20:30:00Z" w16du:dateUtc="2026-03-29T18:30:00Z">
        <w:r>
          <w:delText>. </w:delText>
        </w:r>
      </w:del>
      <m:oMath>
        <m:sSub>
          <m:sSubPr>
            <m:ctrlPr>
              <w:del w:id="775" w:author="Author" w:date="2026-03-29T20:30:00Z" w16du:dateUtc="2026-03-29T18:30:00Z">
                <w:rPr>
                  <w:rFonts w:ascii="Cambria Math" w:hAnsi="Cambria Math"/>
                </w:rPr>
              </w:del>
            </m:ctrlPr>
          </m:sSubPr>
          <m:e>
            <m:r>
              <w:del w:id="776" w:author="Author" w:date="2026-03-29T20:30:00Z" w16du:dateUtc="2026-03-29T18:30:00Z">
                <w:rPr>
                  <w:rFonts w:ascii="Cambria Math" w:hAnsi="Cambria Math"/>
                </w:rPr>
                <m:t>SMD</m:t>
              </w:del>
            </m:r>
            <m:d>
              <m:dPr>
                <m:ctrlPr>
                  <w:del w:id="777" w:author="Author" w:date="2026-03-29T20:30:00Z" w16du:dateUtc="2026-03-29T18:30:00Z">
                    <w:rPr>
                      <w:rFonts w:ascii="Cambria Math" w:hAnsi="Cambria Math"/>
                    </w:rPr>
                  </w:del>
                </m:ctrlPr>
              </m:dPr>
              <m:e>
                <m:r>
                  <w:del w:id="778" w:author="Author" w:date="2026-03-29T20:30:00Z" w16du:dateUtc="2026-03-29T18:30:00Z">
                    <w:rPr>
                      <w:rFonts w:ascii="Cambria Math" w:hAnsi="Cambria Math"/>
                    </w:rPr>
                    <m:t>H</m:t>
                  </w:del>
                </m:r>
              </m:e>
            </m:d>
          </m:e>
          <m:sub>
            <m:r>
              <w:del w:id="779" w:author="Author" w:date="2026-03-29T20:30:00Z" w16du:dateUtc="2026-03-29T18:30:00Z">
                <w:rPr>
                  <w:rFonts w:ascii="Cambria Math" w:hAnsi="Cambria Math"/>
                </w:rPr>
                <m:t>no</m:t>
              </w:del>
            </m:r>
            <m:r>
              <w:del w:id="780" w:author="Author" w:date="2026-03-29T20:30:00Z" w16du:dateUtc="2026-03-29T18:30:00Z">
                <m:rPr>
                  <m:sty m:val="p"/>
                </m:rPr>
                <w:rPr>
                  <w:rFonts w:ascii="Cambria Math" w:hAnsi="Cambria Math"/>
                </w:rPr>
                <m:t>-</m:t>
              </w:del>
            </m:r>
            <m:r>
              <w:del w:id="781" w:author="Author" w:date="2026-03-29T20:30:00Z" w16du:dateUtc="2026-03-29T18:30:00Z">
                <w:rPr>
                  <w:rFonts w:ascii="Cambria Math" w:hAnsi="Cambria Math"/>
                </w:rPr>
                <m:t>material</m:t>
              </w:del>
            </m:r>
            <m:r>
              <w:del w:id="782" w:author="Author" w:date="2026-03-29T20:30:00Z" w16du:dateUtc="2026-03-29T18:30:00Z">
                <m:rPr>
                  <m:sty m:val="p"/>
                </m:rPr>
                <w:rPr>
                  <w:rFonts w:ascii="Cambria Math" w:hAnsi="Cambria Math"/>
                </w:rPr>
                <m:t>-</m:t>
              </w:del>
            </m:r>
            <m:r>
              <w:del w:id="783" w:author="Author" w:date="2026-03-29T20:30:00Z" w16du:dateUtc="2026-03-29T18:30:00Z">
                <w:rPr>
                  <w:rFonts w:ascii="Cambria Math" w:hAnsi="Cambria Math"/>
                </w:rPr>
                <m:t>vs</m:t>
              </w:del>
            </m:r>
            <m:r>
              <w:del w:id="784" w:author="Author" w:date="2026-03-29T20:30:00Z" w16du:dateUtc="2026-03-29T18:30:00Z">
                <m:rPr>
                  <m:sty m:val="p"/>
                </m:rPr>
                <w:rPr>
                  <w:rFonts w:ascii="Cambria Math" w:hAnsi="Cambria Math"/>
                </w:rPr>
                <m:t>-</m:t>
              </w:del>
            </m:r>
            <m:r>
              <w:del w:id="785" w:author="Author" w:date="2026-03-29T20:30:00Z" w16du:dateUtc="2026-03-29T18:30:00Z">
                <w:rPr>
                  <w:rFonts w:ascii="Cambria Math" w:hAnsi="Cambria Math"/>
                </w:rPr>
                <m:t>non</m:t>
              </w:del>
            </m:r>
            <m:r>
              <w:del w:id="786" w:author="Author" w:date="2026-03-29T20:30:00Z" w16du:dateUtc="2026-03-29T18:30:00Z">
                <m:rPr>
                  <m:sty m:val="p"/>
                </m:rPr>
                <w:rPr>
                  <w:rFonts w:ascii="Cambria Math" w:hAnsi="Cambria Math"/>
                </w:rPr>
                <m:t>-</m:t>
              </w:del>
            </m:r>
            <m:r>
              <w:del w:id="787" w:author="Author" w:date="2026-03-29T20:30:00Z" w16du:dateUtc="2026-03-29T18:30:00Z">
                <w:rPr>
                  <w:rFonts w:ascii="Cambria Math" w:hAnsi="Cambria Math"/>
                </w:rPr>
                <m:t>aromatic</m:t>
              </w:del>
            </m:r>
          </m:sub>
        </m:sSub>
      </m:oMath>
      <w:ins w:id="788" w:author="Author" w:date="2026-03-29T20:30:00Z" w16du:dateUtc="2026-03-29T18:30:00Z">
        <w:r>
          <w:rPr>
            <w:vertAlign w:val="subscript"/>
          </w:rPr>
          <w:t>-aromatic</w:t>
        </w:r>
        <w:r>
          <w:t xml:space="preserve"> vs. SMD(H)</w:t>
        </w:r>
        <w:r>
          <w:rPr>
            <w:vertAlign w:val="subscript"/>
          </w:rPr>
          <w:t>no-material-vs-non-aromatic</w:t>
        </w:r>
      </w:ins>
      <w:r>
        <w:t xml:space="preserve"> p-value = 0.140), and the moderator experimental design explained a large proportion of heterogeneity</w:t>
      </w:r>
      <w:del w:id="789" w:author="Author" w:date="2026-03-29T20:30:00Z" w16du:dateUtc="2026-03-29T18:30:00Z">
        <w:r>
          <w:delText>, indicating its great importance (</w:delText>
        </w:r>
      </w:del>
      <m:oMath>
        <m:sSubSup>
          <m:sSubSupPr>
            <m:ctrlPr>
              <w:del w:id="790" w:author="Author" w:date="2026-03-29T20:30:00Z" w16du:dateUtc="2026-03-29T18:30:00Z">
                <w:rPr>
                  <w:rFonts w:ascii="Cambria Math" w:hAnsi="Cambria Math"/>
                </w:rPr>
              </w:del>
            </m:ctrlPr>
          </m:sSubSupPr>
          <m:e>
            <m:r>
              <w:del w:id="791" w:author="Author" w:date="2026-03-29T20:30:00Z" w16du:dateUtc="2026-03-29T18:30:00Z">
                <w:rPr>
                  <w:rFonts w:ascii="Cambria Math" w:hAnsi="Cambria Math"/>
                </w:rPr>
                <m:t>R</m:t>
              </w:del>
            </m:r>
          </m:e>
          <m:sub>
            <m:r>
              <w:del w:id="792" w:author="Author" w:date="2026-03-29T20:30:00Z" w16du:dateUtc="2026-03-29T18:30:00Z">
                <w:rPr>
                  <w:rFonts w:ascii="Cambria Math" w:hAnsi="Cambria Math"/>
                </w:rPr>
                <m:t>marginal</m:t>
              </w:del>
            </m:r>
            <m:d>
              <m:dPr>
                <m:ctrlPr>
                  <w:del w:id="793" w:author="Author" w:date="2026-03-29T20:30:00Z" w16du:dateUtc="2026-03-29T18:30:00Z">
                    <w:rPr>
                      <w:rFonts w:ascii="Cambria Math" w:hAnsi="Cambria Math"/>
                    </w:rPr>
                  </w:del>
                </m:ctrlPr>
              </m:dPr>
              <m:e>
                <m:r>
                  <w:del w:id="794" w:author="Author" w:date="2026-03-29T20:30:00Z" w16du:dateUtc="2026-03-29T18:30:00Z">
                    <w:rPr>
                      <w:rFonts w:ascii="Cambria Math" w:hAnsi="Cambria Math"/>
                    </w:rPr>
                    <m:t>lnRR</m:t>
                  </w:del>
                </m:r>
              </m:e>
            </m:d>
          </m:sub>
          <m:sup>
            <m:r>
              <w:del w:id="795" w:author="Author" w:date="2026-03-29T20:30:00Z" w16du:dateUtc="2026-03-29T18:30:00Z">
                <w:rPr>
                  <w:rFonts w:ascii="Cambria Math" w:hAnsi="Cambria Math"/>
                </w:rPr>
                <m:t>2</m:t>
              </w:del>
            </m:r>
          </m:sup>
        </m:sSubSup>
      </m:oMath>
      <w:del w:id="796" w:author="Author" w:date="2026-03-29T20:30:00Z" w16du:dateUtc="2026-03-29T18:30:00Z">
        <w:r>
          <w:delText xml:space="preserve">= 27.8% and </w:delText>
        </w:r>
      </w:del>
      <m:oMath>
        <m:sSubSup>
          <m:sSubSupPr>
            <m:ctrlPr>
              <w:del w:id="797" w:author="Author" w:date="2026-03-29T20:30:00Z" w16du:dateUtc="2026-03-29T18:30:00Z">
                <w:rPr>
                  <w:rFonts w:ascii="Cambria Math" w:hAnsi="Cambria Math"/>
                </w:rPr>
              </w:del>
            </m:ctrlPr>
          </m:sSubSupPr>
          <m:e>
            <m:r>
              <w:del w:id="798" w:author="Author" w:date="2026-03-29T20:30:00Z" w16du:dateUtc="2026-03-29T18:30:00Z">
                <w:rPr>
                  <w:rFonts w:ascii="Cambria Math" w:hAnsi="Cambria Math"/>
                </w:rPr>
                <m:t>R</m:t>
              </w:del>
            </m:r>
          </m:e>
          <m:sub>
            <m:r>
              <w:del w:id="799" w:author="Author" w:date="2026-03-29T20:30:00Z" w16du:dateUtc="2026-03-29T18:30:00Z">
                <w:rPr>
                  <w:rFonts w:ascii="Cambria Math" w:hAnsi="Cambria Math"/>
                </w:rPr>
                <m:t>marginal</m:t>
              </w:del>
            </m:r>
            <m:d>
              <m:dPr>
                <m:ctrlPr>
                  <w:del w:id="800" w:author="Author" w:date="2026-03-29T20:30:00Z" w16du:dateUtc="2026-03-29T18:30:00Z">
                    <w:rPr>
                      <w:rFonts w:ascii="Cambria Math" w:hAnsi="Cambria Math"/>
                    </w:rPr>
                  </w:del>
                </m:ctrlPr>
              </m:dPr>
              <m:e>
                <m:r>
                  <w:del w:id="801" w:author="Author" w:date="2026-03-29T20:30:00Z" w16du:dateUtc="2026-03-29T18:30:00Z">
                    <w:rPr>
                      <w:rFonts w:ascii="Cambria Math" w:hAnsi="Cambria Math"/>
                    </w:rPr>
                    <m:t>SMD</m:t>
                  </w:del>
                </m:r>
                <m:d>
                  <m:dPr>
                    <m:ctrlPr>
                      <w:del w:id="802" w:author="Author" w:date="2026-03-29T20:30:00Z" w16du:dateUtc="2026-03-29T18:30:00Z">
                        <w:rPr>
                          <w:rFonts w:ascii="Cambria Math" w:hAnsi="Cambria Math"/>
                        </w:rPr>
                      </w:del>
                    </m:ctrlPr>
                  </m:dPr>
                  <m:e>
                    <m:r>
                      <w:del w:id="803" w:author="Author" w:date="2026-03-29T20:30:00Z" w16du:dateUtc="2026-03-29T18:30:00Z">
                        <w:rPr>
                          <w:rFonts w:ascii="Cambria Math" w:hAnsi="Cambria Math"/>
                        </w:rPr>
                        <m:t>H</m:t>
                      </w:del>
                    </m:r>
                  </m:e>
                </m:d>
              </m:e>
            </m:d>
          </m:sub>
          <m:sup>
            <m:r>
              <w:del w:id="804" w:author="Author" w:date="2026-03-29T20:30:00Z" w16du:dateUtc="2026-03-29T18:30:00Z">
                <w:rPr>
                  <w:rFonts w:ascii="Cambria Math" w:hAnsi="Cambria Math"/>
                </w:rPr>
                <m:t>2</m:t>
              </w:del>
            </m:r>
          </m:sup>
        </m:sSubSup>
      </m:oMath>
      <w:ins w:id="805" w:author="Author" w:date="2026-03-29T20:30:00Z" w16du:dateUtc="2026-03-29T18:30:00Z">
        <w:r>
          <w:t xml:space="preserve"> (</w:t>
        </w:r>
      </w:ins>
      <m:oMath>
        <m:sSubSup>
          <m:sSubSupPr>
            <m:ctrlPr>
              <w:ins w:id="806" w:author="Author" w:date="2026-03-29T20:30:00Z" w16du:dateUtc="2026-03-29T18:30:00Z">
                <w:rPr>
                  <w:rFonts w:ascii="Cambria Math" w:hAnsi="Cambria Math"/>
                </w:rPr>
              </w:ins>
            </m:ctrlPr>
          </m:sSubSupPr>
          <m:e>
            <m:r>
              <w:ins w:id="807" w:author="Author" w:date="2026-03-29T20:30:00Z" w16du:dateUtc="2026-03-29T18:30:00Z">
                <m:rPr>
                  <m:sty m:val="p"/>
                </m:rPr>
                <w:rPr>
                  <w:rFonts w:ascii="Cambria Math" w:hAnsi="Cambria Math"/>
                </w:rPr>
                <m:t>R</m:t>
              </w:ins>
            </m:r>
          </m:e>
          <m:sub>
            <m:r>
              <w:ins w:id="808" w:author="Author" w:date="2026-03-29T20:30:00Z" w16du:dateUtc="2026-03-29T18:30:00Z">
                <m:rPr>
                  <m:sty m:val="p"/>
                </m:rPr>
                <w:rPr>
                  <w:rFonts w:ascii="Cambria Math" w:hAnsi="Cambria Math"/>
                </w:rPr>
                <m:t>marginal</m:t>
              </w:ins>
            </m:r>
            <m:d>
              <m:dPr>
                <m:ctrlPr>
                  <w:ins w:id="809" w:author="Author" w:date="2026-03-29T20:30:00Z" w16du:dateUtc="2026-03-29T18:30:00Z">
                    <w:rPr>
                      <w:rFonts w:ascii="Cambria Math" w:hAnsi="Cambria Math"/>
                    </w:rPr>
                  </w:ins>
                </m:ctrlPr>
              </m:dPr>
              <m:e>
                <m:r>
                  <w:ins w:id="810" w:author="Author" w:date="2026-03-29T20:30:00Z" w16du:dateUtc="2026-03-29T18:30:00Z">
                    <m:rPr>
                      <m:sty m:val="p"/>
                    </m:rPr>
                    <w:rPr>
                      <w:rFonts w:ascii="Cambria Math" w:hAnsi="Cambria Math"/>
                    </w:rPr>
                    <m:t>lnRR</m:t>
                  </w:ins>
                </m:r>
              </m:e>
            </m:d>
          </m:sub>
          <m:sup>
            <m:r>
              <w:ins w:id="811" w:author="Author" w:date="2026-03-29T20:30:00Z" w16du:dateUtc="2026-03-29T18:30:00Z">
                <w:rPr>
                  <w:rFonts w:ascii="Cambria Math" w:hAnsi="Cambria Math"/>
                </w:rPr>
                <m:t>2</m:t>
              </w:ins>
            </m:r>
          </m:sup>
        </m:sSubSup>
      </m:oMath>
      <w:ins w:id="812" w:author="Author" w:date="2026-03-29T20:30:00Z" w16du:dateUtc="2026-03-29T18:30:00Z">
        <w:r>
          <w:t xml:space="preserve">= 27.8% and </w:t>
        </w:r>
      </w:ins>
      <m:oMath>
        <m:sSubSup>
          <m:sSubSupPr>
            <m:ctrlPr>
              <w:ins w:id="813" w:author="Author" w:date="2026-03-29T20:30:00Z" w16du:dateUtc="2026-03-29T18:30:00Z">
                <w:rPr>
                  <w:rFonts w:ascii="Cambria Math" w:hAnsi="Cambria Math"/>
                </w:rPr>
              </w:ins>
            </m:ctrlPr>
          </m:sSubSupPr>
          <m:e>
            <m:r>
              <w:ins w:id="814" w:author="Author" w:date="2026-03-29T20:30:00Z" w16du:dateUtc="2026-03-29T18:30:00Z">
                <m:rPr>
                  <m:sty m:val="p"/>
                </m:rPr>
                <w:rPr>
                  <w:rFonts w:ascii="Cambria Math" w:hAnsi="Cambria Math"/>
                </w:rPr>
                <m:t>R</m:t>
              </w:ins>
            </m:r>
          </m:e>
          <m:sub>
            <m:r>
              <w:ins w:id="815" w:author="Author" w:date="2026-03-29T20:30:00Z" w16du:dateUtc="2026-03-29T18:30:00Z">
                <m:rPr>
                  <m:sty m:val="p"/>
                </m:rPr>
                <w:rPr>
                  <w:rFonts w:ascii="Cambria Math" w:hAnsi="Cambria Math"/>
                </w:rPr>
                <m:t>marginal</m:t>
              </w:ins>
            </m:r>
            <m:d>
              <m:dPr>
                <m:ctrlPr>
                  <w:ins w:id="816" w:author="Author" w:date="2026-03-29T20:30:00Z" w16du:dateUtc="2026-03-29T18:30:00Z">
                    <w:rPr>
                      <w:rFonts w:ascii="Cambria Math" w:hAnsi="Cambria Math"/>
                    </w:rPr>
                  </w:ins>
                </m:ctrlPr>
              </m:dPr>
              <m:e>
                <m:r>
                  <w:ins w:id="817" w:author="Author" w:date="2026-03-29T20:30:00Z" w16du:dateUtc="2026-03-29T18:30:00Z">
                    <m:rPr>
                      <m:sty m:val="p"/>
                    </m:rPr>
                    <w:rPr>
                      <w:rFonts w:ascii="Cambria Math" w:hAnsi="Cambria Math"/>
                    </w:rPr>
                    <m:t>SMD</m:t>
                  </w:ins>
                </m:r>
                <m:d>
                  <m:dPr>
                    <m:ctrlPr>
                      <w:ins w:id="818" w:author="Author" w:date="2026-03-29T20:30:00Z" w16du:dateUtc="2026-03-29T18:30:00Z">
                        <w:rPr>
                          <w:rFonts w:ascii="Cambria Math" w:hAnsi="Cambria Math"/>
                        </w:rPr>
                      </w:ins>
                    </m:ctrlPr>
                  </m:dPr>
                  <m:e>
                    <m:r>
                      <w:ins w:id="819" w:author="Author" w:date="2026-03-29T20:30:00Z" w16du:dateUtc="2026-03-29T18:30:00Z">
                        <m:rPr>
                          <m:sty m:val="p"/>
                        </m:rPr>
                        <w:rPr>
                          <w:rFonts w:ascii="Cambria Math" w:hAnsi="Cambria Math"/>
                        </w:rPr>
                        <m:t>H</m:t>
                      </w:ins>
                    </m:r>
                    <m:ctrlPr>
                      <w:rPr>
                        <w:rFonts w:ascii="Cambria Math" w:hAnsi="Cambria Math"/>
                      </w:rPr>
                    </m:ctrlPr>
                  </m:e>
                </m:d>
                <m:ctrlPr>
                  <w:rPr>
                    <w:rFonts w:ascii="Cambria Math" w:hAnsi="Cambria Math"/>
                  </w:rPr>
                </m:ctrlPr>
              </m:e>
            </m:d>
            <m:ctrlPr>
              <w:rPr>
                <w:rFonts w:ascii="Cambria Math" w:hAnsi="Cambria Math"/>
              </w:rPr>
            </m:ctrlPr>
          </m:sub>
          <m:sup>
            <m:r>
              <w:rPr>
                <w:rFonts w:ascii="Cambria Math" w:hAnsi="Cambria Math"/>
              </w:rPr>
              <m:t>2</m:t>
            </m:r>
            <m:ctrlPr>
              <w:rPr>
                <w:rFonts w:ascii="Cambria Math" w:hAnsi="Cambria Math"/>
              </w:rPr>
            </m:ctrlPr>
          </m:sup>
        </m:sSubSup>
      </m:oMath>
      <w:r>
        <w:t>= 24.4%).</w:t>
      </w:r>
    </w:p>
    <w:tbl>
      <w:tblPr>
        <w:tblStyle w:val="Table"/>
        <w:tblW w:w="5000" w:type="pct"/>
        <w:tblLayout w:type="fixed"/>
        <w:tblLook w:val="0000" w:firstRow="0" w:lastRow="0" w:firstColumn="0" w:lastColumn="0" w:noHBand="0" w:noVBand="0"/>
      </w:tblPr>
      <w:tblGrid>
        <w:gridCol w:w="9360"/>
      </w:tblGrid>
      <w:tr w:rsidR="00695C00" w14:paraId="0B0F2B47" w14:textId="77777777">
        <w:tc>
          <w:tcPr>
            <w:tcW w:w="7920" w:type="dxa"/>
          </w:tcPr>
          <w:p w14:paraId="2A7D11E0" w14:textId="77777777" w:rsidR="001C589A" w:rsidRDefault="00000000">
            <w:pPr>
              <w:pStyle w:val="Compact"/>
              <w:jc w:val="center"/>
              <w:rPr>
                <w:del w:id="820" w:author="Author" w:date="2026-03-29T20:30:00Z" w16du:dateUtc="2026-03-29T18:30:00Z"/>
              </w:rPr>
            </w:pPr>
            <w:bookmarkStart w:id="821" w:name="figmain-design-time"/>
            <w:del w:id="822" w:author="Author" w:date="2026-03-29T20:30:00Z" w16du:dateUtc="2026-03-29T18:30:00Z">
              <w:r>
                <w:rPr>
                  <w:noProof/>
                </w:rPr>
                <w:lastRenderedPageBreak/>
                <w:drawing>
                  <wp:inline distT="0" distB="0" distL="0" distR="0" wp14:anchorId="5021ED2A" wp14:editId="409435C8">
                    <wp:extent cx="5334000" cy="512082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gures/Figure_design_time_gnm_addition_cropped.png"/>
                            <pic:cNvPicPr>
                              <a:picLocks noChangeAspect="1" noChangeArrowheads="1"/>
                            </pic:cNvPicPr>
                          </pic:nvPicPr>
                          <pic:blipFill>
                            <a:blip r:embed="rId8"/>
                            <a:stretch>
                              <a:fillRect/>
                            </a:stretch>
                          </pic:blipFill>
                          <pic:spPr bwMode="auto">
                            <a:xfrm>
                              <a:off x="0" y="0"/>
                              <a:ext cx="5334000" cy="5120820"/>
                            </a:xfrm>
                            <a:prstGeom prst="rect">
                              <a:avLst/>
                            </a:prstGeom>
                            <a:noFill/>
                            <a:ln w="9525">
                              <a:noFill/>
                              <a:headEnd/>
                              <a:tailEnd/>
                            </a:ln>
                          </pic:spPr>
                        </pic:pic>
                      </a:graphicData>
                    </a:graphic>
                  </wp:inline>
                </w:drawing>
              </w:r>
            </w:del>
          </w:p>
          <w:p w14:paraId="70EC9578" w14:textId="77777777" w:rsidR="00695C00" w:rsidRDefault="00000000">
            <w:pPr>
              <w:pStyle w:val="Compact"/>
              <w:jc w:val="center"/>
              <w:rPr>
                <w:ins w:id="823" w:author="Author" w:date="2026-03-29T20:30:00Z" w16du:dateUtc="2026-03-29T18:30:00Z"/>
              </w:rPr>
            </w:pPr>
            <w:del w:id="824" w:author="Author" w:date="2026-03-29T20:30:00Z" w16du:dateUtc="2026-03-29T18:30:00Z">
              <w:r>
                <w:delText>Figure4</w:delText>
              </w:r>
            </w:del>
            <w:ins w:id="825" w:author="Author" w:date="2026-03-29T20:30:00Z" w16du:dateUtc="2026-03-29T18:30:00Z">
              <w:r>
                <w:rPr>
                  <w:noProof/>
                </w:rPr>
                <w:drawing>
                  <wp:inline distT="0" distB="0" distL="0" distR="0" wp14:anchorId="1E199DAD" wp14:editId="57C2B3F6">
                    <wp:extent cx="5334000" cy="512082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ures/Figure_design_time_gnm_addition_cropped.png"/>
                            <pic:cNvPicPr>
                              <a:picLocks noChangeAspect="1" noChangeArrowheads="1"/>
                            </pic:cNvPicPr>
                          </pic:nvPicPr>
                          <pic:blipFill>
                            <a:blip r:embed="rId8"/>
                            <a:stretch>
                              <a:fillRect/>
                            </a:stretch>
                          </pic:blipFill>
                          <pic:spPr bwMode="auto">
                            <a:xfrm>
                              <a:off x="0" y="0"/>
                              <a:ext cx="5334000" cy="5120820"/>
                            </a:xfrm>
                            <a:prstGeom prst="rect">
                              <a:avLst/>
                            </a:prstGeom>
                            <a:noFill/>
                            <a:ln w="9525">
                              <a:noFill/>
                              <a:headEnd/>
                              <a:tailEnd/>
                            </a:ln>
                          </pic:spPr>
                        </pic:pic>
                      </a:graphicData>
                    </a:graphic>
                  </wp:inline>
                </w:drawing>
              </w:r>
            </w:ins>
          </w:p>
          <w:p w14:paraId="3F2F0CE9" w14:textId="77777777" w:rsidR="00695C00" w:rsidRDefault="00000000">
            <w:pPr>
              <w:pStyle w:val="ImageCaption"/>
              <w:spacing w:before="200"/>
            </w:pPr>
            <w:ins w:id="826" w:author="Author" w:date="2026-03-29T20:30:00Z" w16du:dateUtc="2026-03-29T18:30:00Z">
              <w:r>
                <w:t>Figure 4</w:t>
              </w:r>
            </w:ins>
            <w:r>
              <w:t xml:space="preserve">: Experimental designs comparing nests with aromatic green nest material against nests </w:t>
            </w:r>
            <w:del w:id="827" w:author="Author" w:date="2026-03-29T20:30:00Z" w16du:dateUtc="2026-03-29T18:30:00Z">
              <w:r>
                <w:delText>without any</w:delText>
              </w:r>
            </w:del>
            <w:ins w:id="828" w:author="Author" w:date="2026-03-29T20:30:00Z" w16du:dateUtc="2026-03-29T18:30:00Z">
              <w:r>
                <w:t>with no</w:t>
              </w:r>
            </w:ins>
            <w:r>
              <w:t xml:space="preserve"> green material, and those </w:t>
            </w:r>
            <w:del w:id="829" w:author="Author" w:date="2026-03-29T20:30:00Z" w16du:dateUtc="2026-03-29T18:30:00Z">
              <w:r>
                <w:delText xml:space="preserve">adding the </w:delText>
              </w:r>
            </w:del>
            <w:ins w:id="830" w:author="Author" w:date="2026-03-29T20:30:00Z" w16du:dateUtc="2026-03-29T18:30:00Z">
              <w:r>
                <w:t xml:space="preserve">in which green nest </w:t>
              </w:r>
            </w:ins>
            <w:r>
              <w:t xml:space="preserve">material </w:t>
            </w:r>
            <w:ins w:id="831" w:author="Author" w:date="2026-03-29T20:30:00Z" w16du:dateUtc="2026-03-29T18:30:00Z">
              <w:r>
                <w:t xml:space="preserve">was experimentally added </w:t>
              </w:r>
            </w:ins>
            <w:r>
              <w:t>continuously</w:t>
            </w:r>
            <w:ins w:id="832" w:author="Author" w:date="2026-03-29T20:30:00Z" w16du:dateUtc="2026-03-29T18:30:00Z">
              <w:r>
                <w:t xml:space="preserve"> throughout the nesting phase</w:t>
              </w:r>
            </w:ins>
            <w:r>
              <w:t xml:space="preserve">, lead to the largest fitness estimates. Orchard plots of the multilevel meta-regressions showing the overall effect of green nest material depending on experimental design </w:t>
            </w:r>
            <w:del w:id="833" w:author="Author" w:date="2026-03-29T20:30:00Z" w16du:dateUtc="2026-03-29T18:30:00Z">
              <w:r>
                <w:delText xml:space="preserve">for </w:delText>
              </w:r>
            </w:del>
            <w:r>
              <w:t>(A: log response ratio (</w:t>
            </w:r>
            <w:proofErr w:type="spellStart"/>
            <w:r>
              <w:t>lnRR</w:t>
            </w:r>
            <w:proofErr w:type="spellEnd"/>
            <w:r>
              <w:t xml:space="preserve">); B: </w:t>
            </w:r>
            <w:proofErr w:type="spellStart"/>
            <w:r>
              <w:t>standardised</w:t>
            </w:r>
            <w:proofErr w:type="spellEnd"/>
            <w:r>
              <w:t xml:space="preserve"> mean difference (SMD(H)), and time of green nest material addition (C: </w:t>
            </w:r>
            <w:del w:id="834" w:author="Author" w:date="2026-03-29T20:30:00Z" w16du:dateUtc="2026-03-29T18:30:00Z">
              <w:r>
                <w:delText>log response ratio (</w:delText>
              </w:r>
            </w:del>
            <w:proofErr w:type="spellStart"/>
            <w:r>
              <w:t>lnRR</w:t>
            </w:r>
            <w:proofErr w:type="spellEnd"/>
            <w:del w:id="835" w:author="Author" w:date="2026-03-29T20:30:00Z" w16du:dateUtc="2026-03-29T18:30:00Z">
              <w:r>
                <w:delText>);</w:delText>
              </w:r>
            </w:del>
            <w:ins w:id="836" w:author="Author" w:date="2026-03-29T20:30:00Z" w16du:dateUtc="2026-03-29T18:30:00Z">
              <w:r>
                <w:t>;</w:t>
              </w:r>
            </w:ins>
            <w:r>
              <w:t xml:space="preserve"> D: </w:t>
            </w:r>
            <w:del w:id="837" w:author="Author" w:date="2026-03-29T20:30:00Z" w16du:dateUtc="2026-03-29T18:30:00Z">
              <w:r>
                <w:delText>standardised mean difference (</w:delText>
              </w:r>
            </w:del>
            <w:r>
              <w:t xml:space="preserve">SMD(H)). Mean estimates (black circles), 95% confidence intervals (thicker bars) and prediction intervals (thinner bars) are shown along the individual data points (transparently </w:t>
            </w:r>
            <w:proofErr w:type="spellStart"/>
            <w:r>
              <w:t>coloured</w:t>
            </w:r>
            <w:proofErr w:type="spellEnd"/>
            <w:r>
              <w:t xml:space="preserve"> circles) scaled by precision (inverse of standard error). k: number of effect sizes (number of studies is shown in </w:t>
            </w:r>
            <w:del w:id="838" w:author="Author" w:date="2026-03-29T20:30:00Z" w16du:dateUtc="2026-03-29T18:30:00Z">
              <w:r>
                <w:delText xml:space="preserve">the </w:delText>
              </w:r>
            </w:del>
            <w:r>
              <w:t xml:space="preserve">brackets). X-axes are truncated for legibility, which partially explains </w:t>
            </w:r>
            <w:del w:id="839" w:author="Author" w:date="2026-03-29T20:30:00Z" w16du:dateUtc="2026-03-29T18:30:00Z">
              <w:r>
                <w:delText>any</w:delText>
              </w:r>
            </w:del>
            <w:ins w:id="840" w:author="Author" w:date="2026-03-29T20:30:00Z" w16du:dateUtc="2026-03-29T18:30:00Z">
              <w:r>
                <w:t>the</w:t>
              </w:r>
            </w:ins>
            <w:r>
              <w:t xml:space="preserve"> apparent asymmetry (</w:t>
            </w:r>
            <w:del w:id="841" w:author="Author" w:date="2026-03-29T20:30:00Z" w16du:dateUtc="2026-03-29T18:30:00Z">
              <w:r>
                <w:delText>complete figures in Section</w:delText>
              </w:r>
            </w:del>
            <w:ins w:id="842" w:author="Author" w:date="2026-03-29T20:30:00Z" w16du:dateUtc="2026-03-29T18:30:00Z">
              <w:r>
                <w:t>see</w:t>
              </w:r>
            </w:ins>
            <w:r>
              <w:t xml:space="preserve"> </w:t>
            </w:r>
            <w:r>
              <w:fldChar w:fldCharType="begin"/>
            </w:r>
            <w:r>
              <w:instrText>HYPERLINK \l "figsupp-design-time" \h</w:instrText>
            </w:r>
            <w:r>
              <w:fldChar w:fldCharType="separate"/>
            </w:r>
            <w:r>
              <w:rPr>
                <w:rStyle w:val="Hyperlink"/>
              </w:rPr>
              <w:t xml:space="preserve">Figure </w:t>
            </w:r>
            <w:del w:id="843" w:author="Author" w:date="2026-03-29T20:30:00Z" w16du:dateUtc="2026-03-29T18:30:00Z">
              <w:r w:rsidR="001C589A">
                <w:rPr>
                  <w:rStyle w:val="Hyperlink"/>
                </w:rPr>
                <w:delText>S13</w:delText>
              </w:r>
            </w:del>
            <w:ins w:id="844" w:author="Author" w:date="2026-03-29T20:30:00Z" w16du:dateUtc="2026-03-29T18:30:00Z">
              <w:r>
                <w:rPr>
                  <w:rStyle w:val="Hyperlink"/>
                </w:rPr>
                <w:t>S12</w:t>
              </w:r>
            </w:ins>
            <w:r>
              <w:fldChar w:fldCharType="end"/>
            </w:r>
            <w:r>
              <w:t>).</w:t>
            </w:r>
          </w:p>
        </w:tc>
        <w:bookmarkEnd w:id="821"/>
      </w:tr>
    </w:tbl>
    <w:p w14:paraId="5FFBF418" w14:textId="77777777" w:rsidR="00695C00" w:rsidRDefault="00000000">
      <w:pPr>
        <w:pStyle w:val="BodyText"/>
      </w:pPr>
      <w:r>
        <w:t>Second, the overall positive effect of GNM on fitness outcomes tended to be larger when GNM was added continuously throughout the nesting phase (</w:t>
      </w:r>
      <w:r>
        <w:fldChar w:fldCharType="begin"/>
      </w:r>
      <w:r>
        <w:instrText>HYPERLINK \l "figmain-design-time" \h</w:instrText>
      </w:r>
      <w:r>
        <w:fldChar w:fldCharType="separate"/>
      </w:r>
      <w:del w:id="845" w:author="Author" w:date="2026-03-29T20:30:00Z" w16du:dateUtc="2026-03-29T18:30:00Z">
        <w:r w:rsidR="001C589A">
          <w:rPr>
            <w:rStyle w:val="Hyperlink"/>
          </w:rPr>
          <w:delText>Figure4</w:delText>
        </w:r>
      </w:del>
      <w:ins w:id="846" w:author="Author" w:date="2026-03-29T20:30:00Z" w16du:dateUtc="2026-03-29T18:30:00Z">
        <w:r>
          <w:rPr>
            <w:rStyle w:val="Hyperlink"/>
          </w:rPr>
          <w:t>Figure 4</w:t>
        </w:r>
      </w:ins>
      <w:r>
        <w:fldChar w:fldCharType="end"/>
      </w:r>
      <w:ins w:id="847" w:author="Author" w:date="2026-03-29T20:30:00Z" w16du:dateUtc="2026-03-29T18:30:00Z">
        <w:r>
          <w:t xml:space="preserve"> </w:t>
        </w:r>
      </w:ins>
      <w:r>
        <w:t xml:space="preserve">C,D). The overall effect was positive and statistically significant for SMD(H) when material was continuously </w:t>
      </w:r>
      <w:r>
        <w:lastRenderedPageBreak/>
        <w:t>and experimentally added to the nest (</w:t>
      </w:r>
      <w:proofErr w:type="spellStart"/>
      <w:del w:id="848" w:author="Author" w:date="2026-03-29T20:30:00Z" w16du:dateUtc="2026-03-29T18:30:00Z">
        <w:r>
          <w:delText>lnRR</w:delText>
        </w:r>
        <w:r>
          <w:rPr>
            <w:vertAlign w:val="subscript"/>
          </w:rPr>
          <w:delText>continously</w:delText>
        </w:r>
      </w:del>
      <w:ins w:id="849" w:author="Author" w:date="2026-03-29T20:30:00Z" w16du:dateUtc="2026-03-29T18:30:00Z">
        <w:r>
          <w:t>lnRR</w:t>
        </w:r>
        <w:r>
          <w:rPr>
            <w:vertAlign w:val="subscript"/>
          </w:rPr>
          <w:t>continuously</w:t>
        </w:r>
      </w:ins>
      <w:proofErr w:type="spellEnd"/>
      <w:r>
        <w:t xml:space="preserve"> = 0.034, 95% CI: [-0.014, 0.083], 95% PI: [-0.270, 0.338], p-value = 0.165, k = 95, n = 12; SMD(H)</w:t>
      </w:r>
      <w:del w:id="850" w:author="Author" w:date="2026-03-29T20:30:00Z" w16du:dateUtc="2026-03-29T18:30:00Z">
        <w:r>
          <w:rPr>
            <w:vertAlign w:val="subscript"/>
          </w:rPr>
          <w:delText>continously</w:delText>
        </w:r>
      </w:del>
      <w:ins w:id="851" w:author="Author" w:date="2026-03-29T20:30:00Z" w16du:dateUtc="2026-03-29T18:30:00Z">
        <w:r>
          <w:rPr>
            <w:vertAlign w:val="subscript"/>
          </w:rPr>
          <w:t>continuously</w:t>
        </w:r>
      </w:ins>
      <w:r>
        <w:t xml:space="preserve"> = 0.302, 95% CI: [ 0.069, 0.534], 95% PI: [-0.726, 1.329], p-value = 0.011, k = 105, n = 12), whereas the effect was small and statistically non-significant when added before egg hatching </w:t>
      </w:r>
      <w:ins w:id="852" w:author="Author" w:date="2026-03-29T20:30:00Z" w16du:dateUtc="2026-03-29T18:30:00Z">
        <w:r>
          <w:t>(</w:t>
        </w:r>
      </w:ins>
      <w:r>
        <w:fldChar w:fldCharType="begin"/>
      </w:r>
      <w:r>
        <w:instrText>HYPERLINK \l "tabmain-MLMR" \h</w:instrText>
      </w:r>
      <w:r>
        <w:fldChar w:fldCharType="separate"/>
      </w:r>
      <w:del w:id="853" w:author="Author" w:date="2026-03-29T20:30:00Z" w16du:dateUtc="2026-03-29T18:30:00Z">
        <w:r w:rsidR="001C589A">
          <w:rPr>
            <w:rStyle w:val="Hyperlink"/>
          </w:rPr>
          <w:delText>Table1</w:delText>
        </w:r>
      </w:del>
      <w:ins w:id="854" w:author="Author" w:date="2026-03-29T20:30:00Z" w16du:dateUtc="2026-03-29T18:30:00Z">
        <w:r>
          <w:rPr>
            <w:rStyle w:val="Hyperlink"/>
          </w:rPr>
          <w:t>Table 1</w:t>
        </w:r>
      </w:ins>
      <w:r>
        <w:fldChar w:fldCharType="end"/>
      </w:r>
      <w:del w:id="855" w:author="Author" w:date="2026-03-29T20:30:00Z" w16du:dateUtc="2026-03-29T18:30:00Z">
        <w:r>
          <w:delText>.</w:delText>
        </w:r>
      </w:del>
      <w:ins w:id="856" w:author="Author" w:date="2026-03-29T20:30:00Z" w16du:dateUtc="2026-03-29T18:30:00Z">
        <w:r>
          <w:t>).</w:t>
        </w:r>
      </w:ins>
      <w:r>
        <w:t xml:space="preserve"> Last, the overall effect also tended to be positive for SMD(H) when GNM was added after egg hatching only, although only marginally so (SMD(H)</w:t>
      </w:r>
      <w:proofErr w:type="spellStart"/>
      <w:r>
        <w:rPr>
          <w:vertAlign w:val="subscript"/>
        </w:rPr>
        <w:t>after_egg_hatching</w:t>
      </w:r>
      <w:proofErr w:type="spellEnd"/>
      <w:r>
        <w:t xml:space="preserve"> = 0.267, 95% CI: [-0.024, 0.559], 95% PI: [-0.775, 1.310], p-value = 0.072, k = 57, n = 5; </w:t>
      </w:r>
      <w:r>
        <w:fldChar w:fldCharType="begin"/>
      </w:r>
      <w:r>
        <w:instrText>HYPERLINK \l "tabmain-MLMR" \h</w:instrText>
      </w:r>
      <w:r>
        <w:fldChar w:fldCharType="separate"/>
      </w:r>
      <w:del w:id="857" w:author="Author" w:date="2026-03-29T20:30:00Z" w16du:dateUtc="2026-03-29T18:30:00Z">
        <w:r w:rsidR="001C589A">
          <w:rPr>
            <w:rStyle w:val="Hyperlink"/>
          </w:rPr>
          <w:delText>Table1</w:delText>
        </w:r>
      </w:del>
      <w:ins w:id="858" w:author="Author" w:date="2026-03-29T20:30:00Z" w16du:dateUtc="2026-03-29T18:30:00Z">
        <w:r>
          <w:rPr>
            <w:rStyle w:val="Hyperlink"/>
          </w:rPr>
          <w:t>Table 1</w:t>
        </w:r>
      </w:ins>
      <w:r>
        <w:fldChar w:fldCharType="end"/>
      </w:r>
      <w:r>
        <w:t>). The three categories did not differ statistically significantly from each other (p-</w:t>
      </w:r>
      <w:proofErr w:type="spellStart"/>
      <w:r>
        <w:t>value</w:t>
      </w:r>
      <w:r>
        <w:rPr>
          <w:vertAlign w:val="subscript"/>
        </w:rPr>
        <w:t>lnRR</w:t>
      </w:r>
      <w:proofErr w:type="spellEnd"/>
      <w:r>
        <w:t xml:space="preserve"> &gt; 0.307 and p-</w:t>
      </w:r>
      <w:proofErr w:type="spellStart"/>
      <w:r>
        <w:t>value</w:t>
      </w:r>
      <w:r>
        <w:rPr>
          <w:vertAlign w:val="subscript"/>
        </w:rPr>
        <w:t>SMD</w:t>
      </w:r>
      <w:proofErr w:type="spellEnd"/>
      <w:r>
        <w:rPr>
          <w:vertAlign w:val="subscript"/>
        </w:rPr>
        <w:t>(H)</w:t>
      </w:r>
      <w:r>
        <w:t xml:space="preserve"> &gt; 0.243 in all cases). The timing of GNM addition explained little heterogeneity (</w:t>
      </w:r>
      <m:oMath>
        <m:sSubSup>
          <m:sSubSupPr>
            <m:ctrlPr>
              <w:del w:id="859" w:author="Author" w:date="2026-03-29T20:30:00Z" w16du:dateUtc="2026-03-29T18:30:00Z">
                <w:rPr>
                  <w:rFonts w:ascii="Cambria Math" w:hAnsi="Cambria Math"/>
                </w:rPr>
              </w:del>
            </m:ctrlPr>
          </m:sSubSupPr>
          <m:e>
            <m:r>
              <w:del w:id="860" w:author="Author" w:date="2026-03-29T20:30:00Z" w16du:dateUtc="2026-03-29T18:30:00Z">
                <w:rPr>
                  <w:rFonts w:ascii="Cambria Math" w:hAnsi="Cambria Math"/>
                </w:rPr>
                <m:t>R</m:t>
              </w:del>
            </m:r>
          </m:e>
          <m:sub>
            <m:r>
              <w:del w:id="861" w:author="Author" w:date="2026-03-29T20:30:00Z" w16du:dateUtc="2026-03-29T18:30:00Z">
                <w:rPr>
                  <w:rFonts w:ascii="Cambria Math" w:hAnsi="Cambria Math"/>
                </w:rPr>
                <m:t>marginal</m:t>
              </w:del>
            </m:r>
            <m:d>
              <m:dPr>
                <m:ctrlPr>
                  <w:del w:id="862" w:author="Author" w:date="2026-03-29T20:30:00Z" w16du:dateUtc="2026-03-29T18:30:00Z">
                    <w:rPr>
                      <w:rFonts w:ascii="Cambria Math" w:hAnsi="Cambria Math"/>
                    </w:rPr>
                  </w:del>
                </m:ctrlPr>
              </m:dPr>
              <m:e>
                <m:r>
                  <w:del w:id="863" w:author="Author" w:date="2026-03-29T20:30:00Z" w16du:dateUtc="2026-03-29T18:30:00Z">
                    <w:rPr>
                      <w:rFonts w:ascii="Cambria Math" w:hAnsi="Cambria Math"/>
                    </w:rPr>
                    <m:t>lnRR</m:t>
                  </w:del>
                </m:r>
              </m:e>
            </m:d>
          </m:sub>
          <m:sup>
            <m:r>
              <w:del w:id="864" w:author="Author" w:date="2026-03-29T20:30:00Z" w16du:dateUtc="2026-03-29T18:30:00Z">
                <w:rPr>
                  <w:rFonts w:ascii="Cambria Math" w:hAnsi="Cambria Math"/>
                </w:rPr>
                <m:t>2</m:t>
              </w:del>
            </m:r>
          </m:sup>
        </m:sSubSup>
        <m:sSubSup>
          <m:sSubSupPr>
            <m:ctrlPr>
              <w:ins w:id="865" w:author="Author" w:date="2026-03-29T20:30:00Z" w16du:dateUtc="2026-03-29T18:30:00Z">
                <w:rPr>
                  <w:rFonts w:ascii="Cambria Math" w:hAnsi="Cambria Math"/>
                </w:rPr>
              </w:ins>
            </m:ctrlPr>
          </m:sSubSupPr>
          <m:e>
            <m:r>
              <w:ins w:id="866" w:author="Author" w:date="2026-03-29T20:30:00Z" w16du:dateUtc="2026-03-29T18:30:00Z">
                <m:rPr>
                  <m:sty m:val="p"/>
                </m:rPr>
                <w:rPr>
                  <w:rFonts w:ascii="Cambria Math" w:hAnsi="Cambria Math"/>
                </w:rPr>
                <m:t>R</m:t>
              </w:ins>
            </m:r>
          </m:e>
          <m:sub>
            <m:r>
              <w:ins w:id="867" w:author="Author" w:date="2026-03-29T20:30:00Z" w16du:dateUtc="2026-03-29T18:30:00Z">
                <m:rPr>
                  <m:sty m:val="p"/>
                </m:rPr>
                <w:rPr>
                  <w:rFonts w:ascii="Cambria Math" w:hAnsi="Cambria Math"/>
                </w:rPr>
                <m:t>marginal</m:t>
              </w:ins>
            </m:r>
            <m:d>
              <m:dPr>
                <m:ctrlPr>
                  <w:ins w:id="868" w:author="Author" w:date="2026-03-29T20:30:00Z" w16du:dateUtc="2026-03-29T18:30:00Z">
                    <w:rPr>
                      <w:rFonts w:ascii="Cambria Math" w:hAnsi="Cambria Math"/>
                    </w:rPr>
                  </w:ins>
                </m:ctrlPr>
              </m:dPr>
              <m:e>
                <m:r>
                  <w:ins w:id="869" w:author="Author" w:date="2026-03-29T20:30:00Z" w16du:dateUtc="2026-03-29T18:30:00Z">
                    <m:rPr>
                      <m:sty m:val="p"/>
                    </m:rPr>
                    <w:rPr>
                      <w:rFonts w:ascii="Cambria Math" w:hAnsi="Cambria Math"/>
                    </w:rPr>
                    <m:t>lnRR</m:t>
                  </w:ins>
                </m:r>
              </m:e>
            </m:d>
          </m:sub>
          <m:sup>
            <m:r>
              <w:ins w:id="870" w:author="Author" w:date="2026-03-29T20:30:00Z" w16du:dateUtc="2026-03-29T18:30:00Z">
                <w:rPr>
                  <w:rFonts w:ascii="Cambria Math" w:hAnsi="Cambria Math"/>
                </w:rPr>
                <m:t>2</m:t>
              </w:ins>
            </m:r>
          </m:sup>
        </m:sSubSup>
      </m:oMath>
      <w:r>
        <w:t xml:space="preserve">= 1.2% and </w:t>
      </w:r>
      <m:oMath>
        <m:sSubSup>
          <m:sSubSupPr>
            <m:ctrlPr>
              <w:del w:id="871" w:author="Author" w:date="2026-03-29T20:30:00Z" w16du:dateUtc="2026-03-29T18:30:00Z">
                <w:rPr>
                  <w:rFonts w:ascii="Cambria Math" w:hAnsi="Cambria Math"/>
                </w:rPr>
              </w:del>
            </m:ctrlPr>
          </m:sSubSupPr>
          <m:e>
            <m:r>
              <w:del w:id="872" w:author="Author" w:date="2026-03-29T20:30:00Z" w16du:dateUtc="2026-03-29T18:30:00Z">
                <w:rPr>
                  <w:rFonts w:ascii="Cambria Math" w:hAnsi="Cambria Math"/>
                </w:rPr>
                <m:t>R</m:t>
              </w:del>
            </m:r>
          </m:e>
          <m:sub>
            <m:r>
              <w:del w:id="873" w:author="Author" w:date="2026-03-29T20:30:00Z" w16du:dateUtc="2026-03-29T18:30:00Z">
                <w:rPr>
                  <w:rFonts w:ascii="Cambria Math" w:hAnsi="Cambria Math"/>
                </w:rPr>
                <m:t>marginal</m:t>
              </w:del>
            </m:r>
            <m:d>
              <m:dPr>
                <m:ctrlPr>
                  <w:del w:id="874" w:author="Author" w:date="2026-03-29T20:30:00Z" w16du:dateUtc="2026-03-29T18:30:00Z">
                    <w:rPr>
                      <w:rFonts w:ascii="Cambria Math" w:hAnsi="Cambria Math"/>
                    </w:rPr>
                  </w:del>
                </m:ctrlPr>
              </m:dPr>
              <m:e>
                <m:r>
                  <w:del w:id="875" w:author="Author" w:date="2026-03-29T20:30:00Z" w16du:dateUtc="2026-03-29T18:30:00Z">
                    <w:rPr>
                      <w:rFonts w:ascii="Cambria Math" w:hAnsi="Cambria Math"/>
                    </w:rPr>
                    <m:t>SMD</m:t>
                  </w:del>
                </m:r>
                <m:d>
                  <m:dPr>
                    <m:ctrlPr>
                      <w:del w:id="876" w:author="Author" w:date="2026-03-29T20:30:00Z" w16du:dateUtc="2026-03-29T18:30:00Z">
                        <w:rPr>
                          <w:rFonts w:ascii="Cambria Math" w:hAnsi="Cambria Math"/>
                        </w:rPr>
                      </w:del>
                    </m:ctrlPr>
                  </m:dPr>
                  <m:e>
                    <m:r>
                      <w:del w:id="877" w:author="Author" w:date="2026-03-29T20:30:00Z" w16du:dateUtc="2026-03-29T18:30:00Z">
                        <w:rPr>
                          <w:rFonts w:ascii="Cambria Math" w:hAnsi="Cambria Math"/>
                        </w:rPr>
                        <m:t>H</m:t>
                      </w:del>
                    </m:r>
                  </m:e>
                </m:d>
              </m:e>
            </m:d>
          </m:sub>
          <m:sup>
            <m:r>
              <w:del w:id="878" w:author="Author" w:date="2026-03-29T20:30:00Z" w16du:dateUtc="2026-03-29T18:30:00Z">
                <w:rPr>
                  <w:rFonts w:ascii="Cambria Math" w:hAnsi="Cambria Math"/>
                </w:rPr>
                <m:t>2</m:t>
              </w:del>
            </m:r>
          </m:sup>
        </m:sSubSup>
        <m:sSubSup>
          <m:sSubSupPr>
            <m:ctrlPr>
              <w:ins w:id="879" w:author="Author" w:date="2026-03-29T20:30:00Z" w16du:dateUtc="2026-03-29T18:30:00Z">
                <w:rPr>
                  <w:rFonts w:ascii="Cambria Math" w:hAnsi="Cambria Math"/>
                </w:rPr>
              </w:ins>
            </m:ctrlPr>
          </m:sSubSupPr>
          <m:e>
            <m:r>
              <w:ins w:id="880" w:author="Author" w:date="2026-03-29T20:30:00Z" w16du:dateUtc="2026-03-29T18:30:00Z">
                <m:rPr>
                  <m:sty m:val="p"/>
                </m:rPr>
                <w:rPr>
                  <w:rFonts w:ascii="Cambria Math" w:hAnsi="Cambria Math"/>
                </w:rPr>
                <m:t>R</m:t>
              </w:ins>
            </m:r>
          </m:e>
          <m:sub>
            <m:r>
              <w:ins w:id="881" w:author="Author" w:date="2026-03-29T20:30:00Z" w16du:dateUtc="2026-03-29T18:30:00Z">
                <m:rPr>
                  <m:sty m:val="p"/>
                </m:rPr>
                <w:rPr>
                  <w:rFonts w:ascii="Cambria Math" w:hAnsi="Cambria Math"/>
                </w:rPr>
                <m:t>marginal</m:t>
              </w:ins>
            </m:r>
            <m:d>
              <m:dPr>
                <m:ctrlPr>
                  <w:ins w:id="882" w:author="Author" w:date="2026-03-29T20:30:00Z" w16du:dateUtc="2026-03-29T18:30:00Z">
                    <w:rPr>
                      <w:rFonts w:ascii="Cambria Math" w:hAnsi="Cambria Math"/>
                    </w:rPr>
                  </w:ins>
                </m:ctrlPr>
              </m:dPr>
              <m:e>
                <m:r>
                  <w:ins w:id="883" w:author="Author" w:date="2026-03-29T20:30:00Z" w16du:dateUtc="2026-03-29T18:30:00Z">
                    <m:rPr>
                      <m:sty m:val="p"/>
                    </m:rPr>
                    <w:rPr>
                      <w:rFonts w:ascii="Cambria Math" w:hAnsi="Cambria Math"/>
                    </w:rPr>
                    <m:t>SMD</m:t>
                  </w:ins>
                </m:r>
                <m:d>
                  <m:dPr>
                    <m:ctrlPr>
                      <w:ins w:id="884" w:author="Author" w:date="2026-03-29T20:30:00Z" w16du:dateUtc="2026-03-29T18:30:00Z">
                        <w:rPr>
                          <w:rFonts w:ascii="Cambria Math" w:hAnsi="Cambria Math"/>
                        </w:rPr>
                      </w:ins>
                    </m:ctrlPr>
                  </m:dPr>
                  <m:e>
                    <m:r>
                      <w:ins w:id="885" w:author="Author" w:date="2026-03-29T20:30:00Z" w16du:dateUtc="2026-03-29T18:30:00Z">
                        <m:rPr>
                          <m:sty m:val="p"/>
                        </m:rPr>
                        <w:rPr>
                          <w:rFonts w:ascii="Cambria Math" w:hAnsi="Cambria Math"/>
                        </w:rPr>
                        <m:t>H</m:t>
                      </w:ins>
                    </m:r>
                  </m:e>
                </m:d>
              </m:e>
            </m:d>
          </m:sub>
          <m:sup>
            <m:r>
              <w:ins w:id="886" w:author="Author" w:date="2026-03-29T20:30:00Z" w16du:dateUtc="2026-03-29T18:30:00Z">
                <w:rPr>
                  <w:rFonts w:ascii="Cambria Math" w:hAnsi="Cambria Math"/>
                </w:rPr>
                <m:t>2</m:t>
              </w:ins>
            </m:r>
          </m:sup>
        </m:sSubSup>
      </m:oMath>
      <w:r>
        <w:t>= 4.5</w:t>
      </w:r>
      <w:ins w:id="887" w:author="Author" w:date="2026-03-29T20:30:00Z" w16du:dateUtc="2026-03-29T18:30:00Z">
        <w:r>
          <w:t xml:space="preserve"> </w:t>
        </w:r>
      </w:ins>
      <w:r>
        <w:t>%).</w:t>
      </w:r>
    </w:p>
    <w:p w14:paraId="5FD02A7D" w14:textId="77777777" w:rsidR="00695C00" w:rsidRDefault="00000000">
      <w:pPr>
        <w:pStyle w:val="BodyText"/>
      </w:pPr>
      <w:r>
        <w:t xml:space="preserve">Third, although none of the species-specific mean estimates were statistically significant, most were positive </w:t>
      </w:r>
      <w:ins w:id="888" w:author="Author" w:date="2026-03-29T20:30:00Z" w16du:dateUtc="2026-03-29T18:30:00Z">
        <w:r>
          <w:t>(</w:t>
        </w:r>
      </w:ins>
      <w:r>
        <w:fldChar w:fldCharType="begin"/>
      </w:r>
      <w:r>
        <w:instrText>HYPERLINK \l "figsupp-MR" \h</w:instrText>
      </w:r>
      <w:r>
        <w:fldChar w:fldCharType="separate"/>
      </w:r>
      <w:r>
        <w:rPr>
          <w:rStyle w:val="Hyperlink"/>
        </w:rPr>
        <w:t xml:space="preserve">Figure </w:t>
      </w:r>
      <w:del w:id="889" w:author="Author" w:date="2026-03-29T20:30:00Z" w16du:dateUtc="2026-03-29T18:30:00Z">
        <w:r w:rsidR="001C589A">
          <w:rPr>
            <w:rStyle w:val="Hyperlink"/>
          </w:rPr>
          <w:delText>S14</w:delText>
        </w:r>
      </w:del>
      <w:ins w:id="890" w:author="Author" w:date="2026-03-29T20:30:00Z" w16du:dateUtc="2026-03-29T18:30:00Z">
        <w:r>
          <w:rPr>
            <w:rStyle w:val="Hyperlink"/>
          </w:rPr>
          <w:t>S13</w:t>
        </w:r>
      </w:ins>
      <w:r>
        <w:fldChar w:fldCharType="end"/>
      </w:r>
      <w:r>
        <w:t xml:space="preserve">, </w:t>
      </w:r>
      <w:r>
        <w:fldChar w:fldCharType="begin"/>
      </w:r>
      <w:r>
        <w:instrText>HYPERLINK \l "tabmain-MLMR" \h</w:instrText>
      </w:r>
      <w:r>
        <w:fldChar w:fldCharType="separate"/>
      </w:r>
      <w:del w:id="891" w:author="Author" w:date="2026-03-29T20:30:00Z" w16du:dateUtc="2026-03-29T18:30:00Z">
        <w:r w:rsidR="001C589A">
          <w:rPr>
            <w:rStyle w:val="Hyperlink"/>
          </w:rPr>
          <w:delText>Table1</w:delText>
        </w:r>
      </w:del>
      <w:ins w:id="892" w:author="Author" w:date="2026-03-29T20:30:00Z" w16du:dateUtc="2026-03-29T18:30:00Z">
        <w:r>
          <w:rPr>
            <w:rStyle w:val="Hyperlink"/>
          </w:rPr>
          <w:t>Table 1</w:t>
        </w:r>
      </w:ins>
      <w:r>
        <w:fldChar w:fldCharType="end"/>
      </w:r>
      <w:del w:id="893" w:author="Author" w:date="2026-03-29T20:30:00Z" w16du:dateUtc="2026-03-29T18:30:00Z">
        <w:r>
          <w:delText>,</w:delText>
        </w:r>
      </w:del>
      <w:ins w:id="894" w:author="Author" w:date="2026-03-29T20:30:00Z" w16du:dateUtc="2026-03-29T18:30:00Z">
        <w:r>
          <w:t>),</w:t>
        </w:r>
      </w:ins>
      <w:r>
        <w:t xml:space="preserve"> and bird species </w:t>
      </w:r>
      <w:del w:id="895" w:author="Author" w:date="2026-03-29T20:30:00Z" w16du:dateUtc="2026-03-29T18:30:00Z">
        <w:r>
          <w:delText xml:space="preserve">identity </w:delText>
        </w:r>
      </w:del>
      <w:r>
        <w:t xml:space="preserve">explained a </w:t>
      </w:r>
      <w:del w:id="896" w:author="Author" w:date="2026-03-29T20:30:00Z" w16du:dateUtc="2026-03-29T18:30:00Z">
        <w:r>
          <w:delText>non-negligible</w:delText>
        </w:r>
      </w:del>
      <w:ins w:id="897" w:author="Author" w:date="2026-03-29T20:30:00Z" w16du:dateUtc="2026-03-29T18:30:00Z">
        <w:r>
          <w:t>small</w:t>
        </w:r>
      </w:ins>
      <w:r>
        <w:t xml:space="preserve"> amount of heterogeneity (</w:t>
      </w:r>
      <m:oMath>
        <m:sSubSup>
          <m:sSubSupPr>
            <m:ctrlPr>
              <w:del w:id="898" w:author="Author" w:date="2026-03-29T20:30:00Z" w16du:dateUtc="2026-03-29T18:30:00Z">
                <w:rPr>
                  <w:rFonts w:ascii="Cambria Math" w:hAnsi="Cambria Math"/>
                </w:rPr>
              </w:del>
            </m:ctrlPr>
          </m:sSubSupPr>
          <m:e>
            <m:r>
              <w:del w:id="899" w:author="Author" w:date="2026-03-29T20:30:00Z" w16du:dateUtc="2026-03-29T18:30:00Z">
                <w:rPr>
                  <w:rFonts w:ascii="Cambria Math" w:hAnsi="Cambria Math"/>
                </w:rPr>
                <m:t>R</m:t>
              </w:del>
            </m:r>
          </m:e>
          <m:sub>
            <m:r>
              <w:del w:id="900" w:author="Author" w:date="2026-03-29T20:30:00Z" w16du:dateUtc="2026-03-29T18:30:00Z">
                <w:rPr>
                  <w:rFonts w:ascii="Cambria Math" w:hAnsi="Cambria Math"/>
                </w:rPr>
                <m:t>marginal</m:t>
              </w:del>
            </m:r>
            <m:d>
              <m:dPr>
                <m:ctrlPr>
                  <w:del w:id="901" w:author="Author" w:date="2026-03-29T20:30:00Z" w16du:dateUtc="2026-03-29T18:30:00Z">
                    <w:rPr>
                      <w:rFonts w:ascii="Cambria Math" w:hAnsi="Cambria Math"/>
                    </w:rPr>
                  </w:del>
                </m:ctrlPr>
              </m:dPr>
              <m:e>
                <m:r>
                  <w:del w:id="902" w:author="Author" w:date="2026-03-29T20:30:00Z" w16du:dateUtc="2026-03-29T18:30:00Z">
                    <w:rPr>
                      <w:rFonts w:ascii="Cambria Math" w:hAnsi="Cambria Math"/>
                    </w:rPr>
                    <m:t>lnRR</m:t>
                  </w:del>
                </m:r>
              </m:e>
            </m:d>
          </m:sub>
          <m:sup>
            <m:r>
              <w:del w:id="903" w:author="Author" w:date="2026-03-29T20:30:00Z" w16du:dateUtc="2026-03-29T18:30:00Z">
                <w:rPr>
                  <w:rFonts w:ascii="Cambria Math" w:hAnsi="Cambria Math"/>
                </w:rPr>
                <m:t>2</m:t>
              </w:del>
            </m:r>
          </m:sup>
        </m:sSubSup>
        <m:sSubSup>
          <m:sSubSupPr>
            <m:ctrlPr>
              <w:ins w:id="904" w:author="Author" w:date="2026-03-29T20:30:00Z" w16du:dateUtc="2026-03-29T18:30:00Z">
                <w:rPr>
                  <w:rFonts w:ascii="Cambria Math" w:hAnsi="Cambria Math"/>
                </w:rPr>
              </w:ins>
            </m:ctrlPr>
          </m:sSubSupPr>
          <m:e>
            <m:r>
              <w:ins w:id="905" w:author="Author" w:date="2026-03-29T20:30:00Z" w16du:dateUtc="2026-03-29T18:30:00Z">
                <m:rPr>
                  <m:sty m:val="p"/>
                </m:rPr>
                <w:rPr>
                  <w:rFonts w:ascii="Cambria Math" w:hAnsi="Cambria Math"/>
                </w:rPr>
                <m:t>R</m:t>
              </w:ins>
            </m:r>
          </m:e>
          <m:sub>
            <m:r>
              <w:ins w:id="906" w:author="Author" w:date="2026-03-29T20:30:00Z" w16du:dateUtc="2026-03-29T18:30:00Z">
                <m:rPr>
                  <m:sty m:val="p"/>
                </m:rPr>
                <w:rPr>
                  <w:rFonts w:ascii="Cambria Math" w:hAnsi="Cambria Math"/>
                </w:rPr>
                <m:t>marginal</m:t>
              </w:ins>
            </m:r>
            <m:d>
              <m:dPr>
                <m:ctrlPr>
                  <w:ins w:id="907" w:author="Author" w:date="2026-03-29T20:30:00Z" w16du:dateUtc="2026-03-29T18:30:00Z">
                    <w:rPr>
                      <w:rFonts w:ascii="Cambria Math" w:hAnsi="Cambria Math"/>
                    </w:rPr>
                  </w:ins>
                </m:ctrlPr>
              </m:dPr>
              <m:e>
                <m:r>
                  <w:ins w:id="908" w:author="Author" w:date="2026-03-29T20:30:00Z" w16du:dateUtc="2026-03-29T18:30:00Z">
                    <m:rPr>
                      <m:sty m:val="p"/>
                    </m:rPr>
                    <w:rPr>
                      <w:rFonts w:ascii="Cambria Math" w:hAnsi="Cambria Math"/>
                    </w:rPr>
                    <m:t>lnRR</m:t>
                  </w:ins>
                </m:r>
              </m:e>
            </m:d>
          </m:sub>
          <m:sup>
            <m:r>
              <w:ins w:id="909" w:author="Author" w:date="2026-03-29T20:30:00Z" w16du:dateUtc="2026-03-29T18:30:00Z">
                <w:rPr>
                  <w:rFonts w:ascii="Cambria Math" w:hAnsi="Cambria Math"/>
                </w:rPr>
                <m:t>2</m:t>
              </w:ins>
            </m:r>
          </m:sup>
        </m:sSubSup>
      </m:oMath>
      <w:r>
        <w:t xml:space="preserve">= 5.3% and </w:t>
      </w:r>
      <m:oMath>
        <m:sSubSup>
          <m:sSubSupPr>
            <m:ctrlPr>
              <w:del w:id="910" w:author="Author" w:date="2026-03-29T20:30:00Z" w16du:dateUtc="2026-03-29T18:30:00Z">
                <w:rPr>
                  <w:rFonts w:ascii="Cambria Math" w:hAnsi="Cambria Math"/>
                </w:rPr>
              </w:del>
            </m:ctrlPr>
          </m:sSubSupPr>
          <m:e>
            <m:r>
              <w:del w:id="911" w:author="Author" w:date="2026-03-29T20:30:00Z" w16du:dateUtc="2026-03-29T18:30:00Z">
                <w:rPr>
                  <w:rFonts w:ascii="Cambria Math" w:hAnsi="Cambria Math"/>
                </w:rPr>
                <m:t>R</m:t>
              </w:del>
            </m:r>
          </m:e>
          <m:sub>
            <m:r>
              <w:del w:id="912" w:author="Author" w:date="2026-03-29T20:30:00Z" w16du:dateUtc="2026-03-29T18:30:00Z">
                <w:rPr>
                  <w:rFonts w:ascii="Cambria Math" w:hAnsi="Cambria Math"/>
                </w:rPr>
                <m:t>marginal</m:t>
              </w:del>
            </m:r>
            <m:d>
              <m:dPr>
                <m:ctrlPr>
                  <w:del w:id="913" w:author="Author" w:date="2026-03-29T20:30:00Z" w16du:dateUtc="2026-03-29T18:30:00Z">
                    <w:rPr>
                      <w:rFonts w:ascii="Cambria Math" w:hAnsi="Cambria Math"/>
                    </w:rPr>
                  </w:del>
                </m:ctrlPr>
              </m:dPr>
              <m:e>
                <m:r>
                  <w:del w:id="914" w:author="Author" w:date="2026-03-29T20:30:00Z" w16du:dateUtc="2026-03-29T18:30:00Z">
                    <w:rPr>
                      <w:rFonts w:ascii="Cambria Math" w:hAnsi="Cambria Math"/>
                    </w:rPr>
                    <m:t>SMDH</m:t>
                  </w:del>
                </m:r>
              </m:e>
            </m:d>
          </m:sub>
          <m:sup>
            <m:r>
              <w:del w:id="915" w:author="Author" w:date="2026-03-29T20:30:00Z" w16du:dateUtc="2026-03-29T18:30:00Z">
                <w:rPr>
                  <w:rFonts w:ascii="Cambria Math" w:hAnsi="Cambria Math"/>
                </w:rPr>
                <m:t>2</m:t>
              </w:del>
            </m:r>
          </m:sup>
        </m:sSubSup>
      </m:oMath>
      <w:del w:id="916" w:author="Author" w:date="2026-03-29T20:30:00Z" w16du:dateUtc="2026-03-29T18:30:00Z">
        <w:r>
          <w:delText>=</w:delText>
        </w:r>
      </w:del>
      <m:oMath>
        <m:sSubSup>
          <m:sSubSupPr>
            <m:ctrlPr>
              <w:ins w:id="917" w:author="Author" w:date="2026-03-29T20:30:00Z" w16du:dateUtc="2026-03-29T18:30:00Z">
                <w:rPr>
                  <w:rFonts w:ascii="Cambria Math" w:hAnsi="Cambria Math"/>
                </w:rPr>
              </w:ins>
            </m:ctrlPr>
          </m:sSubSupPr>
          <m:e>
            <m:r>
              <w:ins w:id="918" w:author="Author" w:date="2026-03-29T20:30:00Z" w16du:dateUtc="2026-03-29T18:30:00Z">
                <m:rPr>
                  <m:sty m:val="p"/>
                </m:rPr>
                <w:rPr>
                  <w:rFonts w:ascii="Cambria Math" w:hAnsi="Cambria Math"/>
                </w:rPr>
                <m:t>R</m:t>
              </w:ins>
            </m:r>
          </m:e>
          <m:sub>
            <m:r>
              <w:ins w:id="919" w:author="Author" w:date="2026-03-29T20:30:00Z" w16du:dateUtc="2026-03-29T18:30:00Z">
                <m:rPr>
                  <m:sty m:val="p"/>
                </m:rPr>
                <w:rPr>
                  <w:rFonts w:ascii="Cambria Math" w:hAnsi="Cambria Math"/>
                </w:rPr>
                <m:t>marginal</m:t>
              </w:ins>
            </m:r>
            <m:d>
              <m:dPr>
                <m:ctrlPr>
                  <w:ins w:id="920" w:author="Author" w:date="2026-03-29T20:30:00Z" w16du:dateUtc="2026-03-29T18:30:00Z">
                    <w:rPr>
                      <w:rFonts w:ascii="Cambria Math" w:hAnsi="Cambria Math"/>
                    </w:rPr>
                  </w:ins>
                </m:ctrlPr>
              </m:dPr>
              <m:e>
                <m:r>
                  <w:ins w:id="921" w:author="Author" w:date="2026-03-29T20:30:00Z" w16du:dateUtc="2026-03-29T18:30:00Z">
                    <m:rPr>
                      <m:sty m:val="p"/>
                    </m:rPr>
                    <w:rPr>
                      <w:rFonts w:ascii="Cambria Math" w:hAnsi="Cambria Math"/>
                    </w:rPr>
                    <m:t>SMD</m:t>
                  </w:ins>
                </m:r>
                <m:d>
                  <m:dPr>
                    <m:ctrlPr>
                      <w:ins w:id="922" w:author="Author" w:date="2026-03-29T20:30:00Z" w16du:dateUtc="2026-03-29T18:30:00Z">
                        <w:rPr>
                          <w:rFonts w:ascii="Cambria Math" w:hAnsi="Cambria Math"/>
                        </w:rPr>
                      </w:ins>
                    </m:ctrlPr>
                  </m:dPr>
                  <m:e>
                    <m:r>
                      <w:ins w:id="923" w:author="Author" w:date="2026-03-29T20:30:00Z" w16du:dateUtc="2026-03-29T18:30:00Z">
                        <m:rPr>
                          <m:sty m:val="p"/>
                        </m:rPr>
                        <w:rPr>
                          <w:rFonts w:ascii="Cambria Math" w:hAnsi="Cambria Math"/>
                        </w:rPr>
                        <m:t>H</m:t>
                      </w:ins>
                    </m:r>
                  </m:e>
                </m:d>
              </m:e>
            </m:d>
          </m:sub>
          <m:sup>
            <m:r>
              <w:ins w:id="924" w:author="Author" w:date="2026-03-29T20:30:00Z" w16du:dateUtc="2026-03-29T18:30:00Z">
                <w:rPr>
                  <w:rFonts w:ascii="Cambria Math" w:hAnsi="Cambria Math"/>
                </w:rPr>
                <m:t>2</m:t>
              </w:ins>
            </m:r>
          </m:sup>
        </m:sSubSup>
      </m:oMath>
      <w:ins w:id="925" w:author="Author" w:date="2026-03-29T20:30:00Z" w16du:dateUtc="2026-03-29T18:30:00Z">
        <w:r>
          <w:t xml:space="preserve"> =</w:t>
        </w:r>
      </w:ins>
      <w:r>
        <w:t xml:space="preserve"> 8.5%). Fourth, most fitness proxy</w:t>
      </w:r>
      <w:del w:id="926" w:author="Author" w:date="2026-03-29T20:30:00Z" w16du:dateUtc="2026-03-29T18:30:00Z">
        <w:r>
          <w:delText>-specific</w:delText>
        </w:r>
      </w:del>
      <w:ins w:id="927" w:author="Author" w:date="2026-03-29T20:30:00Z" w16du:dateUtc="2026-03-29T18:30:00Z">
        <w:r>
          <w:t xml:space="preserve"> categories had positive</w:t>
        </w:r>
      </w:ins>
      <w:r>
        <w:t xml:space="preserve"> mean estimates</w:t>
      </w:r>
      <w:del w:id="928" w:author="Author" w:date="2026-03-29T20:30:00Z" w16du:dateUtc="2026-03-29T18:30:00Z">
        <w:r>
          <w:delText xml:space="preserve"> were positive</w:delText>
        </w:r>
      </w:del>
      <w:r>
        <w:t>, but only morphology was statistically significant, and only for SMD(H) (</w:t>
      </w:r>
      <w:proofErr w:type="spellStart"/>
      <w:r>
        <w:t>SMDH</w:t>
      </w:r>
      <w:r>
        <w:rPr>
          <w:vertAlign w:val="subscript"/>
        </w:rPr>
        <w:t>morphology</w:t>
      </w:r>
      <w:proofErr w:type="spellEnd"/>
      <w:r>
        <w:t xml:space="preserve"> = 0.310, 95% CI: [ 0.112, 0.509], 95% PI: [-0.723, 1.343], p-value = 0.002, k = 65, n = 15; </w:t>
      </w:r>
      <w:r>
        <w:fldChar w:fldCharType="begin"/>
      </w:r>
      <w:r>
        <w:instrText>HYPERLINK \l "figsupp-MR" \h</w:instrText>
      </w:r>
      <w:r>
        <w:fldChar w:fldCharType="separate"/>
      </w:r>
      <w:r>
        <w:rPr>
          <w:rStyle w:val="Hyperlink"/>
        </w:rPr>
        <w:t xml:space="preserve">Figure </w:t>
      </w:r>
      <w:del w:id="929" w:author="Author" w:date="2026-03-29T20:30:00Z" w16du:dateUtc="2026-03-29T18:30:00Z">
        <w:r w:rsidR="001C589A">
          <w:rPr>
            <w:rStyle w:val="Hyperlink"/>
          </w:rPr>
          <w:delText>S14</w:delText>
        </w:r>
      </w:del>
      <w:ins w:id="930" w:author="Author" w:date="2026-03-29T20:30:00Z" w16du:dateUtc="2026-03-29T18:30:00Z">
        <w:r>
          <w:rPr>
            <w:rStyle w:val="Hyperlink"/>
          </w:rPr>
          <w:t>S13</w:t>
        </w:r>
      </w:ins>
      <w:r>
        <w:fldChar w:fldCharType="end"/>
      </w:r>
      <w:r>
        <w:t xml:space="preserve">; </w:t>
      </w:r>
      <w:r>
        <w:fldChar w:fldCharType="begin"/>
      </w:r>
      <w:r>
        <w:instrText>HYPERLINK \l "tabmain-MLMR" \h</w:instrText>
      </w:r>
      <w:r>
        <w:fldChar w:fldCharType="separate"/>
      </w:r>
      <w:del w:id="931" w:author="Author" w:date="2026-03-29T20:30:00Z" w16du:dateUtc="2026-03-29T18:30:00Z">
        <w:r w:rsidR="001C589A">
          <w:rPr>
            <w:rStyle w:val="Hyperlink"/>
          </w:rPr>
          <w:delText>Table1</w:delText>
        </w:r>
      </w:del>
      <w:ins w:id="932" w:author="Author" w:date="2026-03-29T20:30:00Z" w16du:dateUtc="2026-03-29T18:30:00Z">
        <w:r>
          <w:rPr>
            <w:rStyle w:val="Hyperlink"/>
          </w:rPr>
          <w:t>Table 1</w:t>
        </w:r>
      </w:ins>
      <w:r>
        <w:fldChar w:fldCharType="end"/>
      </w:r>
      <w:r>
        <w:t>) and fitness proxy category accounted for a small amount of heterogeneity (</w:t>
      </w:r>
      <m:oMath>
        <m:sSubSup>
          <m:sSubSupPr>
            <m:ctrlPr>
              <w:del w:id="933" w:author="Author" w:date="2026-03-29T20:30:00Z" w16du:dateUtc="2026-03-29T18:30:00Z">
                <w:rPr>
                  <w:rFonts w:ascii="Cambria Math" w:hAnsi="Cambria Math"/>
                </w:rPr>
              </w:del>
            </m:ctrlPr>
          </m:sSubSupPr>
          <m:e>
            <m:r>
              <w:del w:id="934" w:author="Author" w:date="2026-03-29T20:30:00Z" w16du:dateUtc="2026-03-29T18:30:00Z">
                <w:rPr>
                  <w:rFonts w:ascii="Cambria Math" w:hAnsi="Cambria Math"/>
                </w:rPr>
                <m:t>R</m:t>
              </w:del>
            </m:r>
          </m:e>
          <m:sub>
            <m:r>
              <w:del w:id="935" w:author="Author" w:date="2026-03-29T20:30:00Z" w16du:dateUtc="2026-03-29T18:30:00Z">
                <w:rPr>
                  <w:rFonts w:ascii="Cambria Math" w:hAnsi="Cambria Math"/>
                </w:rPr>
                <m:t>marginal</m:t>
              </w:del>
            </m:r>
            <m:d>
              <m:dPr>
                <m:ctrlPr>
                  <w:del w:id="936" w:author="Author" w:date="2026-03-29T20:30:00Z" w16du:dateUtc="2026-03-29T18:30:00Z">
                    <w:rPr>
                      <w:rFonts w:ascii="Cambria Math" w:hAnsi="Cambria Math"/>
                    </w:rPr>
                  </w:del>
                </m:ctrlPr>
              </m:dPr>
              <m:e>
                <m:r>
                  <w:del w:id="937" w:author="Author" w:date="2026-03-29T20:30:00Z" w16du:dateUtc="2026-03-29T18:30:00Z">
                    <w:rPr>
                      <w:rFonts w:ascii="Cambria Math" w:hAnsi="Cambria Math"/>
                    </w:rPr>
                    <m:t>lnRR</m:t>
                  </w:del>
                </m:r>
              </m:e>
            </m:d>
          </m:sub>
          <m:sup>
            <m:r>
              <w:del w:id="938" w:author="Author" w:date="2026-03-29T20:30:00Z" w16du:dateUtc="2026-03-29T18:30:00Z">
                <w:rPr>
                  <w:rFonts w:ascii="Cambria Math" w:hAnsi="Cambria Math"/>
                </w:rPr>
                <m:t>2</m:t>
              </w:del>
            </m:r>
          </m:sup>
        </m:sSubSup>
        <m:sSubSup>
          <m:sSubSupPr>
            <m:ctrlPr>
              <w:ins w:id="939" w:author="Author" w:date="2026-03-29T20:30:00Z" w16du:dateUtc="2026-03-29T18:30:00Z">
                <w:rPr>
                  <w:rFonts w:ascii="Cambria Math" w:hAnsi="Cambria Math"/>
                </w:rPr>
              </w:ins>
            </m:ctrlPr>
          </m:sSubSupPr>
          <m:e>
            <m:r>
              <w:ins w:id="940" w:author="Author" w:date="2026-03-29T20:30:00Z" w16du:dateUtc="2026-03-29T18:30:00Z">
                <m:rPr>
                  <m:sty m:val="p"/>
                </m:rPr>
                <w:rPr>
                  <w:rFonts w:ascii="Cambria Math" w:hAnsi="Cambria Math"/>
                </w:rPr>
                <m:t>R</m:t>
              </w:ins>
            </m:r>
          </m:e>
          <m:sub>
            <m:r>
              <w:ins w:id="941" w:author="Author" w:date="2026-03-29T20:30:00Z" w16du:dateUtc="2026-03-29T18:30:00Z">
                <m:rPr>
                  <m:sty m:val="p"/>
                </m:rPr>
                <w:rPr>
                  <w:rFonts w:ascii="Cambria Math" w:hAnsi="Cambria Math"/>
                </w:rPr>
                <m:t>marginal</m:t>
              </w:ins>
            </m:r>
            <m:d>
              <m:dPr>
                <m:ctrlPr>
                  <w:ins w:id="942" w:author="Author" w:date="2026-03-29T20:30:00Z" w16du:dateUtc="2026-03-29T18:30:00Z">
                    <w:rPr>
                      <w:rFonts w:ascii="Cambria Math" w:hAnsi="Cambria Math"/>
                    </w:rPr>
                  </w:ins>
                </m:ctrlPr>
              </m:dPr>
              <m:e>
                <m:r>
                  <w:ins w:id="943" w:author="Author" w:date="2026-03-29T20:30:00Z" w16du:dateUtc="2026-03-29T18:30:00Z">
                    <m:rPr>
                      <m:sty m:val="p"/>
                    </m:rPr>
                    <w:rPr>
                      <w:rFonts w:ascii="Cambria Math" w:hAnsi="Cambria Math"/>
                    </w:rPr>
                    <m:t>lnRR</m:t>
                  </w:ins>
                </m:r>
              </m:e>
            </m:d>
          </m:sub>
          <m:sup>
            <m:r>
              <w:ins w:id="944" w:author="Author" w:date="2026-03-29T20:30:00Z" w16du:dateUtc="2026-03-29T18:30:00Z">
                <w:rPr>
                  <w:rFonts w:ascii="Cambria Math" w:hAnsi="Cambria Math"/>
                </w:rPr>
                <m:t>2</m:t>
              </w:ins>
            </m:r>
          </m:sup>
        </m:sSubSup>
      </m:oMath>
      <w:r>
        <w:t xml:space="preserve">= 3.7% and </w:t>
      </w:r>
      <m:oMath>
        <m:sSubSup>
          <m:sSubSupPr>
            <m:ctrlPr>
              <w:del w:id="945" w:author="Author" w:date="2026-03-29T20:30:00Z" w16du:dateUtc="2026-03-29T18:30:00Z">
                <w:rPr>
                  <w:rFonts w:ascii="Cambria Math" w:hAnsi="Cambria Math"/>
                </w:rPr>
              </w:del>
            </m:ctrlPr>
          </m:sSubSupPr>
          <m:e>
            <m:r>
              <w:del w:id="946" w:author="Author" w:date="2026-03-29T20:30:00Z" w16du:dateUtc="2026-03-29T18:30:00Z">
                <w:rPr>
                  <w:rFonts w:ascii="Cambria Math" w:hAnsi="Cambria Math"/>
                </w:rPr>
                <m:t>R</m:t>
              </w:del>
            </m:r>
          </m:e>
          <m:sub>
            <m:r>
              <w:del w:id="947" w:author="Author" w:date="2026-03-29T20:30:00Z" w16du:dateUtc="2026-03-29T18:30:00Z">
                <w:rPr>
                  <w:rFonts w:ascii="Cambria Math" w:hAnsi="Cambria Math"/>
                </w:rPr>
                <m:t>marginal</m:t>
              </w:del>
            </m:r>
            <m:d>
              <m:dPr>
                <m:ctrlPr>
                  <w:del w:id="948" w:author="Author" w:date="2026-03-29T20:30:00Z" w16du:dateUtc="2026-03-29T18:30:00Z">
                    <w:rPr>
                      <w:rFonts w:ascii="Cambria Math" w:hAnsi="Cambria Math"/>
                    </w:rPr>
                  </w:del>
                </m:ctrlPr>
              </m:dPr>
              <m:e>
                <m:r>
                  <w:del w:id="949" w:author="Author" w:date="2026-03-29T20:30:00Z" w16du:dateUtc="2026-03-29T18:30:00Z">
                    <w:rPr>
                      <w:rFonts w:ascii="Cambria Math" w:hAnsi="Cambria Math"/>
                    </w:rPr>
                    <m:t>SMD</m:t>
                  </w:del>
                </m:r>
                <m:d>
                  <m:dPr>
                    <m:ctrlPr>
                      <w:del w:id="950" w:author="Author" w:date="2026-03-29T20:30:00Z" w16du:dateUtc="2026-03-29T18:30:00Z">
                        <w:rPr>
                          <w:rFonts w:ascii="Cambria Math" w:hAnsi="Cambria Math"/>
                        </w:rPr>
                      </w:del>
                    </m:ctrlPr>
                  </m:dPr>
                  <m:e>
                    <m:r>
                      <w:del w:id="951" w:author="Author" w:date="2026-03-29T20:30:00Z" w16du:dateUtc="2026-03-29T18:30:00Z">
                        <w:rPr>
                          <w:rFonts w:ascii="Cambria Math" w:hAnsi="Cambria Math"/>
                        </w:rPr>
                        <m:t>H</m:t>
                      </w:del>
                    </m:r>
                  </m:e>
                </m:d>
              </m:e>
            </m:d>
          </m:sub>
          <m:sup>
            <m:r>
              <w:del w:id="952" w:author="Author" w:date="2026-03-29T20:30:00Z" w16du:dateUtc="2026-03-29T18:30:00Z">
                <w:rPr>
                  <w:rFonts w:ascii="Cambria Math" w:hAnsi="Cambria Math"/>
                </w:rPr>
                <m:t>2</m:t>
              </w:del>
            </m:r>
          </m:sup>
        </m:sSubSup>
        <m:sSubSup>
          <m:sSubSupPr>
            <m:ctrlPr>
              <w:ins w:id="953" w:author="Author" w:date="2026-03-29T20:30:00Z" w16du:dateUtc="2026-03-29T18:30:00Z">
                <w:rPr>
                  <w:rFonts w:ascii="Cambria Math" w:hAnsi="Cambria Math"/>
                </w:rPr>
              </w:ins>
            </m:ctrlPr>
          </m:sSubSupPr>
          <m:e>
            <m:r>
              <w:ins w:id="954" w:author="Author" w:date="2026-03-29T20:30:00Z" w16du:dateUtc="2026-03-29T18:30:00Z">
                <m:rPr>
                  <m:sty m:val="p"/>
                </m:rPr>
                <w:rPr>
                  <w:rFonts w:ascii="Cambria Math" w:hAnsi="Cambria Math"/>
                </w:rPr>
                <m:t>R</m:t>
              </w:ins>
            </m:r>
          </m:e>
          <m:sub>
            <m:r>
              <w:ins w:id="955" w:author="Author" w:date="2026-03-29T20:30:00Z" w16du:dateUtc="2026-03-29T18:30:00Z">
                <m:rPr>
                  <m:sty m:val="p"/>
                </m:rPr>
                <w:rPr>
                  <w:rFonts w:ascii="Cambria Math" w:hAnsi="Cambria Math"/>
                </w:rPr>
                <m:t>marginal</m:t>
              </w:ins>
            </m:r>
            <m:d>
              <m:dPr>
                <m:ctrlPr>
                  <w:ins w:id="956" w:author="Author" w:date="2026-03-29T20:30:00Z" w16du:dateUtc="2026-03-29T18:30:00Z">
                    <w:rPr>
                      <w:rFonts w:ascii="Cambria Math" w:hAnsi="Cambria Math"/>
                    </w:rPr>
                  </w:ins>
                </m:ctrlPr>
              </m:dPr>
              <m:e>
                <m:r>
                  <w:ins w:id="957" w:author="Author" w:date="2026-03-29T20:30:00Z" w16du:dateUtc="2026-03-29T18:30:00Z">
                    <m:rPr>
                      <m:sty m:val="p"/>
                    </m:rPr>
                    <w:rPr>
                      <w:rFonts w:ascii="Cambria Math" w:hAnsi="Cambria Math"/>
                    </w:rPr>
                    <m:t>SMD</m:t>
                  </w:ins>
                </m:r>
                <m:d>
                  <m:dPr>
                    <m:ctrlPr>
                      <w:ins w:id="958" w:author="Author" w:date="2026-03-29T20:30:00Z" w16du:dateUtc="2026-03-29T18:30:00Z">
                        <w:rPr>
                          <w:rFonts w:ascii="Cambria Math" w:hAnsi="Cambria Math"/>
                        </w:rPr>
                      </w:ins>
                    </m:ctrlPr>
                  </m:dPr>
                  <m:e>
                    <m:r>
                      <w:ins w:id="959" w:author="Author" w:date="2026-03-29T20:30:00Z" w16du:dateUtc="2026-03-29T18:30:00Z">
                        <m:rPr>
                          <m:sty m:val="p"/>
                        </m:rPr>
                        <w:rPr>
                          <w:rFonts w:ascii="Cambria Math" w:hAnsi="Cambria Math"/>
                        </w:rPr>
                        <m:t>H</m:t>
                      </w:ins>
                    </m:r>
                  </m:e>
                </m:d>
              </m:e>
            </m:d>
          </m:sub>
          <m:sup>
            <m:r>
              <w:ins w:id="960" w:author="Author" w:date="2026-03-29T20:30:00Z" w16du:dateUtc="2026-03-29T18:30:00Z">
                <w:rPr>
                  <w:rFonts w:ascii="Cambria Math" w:hAnsi="Cambria Math"/>
                </w:rPr>
                <m:t>2</m:t>
              </w:ins>
            </m:r>
          </m:sup>
        </m:sSubSup>
      </m:oMath>
      <w:r>
        <w:t>= 2.4%). Fifth, for the subset of outcomes relating to pathogen and parasitic load, estimates for arthropods and micro-organisms did not differ statistically significantly (</w:t>
      </w:r>
      <w:r>
        <w:fldChar w:fldCharType="begin"/>
      </w:r>
      <w:r>
        <w:instrText>HYPERLINK \l "figsupp-MR" \h</w:instrText>
      </w:r>
      <w:r>
        <w:fldChar w:fldCharType="separate"/>
      </w:r>
      <w:r>
        <w:rPr>
          <w:rStyle w:val="Hyperlink"/>
        </w:rPr>
        <w:t xml:space="preserve">Figure </w:t>
      </w:r>
      <w:del w:id="961" w:author="Author" w:date="2026-03-29T20:30:00Z" w16du:dateUtc="2026-03-29T18:30:00Z">
        <w:r w:rsidR="001C589A">
          <w:rPr>
            <w:rStyle w:val="Hyperlink"/>
          </w:rPr>
          <w:delText>S14</w:delText>
        </w:r>
      </w:del>
      <w:ins w:id="962" w:author="Author" w:date="2026-03-29T20:30:00Z" w16du:dateUtc="2026-03-29T18:30:00Z">
        <w:r>
          <w:rPr>
            <w:rStyle w:val="Hyperlink"/>
          </w:rPr>
          <w:t>S13</w:t>
        </w:r>
      </w:ins>
      <w:r>
        <w:fldChar w:fldCharType="end"/>
      </w:r>
      <w:r>
        <w:t xml:space="preserve"> ; </w:t>
      </w:r>
      <w:r>
        <w:fldChar w:fldCharType="begin"/>
      </w:r>
      <w:r>
        <w:instrText>HYPERLINK \l "tabmain-MLMR" \h</w:instrText>
      </w:r>
      <w:r>
        <w:fldChar w:fldCharType="separate"/>
      </w:r>
      <w:del w:id="963" w:author="Author" w:date="2026-03-29T20:30:00Z" w16du:dateUtc="2026-03-29T18:30:00Z">
        <w:r w:rsidR="001C589A">
          <w:rPr>
            <w:rStyle w:val="Hyperlink"/>
          </w:rPr>
          <w:delText>Table1</w:delText>
        </w:r>
      </w:del>
      <w:ins w:id="964" w:author="Author" w:date="2026-03-29T20:30:00Z" w16du:dateUtc="2026-03-29T18:30:00Z">
        <w:r>
          <w:rPr>
            <w:rStyle w:val="Hyperlink"/>
          </w:rPr>
          <w:t>Table 1</w:t>
        </w:r>
      </w:ins>
      <w:r>
        <w:fldChar w:fldCharType="end"/>
      </w:r>
      <w:r>
        <w:t>) and the type of parasite or pathogen explained little heterogeneity (</w:t>
      </w:r>
      <m:oMath>
        <m:sSubSup>
          <m:sSubSupPr>
            <m:ctrlPr>
              <w:del w:id="965" w:author="Author" w:date="2026-03-29T20:30:00Z" w16du:dateUtc="2026-03-29T18:30:00Z">
                <w:rPr>
                  <w:rFonts w:ascii="Cambria Math" w:hAnsi="Cambria Math"/>
                </w:rPr>
              </w:del>
            </m:ctrlPr>
          </m:sSubSupPr>
          <m:e>
            <m:r>
              <w:del w:id="966" w:author="Author" w:date="2026-03-29T20:30:00Z" w16du:dateUtc="2026-03-29T18:30:00Z">
                <w:rPr>
                  <w:rFonts w:ascii="Cambria Math" w:hAnsi="Cambria Math"/>
                </w:rPr>
                <m:t>R</m:t>
              </w:del>
            </m:r>
          </m:e>
          <m:sub>
            <m:r>
              <w:del w:id="967" w:author="Author" w:date="2026-03-29T20:30:00Z" w16du:dateUtc="2026-03-29T18:30:00Z">
                <w:rPr>
                  <w:rFonts w:ascii="Cambria Math" w:hAnsi="Cambria Math"/>
                </w:rPr>
                <m:t>marginal</m:t>
              </w:del>
            </m:r>
            <m:d>
              <m:dPr>
                <m:ctrlPr>
                  <w:del w:id="968" w:author="Author" w:date="2026-03-29T20:30:00Z" w16du:dateUtc="2026-03-29T18:30:00Z">
                    <w:rPr>
                      <w:rFonts w:ascii="Cambria Math" w:hAnsi="Cambria Math"/>
                    </w:rPr>
                  </w:del>
                </m:ctrlPr>
              </m:dPr>
              <m:e>
                <m:r>
                  <w:del w:id="969" w:author="Author" w:date="2026-03-29T20:30:00Z" w16du:dateUtc="2026-03-29T18:30:00Z">
                    <w:rPr>
                      <w:rFonts w:ascii="Cambria Math" w:hAnsi="Cambria Math"/>
                    </w:rPr>
                    <m:t>lnRR</m:t>
                  </w:del>
                </m:r>
              </m:e>
            </m:d>
          </m:sub>
          <m:sup>
            <m:r>
              <w:del w:id="970" w:author="Author" w:date="2026-03-29T20:30:00Z" w16du:dateUtc="2026-03-29T18:30:00Z">
                <w:rPr>
                  <w:rFonts w:ascii="Cambria Math" w:hAnsi="Cambria Math"/>
                </w:rPr>
                <m:t>2</m:t>
              </w:del>
            </m:r>
          </m:sup>
        </m:sSubSup>
        <m:sSubSup>
          <m:sSubSupPr>
            <m:ctrlPr>
              <w:ins w:id="971" w:author="Author" w:date="2026-03-29T20:30:00Z" w16du:dateUtc="2026-03-29T18:30:00Z">
                <w:rPr>
                  <w:rFonts w:ascii="Cambria Math" w:hAnsi="Cambria Math"/>
                </w:rPr>
              </w:ins>
            </m:ctrlPr>
          </m:sSubSupPr>
          <m:e>
            <m:r>
              <w:ins w:id="972" w:author="Author" w:date="2026-03-29T20:30:00Z" w16du:dateUtc="2026-03-29T18:30:00Z">
                <m:rPr>
                  <m:sty m:val="p"/>
                </m:rPr>
                <w:rPr>
                  <w:rFonts w:ascii="Cambria Math" w:hAnsi="Cambria Math"/>
                </w:rPr>
                <m:t>R</m:t>
              </w:ins>
            </m:r>
          </m:e>
          <m:sub>
            <m:r>
              <w:ins w:id="973" w:author="Author" w:date="2026-03-29T20:30:00Z" w16du:dateUtc="2026-03-29T18:30:00Z">
                <m:rPr>
                  <m:sty m:val="p"/>
                </m:rPr>
                <w:rPr>
                  <w:rFonts w:ascii="Cambria Math" w:hAnsi="Cambria Math"/>
                </w:rPr>
                <m:t>marginal</m:t>
              </w:ins>
            </m:r>
            <m:d>
              <m:dPr>
                <m:ctrlPr>
                  <w:ins w:id="974" w:author="Author" w:date="2026-03-29T20:30:00Z" w16du:dateUtc="2026-03-29T18:30:00Z">
                    <w:rPr>
                      <w:rFonts w:ascii="Cambria Math" w:hAnsi="Cambria Math"/>
                    </w:rPr>
                  </w:ins>
                </m:ctrlPr>
              </m:dPr>
              <m:e>
                <m:r>
                  <w:ins w:id="975" w:author="Author" w:date="2026-03-29T20:30:00Z" w16du:dateUtc="2026-03-29T18:30:00Z">
                    <m:rPr>
                      <m:sty m:val="p"/>
                    </m:rPr>
                    <w:rPr>
                      <w:rFonts w:ascii="Cambria Math" w:hAnsi="Cambria Math"/>
                    </w:rPr>
                    <m:t>lnRR</m:t>
                  </w:ins>
                </m:r>
              </m:e>
            </m:d>
          </m:sub>
          <m:sup>
            <m:r>
              <w:ins w:id="976" w:author="Author" w:date="2026-03-29T20:30:00Z" w16du:dateUtc="2026-03-29T18:30:00Z">
                <w:rPr>
                  <w:rFonts w:ascii="Cambria Math" w:hAnsi="Cambria Math"/>
                </w:rPr>
                <m:t>2</m:t>
              </w:ins>
            </m:r>
          </m:sup>
        </m:sSubSup>
      </m:oMath>
      <w:r>
        <w:t xml:space="preserve">= 0.4% and </w:t>
      </w:r>
      <m:oMath>
        <m:sSubSup>
          <m:sSubSupPr>
            <m:ctrlPr>
              <w:del w:id="977" w:author="Author" w:date="2026-03-29T20:30:00Z" w16du:dateUtc="2026-03-29T18:30:00Z">
                <w:rPr>
                  <w:rFonts w:ascii="Cambria Math" w:hAnsi="Cambria Math"/>
                </w:rPr>
              </w:del>
            </m:ctrlPr>
          </m:sSubSupPr>
          <m:e>
            <m:r>
              <w:del w:id="978" w:author="Author" w:date="2026-03-29T20:30:00Z" w16du:dateUtc="2026-03-29T18:30:00Z">
                <w:rPr>
                  <w:rFonts w:ascii="Cambria Math" w:hAnsi="Cambria Math"/>
                </w:rPr>
                <m:t>R</m:t>
              </w:del>
            </m:r>
          </m:e>
          <m:sub>
            <m:r>
              <w:del w:id="979" w:author="Author" w:date="2026-03-29T20:30:00Z" w16du:dateUtc="2026-03-29T18:30:00Z">
                <w:rPr>
                  <w:rFonts w:ascii="Cambria Math" w:hAnsi="Cambria Math"/>
                </w:rPr>
                <m:t>marginal</m:t>
              </w:del>
            </m:r>
            <m:d>
              <m:dPr>
                <m:ctrlPr>
                  <w:del w:id="980" w:author="Author" w:date="2026-03-29T20:30:00Z" w16du:dateUtc="2026-03-29T18:30:00Z">
                    <w:rPr>
                      <w:rFonts w:ascii="Cambria Math" w:hAnsi="Cambria Math"/>
                    </w:rPr>
                  </w:del>
                </m:ctrlPr>
              </m:dPr>
              <m:e>
                <m:r>
                  <w:del w:id="981" w:author="Author" w:date="2026-03-29T20:30:00Z" w16du:dateUtc="2026-03-29T18:30:00Z">
                    <w:rPr>
                      <w:rFonts w:ascii="Cambria Math" w:hAnsi="Cambria Math"/>
                    </w:rPr>
                    <m:t>SMD</m:t>
                  </w:del>
                </m:r>
                <m:d>
                  <m:dPr>
                    <m:ctrlPr>
                      <w:del w:id="982" w:author="Author" w:date="2026-03-29T20:30:00Z" w16du:dateUtc="2026-03-29T18:30:00Z">
                        <w:rPr>
                          <w:rFonts w:ascii="Cambria Math" w:hAnsi="Cambria Math"/>
                        </w:rPr>
                      </w:del>
                    </m:ctrlPr>
                  </m:dPr>
                  <m:e>
                    <m:r>
                      <w:del w:id="983" w:author="Author" w:date="2026-03-29T20:30:00Z" w16du:dateUtc="2026-03-29T18:30:00Z">
                        <w:rPr>
                          <w:rFonts w:ascii="Cambria Math" w:hAnsi="Cambria Math"/>
                        </w:rPr>
                        <m:t>H</m:t>
                      </w:del>
                    </m:r>
                  </m:e>
                </m:d>
              </m:e>
            </m:d>
          </m:sub>
          <m:sup>
            <m:r>
              <w:del w:id="984" w:author="Author" w:date="2026-03-29T20:30:00Z" w16du:dateUtc="2026-03-29T18:30:00Z">
                <w:rPr>
                  <w:rFonts w:ascii="Cambria Math" w:hAnsi="Cambria Math"/>
                </w:rPr>
                <m:t>2</m:t>
              </w:del>
            </m:r>
          </m:sup>
        </m:sSubSup>
        <m:sSubSup>
          <m:sSubSupPr>
            <m:ctrlPr>
              <w:ins w:id="985" w:author="Author" w:date="2026-03-29T20:30:00Z" w16du:dateUtc="2026-03-29T18:30:00Z">
                <w:rPr>
                  <w:rFonts w:ascii="Cambria Math" w:hAnsi="Cambria Math"/>
                </w:rPr>
              </w:ins>
            </m:ctrlPr>
          </m:sSubSupPr>
          <m:e>
            <m:r>
              <w:ins w:id="986" w:author="Author" w:date="2026-03-29T20:30:00Z" w16du:dateUtc="2026-03-29T18:30:00Z">
                <m:rPr>
                  <m:sty m:val="p"/>
                </m:rPr>
                <w:rPr>
                  <w:rFonts w:ascii="Cambria Math" w:hAnsi="Cambria Math"/>
                </w:rPr>
                <m:t>R</m:t>
              </w:ins>
            </m:r>
          </m:e>
          <m:sub>
            <m:r>
              <w:ins w:id="987" w:author="Author" w:date="2026-03-29T20:30:00Z" w16du:dateUtc="2026-03-29T18:30:00Z">
                <m:rPr>
                  <m:sty m:val="p"/>
                </m:rPr>
                <w:rPr>
                  <w:rFonts w:ascii="Cambria Math" w:hAnsi="Cambria Math"/>
                </w:rPr>
                <m:t>marginal</m:t>
              </w:ins>
            </m:r>
            <m:d>
              <m:dPr>
                <m:ctrlPr>
                  <w:ins w:id="988" w:author="Author" w:date="2026-03-29T20:30:00Z" w16du:dateUtc="2026-03-29T18:30:00Z">
                    <w:rPr>
                      <w:rFonts w:ascii="Cambria Math" w:hAnsi="Cambria Math"/>
                    </w:rPr>
                  </w:ins>
                </m:ctrlPr>
              </m:dPr>
              <m:e>
                <m:r>
                  <w:ins w:id="989" w:author="Author" w:date="2026-03-29T20:30:00Z" w16du:dateUtc="2026-03-29T18:30:00Z">
                    <m:rPr>
                      <m:sty m:val="p"/>
                    </m:rPr>
                    <w:rPr>
                      <w:rFonts w:ascii="Cambria Math" w:hAnsi="Cambria Math"/>
                    </w:rPr>
                    <m:t>SMD</m:t>
                  </w:ins>
                </m:r>
                <m:d>
                  <m:dPr>
                    <m:ctrlPr>
                      <w:ins w:id="990" w:author="Author" w:date="2026-03-29T20:30:00Z" w16du:dateUtc="2026-03-29T18:30:00Z">
                        <w:rPr>
                          <w:rFonts w:ascii="Cambria Math" w:hAnsi="Cambria Math"/>
                        </w:rPr>
                      </w:ins>
                    </m:ctrlPr>
                  </m:dPr>
                  <m:e>
                    <m:r>
                      <w:ins w:id="991" w:author="Author" w:date="2026-03-29T20:30:00Z" w16du:dateUtc="2026-03-29T18:30:00Z">
                        <m:rPr>
                          <m:sty m:val="p"/>
                        </m:rPr>
                        <w:rPr>
                          <w:rFonts w:ascii="Cambria Math" w:hAnsi="Cambria Math"/>
                        </w:rPr>
                        <m:t>H</m:t>
                      </w:ins>
                    </m:r>
                  </m:e>
                </m:d>
              </m:e>
            </m:d>
          </m:sub>
          <m:sup>
            <m:r>
              <w:ins w:id="992" w:author="Author" w:date="2026-03-29T20:30:00Z" w16du:dateUtc="2026-03-29T18:30:00Z">
                <w:rPr>
                  <w:rFonts w:ascii="Cambria Math" w:hAnsi="Cambria Math"/>
                </w:rPr>
                <m:t>2</m:t>
              </w:ins>
            </m:r>
          </m:sup>
        </m:sSubSup>
      </m:oMath>
      <w:r>
        <w:t xml:space="preserve">= 1.6%). Lastly, the evaluation of potential </w:t>
      </w:r>
      <w:del w:id="993" w:author="Author" w:date="2026-03-29T20:30:00Z" w16du:dateUtc="2026-03-29T18:30:00Z">
        <w:r>
          <w:delText>risk-</w:delText>
        </w:r>
      </w:del>
      <w:ins w:id="994" w:author="Author" w:date="2026-03-29T20:30:00Z" w16du:dateUtc="2026-03-29T18:30:00Z">
        <w:r>
          <w:t xml:space="preserve">Risk </w:t>
        </w:r>
      </w:ins>
      <w:r>
        <w:t>of</w:t>
      </w:r>
      <w:del w:id="995" w:author="Author" w:date="2026-03-29T20:30:00Z" w16du:dateUtc="2026-03-29T18:30:00Z">
        <w:r>
          <w:delText>-bias</w:delText>
        </w:r>
      </w:del>
      <w:ins w:id="996" w:author="Author" w:date="2026-03-29T20:30:00Z" w16du:dateUtc="2026-03-29T18:30:00Z">
        <w:r>
          <w:t xml:space="preserve"> Bias</w:t>
        </w:r>
      </w:ins>
      <w:r>
        <w:t xml:space="preserve"> categories (i.e., blinding, random assignment to each treatment, and partial reporting) </w:t>
      </w:r>
      <w:del w:id="997" w:author="Author" w:date="2026-03-29T20:30:00Z" w16du:dateUtc="2026-03-29T18:30:00Z">
        <w:r>
          <w:delText>were</w:delText>
        </w:r>
      </w:del>
      <w:ins w:id="998" w:author="Author" w:date="2026-03-29T20:30:00Z" w16du:dateUtc="2026-03-29T18:30:00Z">
        <w:r>
          <w:t>was</w:t>
        </w:r>
      </w:ins>
      <w:r>
        <w:t xml:space="preserve"> limited by the small number of studies in some categories (details in </w:t>
      </w:r>
      <w:r>
        <w:fldChar w:fldCharType="begin"/>
      </w:r>
      <w:r>
        <w:instrText>HYPERLINK \l "tabsupp-SA-RoB" \h</w:instrText>
      </w:r>
      <w:r>
        <w:fldChar w:fldCharType="separate"/>
      </w:r>
      <w:r>
        <w:rPr>
          <w:rStyle w:val="Hyperlink"/>
        </w:rPr>
        <w:t xml:space="preserve">Table </w:t>
      </w:r>
      <w:del w:id="999" w:author="Author" w:date="2026-03-29T20:30:00Z" w16du:dateUtc="2026-03-29T18:30:00Z">
        <w:r w:rsidR="001C589A">
          <w:rPr>
            <w:rStyle w:val="Hyperlink"/>
          </w:rPr>
          <w:delText>S3</w:delText>
        </w:r>
      </w:del>
      <w:ins w:id="1000" w:author="Author" w:date="2026-03-29T20:30:00Z" w16du:dateUtc="2026-03-29T18:30:00Z">
        <w:r>
          <w:rPr>
            <w:rStyle w:val="Hyperlink"/>
          </w:rPr>
          <w:t>S4</w:t>
        </w:r>
      </w:ins>
      <w:r>
        <w:fldChar w:fldCharType="end"/>
      </w:r>
      <w:r>
        <w:t>)</w:t>
      </w:r>
    </w:p>
    <w:tbl>
      <w:tblPr>
        <w:tblStyle w:val="Table"/>
        <w:tblW w:w="5000" w:type="pct"/>
        <w:tblLayout w:type="fixed"/>
        <w:tblLook w:val="0000" w:firstRow="0" w:lastRow="0" w:firstColumn="0" w:lastColumn="0" w:noHBand="0" w:noVBand="0"/>
      </w:tblPr>
      <w:tblGrid>
        <w:gridCol w:w="9360"/>
      </w:tblGrid>
      <w:tr w:rsidR="00695C00" w14:paraId="0005BA55" w14:textId="77777777">
        <w:tc>
          <w:tcPr>
            <w:tcW w:w="7920" w:type="dxa"/>
          </w:tcPr>
          <w:p w14:paraId="5F8F4A6A" w14:textId="77777777" w:rsidR="001C589A" w:rsidRDefault="00000000">
            <w:pPr>
              <w:pStyle w:val="Compact"/>
              <w:jc w:val="center"/>
              <w:rPr>
                <w:del w:id="1001" w:author="Author" w:date="2026-03-29T20:30:00Z" w16du:dateUtc="2026-03-29T18:30:00Z"/>
              </w:rPr>
            </w:pPr>
            <w:bookmarkStart w:id="1002" w:name="tabmain-MLMR"/>
            <w:del w:id="1003" w:author="Author" w:date="2026-03-29T20:30:00Z" w16du:dateUtc="2026-03-29T18:30:00Z">
              <w:r>
                <w:rPr>
                  <w:noProof/>
                </w:rPr>
                <w:lastRenderedPageBreak/>
                <w:drawing>
                  <wp:inline distT="0" distB="0" distL="0" distR="0" wp14:anchorId="10E0051D" wp14:editId="7D30D9A3">
                    <wp:extent cx="5334000" cy="5642578"/>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tables/MLMR_table.png"/>
                            <pic:cNvPicPr>
                              <a:picLocks noChangeAspect="1" noChangeArrowheads="1"/>
                            </pic:cNvPicPr>
                          </pic:nvPicPr>
                          <pic:blipFill>
                            <a:blip r:embed="rId9"/>
                            <a:stretch>
                              <a:fillRect/>
                            </a:stretch>
                          </pic:blipFill>
                          <pic:spPr bwMode="auto">
                            <a:xfrm>
                              <a:off x="0" y="0"/>
                              <a:ext cx="5334000" cy="5642578"/>
                            </a:xfrm>
                            <a:prstGeom prst="rect">
                              <a:avLst/>
                            </a:prstGeom>
                            <a:noFill/>
                            <a:ln w="9525">
                              <a:noFill/>
                              <a:headEnd/>
                              <a:tailEnd/>
                            </a:ln>
                          </pic:spPr>
                        </pic:pic>
                      </a:graphicData>
                    </a:graphic>
                  </wp:inline>
                </w:drawing>
              </w:r>
            </w:del>
          </w:p>
          <w:p w14:paraId="4FFADB38" w14:textId="77777777" w:rsidR="00695C00" w:rsidRDefault="00000000">
            <w:pPr>
              <w:pStyle w:val="Compact"/>
              <w:jc w:val="center"/>
              <w:rPr>
                <w:ins w:id="1004" w:author="Author" w:date="2026-03-29T20:30:00Z" w16du:dateUtc="2026-03-29T18:30:00Z"/>
              </w:rPr>
            </w:pPr>
            <w:del w:id="1005" w:author="Author" w:date="2026-03-29T20:30:00Z" w16du:dateUtc="2026-03-29T18:30:00Z">
              <w:r>
                <w:delText>Table1</w:delText>
              </w:r>
            </w:del>
            <w:ins w:id="1006" w:author="Author" w:date="2026-03-29T20:30:00Z" w16du:dateUtc="2026-03-29T18:30:00Z">
              <w:r>
                <w:rPr>
                  <w:noProof/>
                </w:rPr>
                <w:drawing>
                  <wp:inline distT="0" distB="0" distL="0" distR="0" wp14:anchorId="637ED475" wp14:editId="13A98285">
                    <wp:extent cx="5334000" cy="4939443"/>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tables/MLMR_table.png"/>
                            <pic:cNvPicPr>
                              <a:picLocks noChangeAspect="1" noChangeArrowheads="1"/>
                            </pic:cNvPicPr>
                          </pic:nvPicPr>
                          <pic:blipFill>
                            <a:blip r:embed="rId10"/>
                            <a:stretch>
                              <a:fillRect/>
                            </a:stretch>
                          </pic:blipFill>
                          <pic:spPr bwMode="auto">
                            <a:xfrm>
                              <a:off x="0" y="0"/>
                              <a:ext cx="5334000" cy="4939443"/>
                            </a:xfrm>
                            <a:prstGeom prst="rect">
                              <a:avLst/>
                            </a:prstGeom>
                            <a:noFill/>
                            <a:ln w="9525">
                              <a:noFill/>
                              <a:headEnd/>
                              <a:tailEnd/>
                            </a:ln>
                          </pic:spPr>
                        </pic:pic>
                      </a:graphicData>
                    </a:graphic>
                  </wp:inline>
                </w:drawing>
              </w:r>
            </w:ins>
          </w:p>
          <w:p w14:paraId="65B8DD11" w14:textId="77777777" w:rsidR="00695C00" w:rsidRDefault="00000000">
            <w:pPr>
              <w:pStyle w:val="ImageCaption"/>
              <w:spacing w:before="200"/>
            </w:pPr>
            <w:ins w:id="1007" w:author="Author" w:date="2026-03-29T20:30:00Z" w16du:dateUtc="2026-03-29T18:30:00Z">
              <w:r>
                <w:t>Table 1</w:t>
              </w:r>
            </w:ins>
            <w:r>
              <w:t xml:space="preserve">: Results from multilevel meta-regressions testing how </w:t>
            </w:r>
            <w:del w:id="1008" w:author="Author" w:date="2026-03-29T20:30:00Z" w16du:dateUtc="2026-03-29T18:30:00Z">
              <w:r>
                <w:delText xml:space="preserve">experimental design, timing of </w:delText>
              </w:r>
            </w:del>
            <w:ins w:id="1009" w:author="Author" w:date="2026-03-29T20:30:00Z" w16du:dateUtc="2026-03-29T18:30:00Z">
              <w:r>
                <w:t xml:space="preserve">several factors moderate the effect of </w:t>
              </w:r>
            </w:ins>
            <w:r>
              <w:t xml:space="preserve">green nest material </w:t>
            </w:r>
            <w:del w:id="1010" w:author="Author" w:date="2026-03-29T20:30:00Z" w16du:dateUtc="2026-03-29T18:30:00Z">
              <w:r>
                <w:delText xml:space="preserve">(GNM) addition, bird species, trait category, and parasite type influence the effect of GNM </w:delText>
              </w:r>
            </w:del>
            <w:r>
              <w:t xml:space="preserve">on fitness </w:t>
            </w:r>
            <w:del w:id="1011" w:author="Author" w:date="2026-03-29T20:30:00Z" w16du:dateUtc="2026-03-29T18:30:00Z">
              <w:r>
                <w:delText>outcomes.</w:delText>
              </w:r>
            </w:del>
            <w:ins w:id="1012" w:author="Author" w:date="2026-03-29T20:30:00Z" w16du:dateUtc="2026-03-29T18:30:00Z">
              <w:r>
                <w:t>estimates across birds.</w:t>
              </w:r>
            </w:ins>
            <w:r>
              <w:t xml:space="preserve"> Columns show model estimates, p-values</w:t>
            </w:r>
            <w:del w:id="1013" w:author="Author" w:date="2026-03-29T20:30:00Z" w16du:dateUtc="2026-03-29T18:30:00Z">
              <w:r>
                <w:delText>,</w:delText>
              </w:r>
            </w:del>
            <w:ins w:id="1014" w:author="Author" w:date="2026-03-29T20:30:00Z" w16du:dateUtc="2026-03-29T18:30:00Z">
              <w:r>
                <w:t xml:space="preserve"> (P-</w:t>
              </w:r>
              <w:proofErr w:type="spellStart"/>
              <w:r>
                <w:t>val</w:t>
              </w:r>
              <w:proofErr w:type="spellEnd"/>
              <w:r>
                <w:t>),</w:t>
              </w:r>
            </w:ins>
            <w:r>
              <w:t xml:space="preserve"> 95% confidence intervals (CI), 95% prediction intervals (PI), number of effect sizes (k), and number of studies (n) for both effect size metrics: log response ratio (</w:t>
            </w:r>
            <w:proofErr w:type="spellStart"/>
            <w:r>
              <w:t>lnRR</w:t>
            </w:r>
            <w:proofErr w:type="spellEnd"/>
            <w:r>
              <w:t>) and standardized mean difference (SMD(H)). Statistically significant results (p</w:t>
            </w:r>
            <w:ins w:id="1015" w:author="Author" w:date="2026-03-29T20:30:00Z" w16du:dateUtc="2026-03-29T18:30:00Z">
              <w:r>
                <w:t>-values</w:t>
              </w:r>
            </w:ins>
            <w:r>
              <w:t xml:space="preserve"> &lt; 0.05) are shown in bold.</w:t>
            </w:r>
          </w:p>
        </w:tc>
        <w:bookmarkEnd w:id="1002"/>
      </w:tr>
    </w:tbl>
    <w:p w14:paraId="76CA0A98" w14:textId="77777777" w:rsidR="00695C00" w:rsidRDefault="00000000">
      <w:pPr>
        <w:pStyle w:val="Heading2"/>
      </w:pPr>
      <w:bookmarkStart w:id="1016" w:name="publication-bias"/>
      <w:bookmarkEnd w:id="725"/>
      <w:r>
        <w:t>Publication Bias</w:t>
      </w:r>
    </w:p>
    <w:p w14:paraId="40056082" w14:textId="77777777" w:rsidR="00695C00" w:rsidRDefault="00000000">
      <w:pPr>
        <w:pStyle w:val="FirstParagraph"/>
      </w:pPr>
      <w:r>
        <w:t xml:space="preserve">We found no conclusive evidence for </w:t>
      </w:r>
      <w:ins w:id="1017" w:author="Author" w:date="2026-03-29T20:30:00Z" w16du:dateUtc="2026-03-29T18:30:00Z">
        <w:r>
          <w:t xml:space="preserve">the existence of </w:t>
        </w:r>
      </w:ins>
      <w:r>
        <w:t xml:space="preserve">publication bias in the published literature </w:t>
      </w:r>
      <w:ins w:id="1018" w:author="Author" w:date="2026-03-29T20:30:00Z" w16du:dateUtc="2026-03-29T18:30:00Z">
        <w:r>
          <w:t>(</w:t>
        </w:r>
      </w:ins>
      <w:r>
        <w:fldChar w:fldCharType="begin"/>
      </w:r>
      <w:r>
        <w:instrText>HYPERLINK \l "figsupp-pub-bias" \h</w:instrText>
      </w:r>
      <w:r>
        <w:fldChar w:fldCharType="separate"/>
      </w:r>
      <w:r>
        <w:rPr>
          <w:rStyle w:val="Hyperlink"/>
        </w:rPr>
        <w:t xml:space="preserve">Figure </w:t>
      </w:r>
      <w:del w:id="1019" w:author="Author" w:date="2026-03-29T20:30:00Z" w16du:dateUtc="2026-03-29T18:30:00Z">
        <w:r w:rsidR="001C589A">
          <w:rPr>
            <w:rStyle w:val="Hyperlink"/>
          </w:rPr>
          <w:delText>S15</w:delText>
        </w:r>
      </w:del>
      <w:ins w:id="1020" w:author="Author" w:date="2026-03-29T20:30:00Z" w16du:dateUtc="2026-03-29T18:30:00Z">
        <w:r>
          <w:rPr>
            <w:rStyle w:val="Hyperlink"/>
          </w:rPr>
          <w:t>S14</w:t>
        </w:r>
      </w:ins>
      <w:r>
        <w:fldChar w:fldCharType="end"/>
      </w:r>
      <w:del w:id="1021" w:author="Author" w:date="2026-03-29T20:30:00Z" w16du:dateUtc="2026-03-29T18:30:00Z">
        <w:r>
          <w:delText>.</w:delText>
        </w:r>
      </w:del>
      <w:ins w:id="1022" w:author="Author" w:date="2026-03-29T20:30:00Z" w16du:dateUtc="2026-03-29T18:30:00Z">
        <w:r>
          <w:t>).</w:t>
        </w:r>
      </w:ins>
      <w:r>
        <w:t xml:space="preserve"> There was no statistical evidence for small-study effect for </w:t>
      </w:r>
      <w:proofErr w:type="spellStart"/>
      <w:r>
        <w:t>lnRR</w:t>
      </w:r>
      <w:proofErr w:type="spellEnd"/>
      <w:r>
        <w:t xml:space="preserve"> (</w:t>
      </w:r>
      <w:proofErr w:type="spellStart"/>
      <w:r>
        <w:t>lnRR</w:t>
      </w:r>
      <w:r>
        <w:rPr>
          <w:vertAlign w:val="subscript"/>
        </w:rPr>
        <w:t>intercept</w:t>
      </w:r>
      <w:proofErr w:type="spellEnd"/>
      <w:r>
        <w:t xml:space="preserve">= 0.003, 95% CI: [-0.066, 0.072], p-value = 0.926, </w:t>
      </w:r>
      <w:proofErr w:type="spellStart"/>
      <w:r>
        <w:t>lnRR</w:t>
      </w:r>
      <w:r>
        <w:rPr>
          <w:vertAlign w:val="subscript"/>
        </w:rPr>
        <w:t>slope</w:t>
      </w:r>
      <w:proofErr w:type="spellEnd"/>
      <w:r>
        <w:t xml:space="preserve"> = 0.079, 95% CI: [-0.215; 0.373], p-value = 0.595, k = 221, n = 24, </w:t>
      </w:r>
      <m:oMath>
        <m:sSubSup>
          <m:sSubSupPr>
            <m:ctrlPr>
              <w:del w:id="1023" w:author="Author" w:date="2026-03-29T20:30:00Z" w16du:dateUtc="2026-03-29T18:30:00Z">
                <w:rPr>
                  <w:rFonts w:ascii="Cambria Math" w:hAnsi="Cambria Math"/>
                </w:rPr>
              </w:del>
            </m:ctrlPr>
          </m:sSubSupPr>
          <m:e>
            <m:r>
              <w:del w:id="1024" w:author="Author" w:date="2026-03-29T20:30:00Z" w16du:dateUtc="2026-03-29T18:30:00Z">
                <w:rPr>
                  <w:rFonts w:ascii="Cambria Math" w:hAnsi="Cambria Math"/>
                </w:rPr>
                <m:t>R</m:t>
              </w:del>
            </m:r>
          </m:e>
          <m:sub>
            <m:r>
              <w:del w:id="1025" w:author="Author" w:date="2026-03-29T20:30:00Z" w16du:dateUtc="2026-03-29T18:30:00Z">
                <w:rPr>
                  <w:rFonts w:ascii="Cambria Math" w:hAnsi="Cambria Math"/>
                </w:rPr>
                <m:t>marginal</m:t>
              </w:del>
            </m:r>
            <m:d>
              <m:dPr>
                <m:ctrlPr>
                  <w:del w:id="1026" w:author="Author" w:date="2026-03-29T20:30:00Z" w16du:dateUtc="2026-03-29T18:30:00Z">
                    <w:rPr>
                      <w:rFonts w:ascii="Cambria Math" w:hAnsi="Cambria Math"/>
                    </w:rPr>
                  </w:del>
                </m:ctrlPr>
              </m:dPr>
              <m:e>
                <m:r>
                  <w:del w:id="1027" w:author="Author" w:date="2026-03-29T20:30:00Z" w16du:dateUtc="2026-03-29T18:30:00Z">
                    <w:rPr>
                      <w:rFonts w:ascii="Cambria Math" w:hAnsi="Cambria Math"/>
                    </w:rPr>
                    <m:t>lnRR</m:t>
                  </w:del>
                </m:r>
              </m:e>
            </m:d>
          </m:sub>
          <m:sup>
            <m:r>
              <w:del w:id="1028" w:author="Author" w:date="2026-03-29T20:30:00Z" w16du:dateUtc="2026-03-29T18:30:00Z">
                <w:rPr>
                  <w:rFonts w:ascii="Cambria Math" w:hAnsi="Cambria Math"/>
                </w:rPr>
                <m:t>2</m:t>
              </w:del>
            </m:r>
          </m:sup>
        </m:sSubSup>
      </m:oMath>
      <w:del w:id="1029" w:author="Author" w:date="2026-03-29T20:30:00Z" w16du:dateUtc="2026-03-29T18:30:00Z">
        <w:r>
          <w:delText>=</w:delText>
        </w:r>
      </w:del>
      <m:oMath>
        <m:sSubSup>
          <m:sSubSupPr>
            <m:ctrlPr>
              <w:ins w:id="1030" w:author="Author" w:date="2026-03-29T20:30:00Z" w16du:dateUtc="2026-03-29T18:30:00Z">
                <w:rPr>
                  <w:rFonts w:ascii="Cambria Math" w:hAnsi="Cambria Math"/>
                </w:rPr>
              </w:ins>
            </m:ctrlPr>
          </m:sSubSupPr>
          <m:e>
            <m:r>
              <w:ins w:id="1031" w:author="Author" w:date="2026-03-29T20:30:00Z" w16du:dateUtc="2026-03-29T18:30:00Z">
                <m:rPr>
                  <m:sty m:val="p"/>
                </m:rPr>
                <w:rPr>
                  <w:rFonts w:ascii="Cambria Math" w:hAnsi="Cambria Math"/>
                </w:rPr>
                <m:t>R</m:t>
              </w:ins>
            </m:r>
          </m:e>
          <m:sub>
            <m:r>
              <w:ins w:id="1032" w:author="Author" w:date="2026-03-29T20:30:00Z" w16du:dateUtc="2026-03-29T18:30:00Z">
                <m:rPr>
                  <m:sty m:val="p"/>
                </m:rPr>
                <w:rPr>
                  <w:rFonts w:ascii="Cambria Math" w:hAnsi="Cambria Math"/>
                </w:rPr>
                <m:t>marginal</m:t>
              </w:ins>
            </m:r>
            <m:d>
              <m:dPr>
                <m:ctrlPr>
                  <w:ins w:id="1033" w:author="Author" w:date="2026-03-29T20:30:00Z" w16du:dateUtc="2026-03-29T18:30:00Z">
                    <w:rPr>
                      <w:rFonts w:ascii="Cambria Math" w:hAnsi="Cambria Math"/>
                    </w:rPr>
                  </w:ins>
                </m:ctrlPr>
              </m:dPr>
              <m:e>
                <m:r>
                  <w:ins w:id="1034" w:author="Author" w:date="2026-03-29T20:30:00Z" w16du:dateUtc="2026-03-29T18:30:00Z">
                    <m:rPr>
                      <m:sty m:val="p"/>
                    </m:rPr>
                    <w:rPr>
                      <w:rFonts w:ascii="Cambria Math" w:hAnsi="Cambria Math"/>
                    </w:rPr>
                    <m:t>lnRR</m:t>
                  </w:ins>
                </m:r>
              </m:e>
            </m:d>
          </m:sub>
          <m:sup>
            <m:r>
              <w:ins w:id="1035" w:author="Author" w:date="2026-03-29T20:30:00Z" w16du:dateUtc="2026-03-29T18:30:00Z">
                <w:rPr>
                  <w:rFonts w:ascii="Cambria Math" w:hAnsi="Cambria Math"/>
                </w:rPr>
                <m:t>2</m:t>
              </w:ins>
            </m:r>
          </m:sup>
        </m:sSubSup>
      </m:oMath>
      <w:ins w:id="1036" w:author="Author" w:date="2026-03-29T20:30:00Z" w16du:dateUtc="2026-03-29T18:30:00Z">
        <w:r>
          <w:t xml:space="preserve"> =</w:t>
        </w:r>
      </w:ins>
      <w:r>
        <w:t xml:space="preserve"> 0.3%). For SMD(H), there was a tendency for effect sizes to be larger when sample size was smaller </w:t>
      </w:r>
      <w:del w:id="1037" w:author="Author" w:date="2026-03-29T20:30:00Z" w16du:dateUtc="2026-03-29T18:30:00Z">
        <w:r>
          <w:delText xml:space="preserve">but this relationship was marginally statistically significant </w:delText>
        </w:r>
      </w:del>
      <w:r>
        <w:t>(</w:t>
      </w:r>
      <w:proofErr w:type="spellStart"/>
      <w:r>
        <w:t>SMDH</w:t>
      </w:r>
      <w:r>
        <w:rPr>
          <w:vertAlign w:val="subscript"/>
        </w:rPr>
        <w:t>slope</w:t>
      </w:r>
      <w:proofErr w:type="spellEnd"/>
      <w:r>
        <w:t xml:space="preserve"> = 1.393, 95% CI: [-0.143, 2.929], p-value = 0.075, k = 235, n = 24, </w:t>
      </w:r>
      <m:oMath>
        <m:sSubSup>
          <m:sSubSupPr>
            <m:ctrlPr>
              <w:del w:id="1038" w:author="Author" w:date="2026-03-29T20:30:00Z" w16du:dateUtc="2026-03-29T18:30:00Z">
                <w:rPr>
                  <w:rFonts w:ascii="Cambria Math" w:hAnsi="Cambria Math"/>
                </w:rPr>
              </w:del>
            </m:ctrlPr>
          </m:sSubSupPr>
          <m:e>
            <m:r>
              <w:del w:id="1039" w:author="Author" w:date="2026-03-29T20:30:00Z" w16du:dateUtc="2026-03-29T18:30:00Z">
                <w:rPr>
                  <w:rFonts w:ascii="Cambria Math" w:hAnsi="Cambria Math"/>
                </w:rPr>
                <m:t>R</m:t>
              </w:del>
            </m:r>
          </m:e>
          <m:sub>
            <m:r>
              <w:del w:id="1040" w:author="Author" w:date="2026-03-29T20:30:00Z" w16du:dateUtc="2026-03-29T18:30:00Z">
                <w:rPr>
                  <w:rFonts w:ascii="Cambria Math" w:hAnsi="Cambria Math"/>
                </w:rPr>
                <m:t>marginal</m:t>
              </w:del>
            </m:r>
            <m:d>
              <m:dPr>
                <m:ctrlPr>
                  <w:del w:id="1041" w:author="Author" w:date="2026-03-29T20:30:00Z" w16du:dateUtc="2026-03-29T18:30:00Z">
                    <w:rPr>
                      <w:rFonts w:ascii="Cambria Math" w:hAnsi="Cambria Math"/>
                    </w:rPr>
                  </w:del>
                </m:ctrlPr>
              </m:dPr>
              <m:e>
                <m:r>
                  <w:del w:id="1042" w:author="Author" w:date="2026-03-29T20:30:00Z" w16du:dateUtc="2026-03-29T18:30:00Z">
                    <w:rPr>
                      <w:rFonts w:ascii="Cambria Math" w:hAnsi="Cambria Math"/>
                    </w:rPr>
                    <m:t>SMD</m:t>
                  </w:del>
                </m:r>
                <m:d>
                  <m:dPr>
                    <m:ctrlPr>
                      <w:del w:id="1043" w:author="Author" w:date="2026-03-29T20:30:00Z" w16du:dateUtc="2026-03-29T18:30:00Z">
                        <w:rPr>
                          <w:rFonts w:ascii="Cambria Math" w:hAnsi="Cambria Math"/>
                        </w:rPr>
                      </w:del>
                    </m:ctrlPr>
                  </m:dPr>
                  <m:e>
                    <m:r>
                      <w:del w:id="1044" w:author="Author" w:date="2026-03-29T20:30:00Z" w16du:dateUtc="2026-03-29T18:30:00Z">
                        <w:rPr>
                          <w:rFonts w:ascii="Cambria Math" w:hAnsi="Cambria Math"/>
                        </w:rPr>
                        <m:t>H</m:t>
                      </w:del>
                    </m:r>
                  </m:e>
                </m:d>
              </m:e>
            </m:d>
          </m:sub>
          <m:sup>
            <m:r>
              <w:del w:id="1045" w:author="Author" w:date="2026-03-29T20:30:00Z" w16du:dateUtc="2026-03-29T18:30:00Z">
                <w:rPr>
                  <w:rFonts w:ascii="Cambria Math" w:hAnsi="Cambria Math"/>
                </w:rPr>
                <m:t>2</m:t>
              </w:del>
            </m:r>
          </m:sup>
        </m:sSubSup>
        <m:sSubSup>
          <m:sSubSupPr>
            <m:ctrlPr>
              <w:ins w:id="1046" w:author="Author" w:date="2026-03-29T20:30:00Z" w16du:dateUtc="2026-03-29T18:30:00Z">
                <w:rPr>
                  <w:rFonts w:ascii="Cambria Math" w:hAnsi="Cambria Math"/>
                </w:rPr>
              </w:ins>
            </m:ctrlPr>
          </m:sSubSupPr>
          <m:e>
            <m:r>
              <w:ins w:id="1047" w:author="Author" w:date="2026-03-29T20:30:00Z" w16du:dateUtc="2026-03-29T18:30:00Z">
                <m:rPr>
                  <m:sty m:val="p"/>
                </m:rPr>
                <w:rPr>
                  <w:rFonts w:ascii="Cambria Math" w:hAnsi="Cambria Math"/>
                </w:rPr>
                <m:t>R</m:t>
              </w:ins>
            </m:r>
          </m:e>
          <m:sub>
            <m:r>
              <w:ins w:id="1048" w:author="Author" w:date="2026-03-29T20:30:00Z" w16du:dateUtc="2026-03-29T18:30:00Z">
                <m:rPr>
                  <m:sty m:val="p"/>
                </m:rPr>
                <w:rPr>
                  <w:rFonts w:ascii="Cambria Math" w:hAnsi="Cambria Math"/>
                </w:rPr>
                <m:t>marginal</m:t>
              </w:ins>
            </m:r>
            <m:d>
              <m:dPr>
                <m:ctrlPr>
                  <w:ins w:id="1049" w:author="Author" w:date="2026-03-29T20:30:00Z" w16du:dateUtc="2026-03-29T18:30:00Z">
                    <w:rPr>
                      <w:rFonts w:ascii="Cambria Math" w:hAnsi="Cambria Math"/>
                    </w:rPr>
                  </w:ins>
                </m:ctrlPr>
              </m:dPr>
              <m:e>
                <m:r>
                  <w:ins w:id="1050" w:author="Author" w:date="2026-03-29T20:30:00Z" w16du:dateUtc="2026-03-29T18:30:00Z">
                    <m:rPr>
                      <m:sty m:val="p"/>
                    </m:rPr>
                    <w:rPr>
                      <w:rFonts w:ascii="Cambria Math" w:hAnsi="Cambria Math"/>
                    </w:rPr>
                    <m:t>SMD</m:t>
                  </w:ins>
                </m:r>
                <m:d>
                  <m:dPr>
                    <m:ctrlPr>
                      <w:ins w:id="1051" w:author="Author" w:date="2026-03-29T20:30:00Z" w16du:dateUtc="2026-03-29T18:30:00Z">
                        <w:rPr>
                          <w:rFonts w:ascii="Cambria Math" w:hAnsi="Cambria Math"/>
                        </w:rPr>
                      </w:ins>
                    </m:ctrlPr>
                  </m:dPr>
                  <m:e>
                    <m:r>
                      <w:ins w:id="1052" w:author="Author" w:date="2026-03-29T20:30:00Z" w16du:dateUtc="2026-03-29T18:30:00Z">
                        <m:rPr>
                          <m:sty m:val="p"/>
                        </m:rPr>
                        <w:rPr>
                          <w:rFonts w:ascii="Cambria Math" w:hAnsi="Cambria Math"/>
                        </w:rPr>
                        <m:t>H</m:t>
                      </w:ins>
                    </m:r>
                  </m:e>
                </m:d>
              </m:e>
            </m:d>
          </m:sub>
          <m:sup>
            <m:r>
              <w:ins w:id="1053" w:author="Author" w:date="2026-03-29T20:30:00Z" w16du:dateUtc="2026-03-29T18:30:00Z">
                <w:rPr>
                  <w:rFonts w:ascii="Cambria Math" w:hAnsi="Cambria Math"/>
                </w:rPr>
                <m:t>2</m:t>
              </w:ins>
            </m:r>
          </m:sup>
        </m:sSubSup>
      </m:oMath>
      <w:r>
        <w:t>= 8.3%) with the overall adjusted effect decreasing substantially (</w:t>
      </w:r>
      <w:proofErr w:type="spellStart"/>
      <w:r>
        <w:t>SMDH</w:t>
      </w:r>
      <w:r>
        <w:rPr>
          <w:vertAlign w:val="subscript"/>
        </w:rPr>
        <w:t>intercept</w:t>
      </w:r>
      <w:proofErr w:type="spellEnd"/>
      <w:r>
        <w:t xml:space="preserve"> = -0.035, 95% CI: [-</w:t>
      </w:r>
      <w:r>
        <w:lastRenderedPageBreak/>
        <w:t xml:space="preserve">0.319, 0.249], p-value = 0.809). In addition, since published effect sizes did not </w:t>
      </w:r>
      <w:del w:id="1054" w:author="Author" w:date="2026-03-29T20:30:00Z" w16du:dateUtc="2026-03-29T18:30:00Z">
        <w:r>
          <w:delText xml:space="preserve">seem to </w:delText>
        </w:r>
      </w:del>
      <w:r>
        <w:t>change</w:t>
      </w:r>
      <w:del w:id="1055" w:author="Author" w:date="2026-03-29T20:30:00Z" w16du:dateUtc="2026-03-29T18:30:00Z">
        <w:r>
          <w:delText xml:space="preserve"> considerably</w:delText>
        </w:r>
      </w:del>
      <w:r>
        <w:t xml:space="preserve"> over time, our analyses suggest no clear evidence of decline effects in published effect sizes (see </w:t>
      </w:r>
      <w:r>
        <w:fldChar w:fldCharType="begin"/>
      </w:r>
      <w:r>
        <w:instrText>HYPERLINK \l "figsupp-pub-bias" \h</w:instrText>
      </w:r>
      <w:r>
        <w:fldChar w:fldCharType="separate"/>
      </w:r>
      <w:r>
        <w:rPr>
          <w:rStyle w:val="Hyperlink"/>
        </w:rPr>
        <w:t xml:space="preserve">Figure </w:t>
      </w:r>
      <w:del w:id="1056" w:author="Author" w:date="2026-03-29T20:30:00Z" w16du:dateUtc="2026-03-29T18:30:00Z">
        <w:r w:rsidR="001C589A">
          <w:rPr>
            <w:rStyle w:val="Hyperlink"/>
          </w:rPr>
          <w:delText>S15</w:delText>
        </w:r>
      </w:del>
      <w:ins w:id="1057" w:author="Author" w:date="2026-03-29T20:30:00Z" w16du:dateUtc="2026-03-29T18:30:00Z">
        <w:r>
          <w:rPr>
            <w:rStyle w:val="Hyperlink"/>
          </w:rPr>
          <w:t>S14</w:t>
        </w:r>
      </w:ins>
      <w:r>
        <w:fldChar w:fldCharType="end"/>
      </w:r>
      <w:r>
        <w:t>).</w:t>
      </w:r>
    </w:p>
    <w:p w14:paraId="29542316" w14:textId="77777777" w:rsidR="00695C00" w:rsidRDefault="00000000">
      <w:pPr>
        <w:pStyle w:val="Heading1"/>
      </w:pPr>
      <w:bookmarkStart w:id="1058" w:name="discussion"/>
      <w:bookmarkEnd w:id="558"/>
      <w:bookmarkEnd w:id="1016"/>
      <w:r>
        <w:t>Discussion</w:t>
      </w:r>
    </w:p>
    <w:p w14:paraId="6E7FE877" w14:textId="77777777" w:rsidR="001C589A" w:rsidRDefault="00000000">
      <w:pPr>
        <w:pStyle w:val="FirstParagraph"/>
        <w:rPr>
          <w:del w:id="1059" w:author="Author" w:date="2026-03-29T20:30:00Z" w16du:dateUtc="2026-03-29T18:30:00Z"/>
        </w:rPr>
      </w:pPr>
      <w:r>
        <w:t xml:space="preserve">Our </w:t>
      </w:r>
      <w:del w:id="1060" w:author="Author" w:date="2026-03-29T20:30:00Z" w16du:dateUtc="2026-03-29T18:30:00Z">
        <w:r>
          <w:delText xml:space="preserve">pre-registered systematic review and </w:delText>
        </w:r>
      </w:del>
      <w:r>
        <w:t xml:space="preserve">meta-analysis </w:t>
      </w:r>
      <w:del w:id="1061" w:author="Author" w:date="2026-03-29T20:30:00Z" w16du:dateUtc="2026-03-29T18:30:00Z">
        <w:r>
          <w:delText xml:space="preserve">provide the first quantitative synthesis </w:delText>
        </w:r>
      </w:del>
      <w:r>
        <w:t xml:space="preserve">of </w:t>
      </w:r>
      <w:del w:id="1062" w:author="Author" w:date="2026-03-29T20:30:00Z" w16du:dateUtc="2026-03-29T18:30:00Z">
        <w:r>
          <w:delText xml:space="preserve">the adaptive function of </w:delText>
        </w:r>
      </w:del>
      <w:ins w:id="1063" w:author="Author" w:date="2026-03-29T20:30:00Z" w16du:dateUtc="2026-03-29T18:30:00Z">
        <w:r>
          <w:t xml:space="preserve">experimental studies shows that </w:t>
        </w:r>
      </w:ins>
      <w:r>
        <w:t xml:space="preserve">green nest material (GNM) </w:t>
      </w:r>
      <w:del w:id="1064" w:author="Author" w:date="2026-03-29T20:30:00Z" w16du:dateUtc="2026-03-29T18:30:00Z">
        <w:r>
          <w:delText xml:space="preserve">in birds. By aggregating all relevant experimental evidence on different fitness proxies, we found that, on average, GNM </w:delText>
        </w:r>
      </w:del>
      <w:r>
        <w:t>has a small positive effect on fitness</w:t>
      </w:r>
      <w:ins w:id="1065" w:author="Author" w:date="2026-03-29T20:30:00Z" w16du:dateUtc="2026-03-29T18:30:00Z">
        <w:r>
          <w:t xml:space="preserve"> in birds</w:t>
        </w:r>
      </w:ins>
      <w:r>
        <w:t xml:space="preserve">. Our results were generally consistent across two effect size metrics and robust to </w:t>
      </w:r>
      <w:del w:id="1066" w:author="Author" w:date="2026-03-29T20:30:00Z" w16du:dateUtc="2026-03-29T18:30:00Z">
        <w:r>
          <w:delText>various</w:delText>
        </w:r>
      </w:del>
      <w:ins w:id="1067" w:author="Author" w:date="2026-03-29T20:30:00Z" w16du:dateUtc="2026-03-29T18:30:00Z">
        <w:r>
          <w:t>several</w:t>
        </w:r>
      </w:ins>
      <w:r>
        <w:t xml:space="preserve"> sensitivity analyses</w:t>
      </w:r>
      <w:del w:id="1068" w:author="Author" w:date="2026-03-29T20:30:00Z" w16du:dateUtc="2026-03-29T18:30:00Z">
        <w:r>
          <w:delText xml:space="preserve">; however, the </w:delText>
        </w:r>
      </w:del>
      <w:ins w:id="1069" w:author="Author" w:date="2026-03-29T20:30:00Z" w16du:dateUtc="2026-03-29T18:30:00Z">
        <w:r>
          <w:t xml:space="preserve">. However, </w:t>
        </w:r>
      </w:ins>
      <w:r>
        <w:t xml:space="preserve">moderate-to-high </w:t>
      </w:r>
      <w:del w:id="1070" w:author="Author" w:date="2026-03-29T20:30:00Z" w16du:dateUtc="2026-03-29T18:30:00Z">
        <w:r>
          <w:delText xml:space="preserve">levels of </w:delText>
        </w:r>
      </w:del>
      <w:r>
        <w:t xml:space="preserve">heterogeneity among effect sizes </w:t>
      </w:r>
      <w:del w:id="1071" w:author="Author" w:date="2026-03-29T20:30:00Z" w16du:dateUtc="2026-03-29T18:30:00Z">
        <w:r>
          <w:delText>indicate</w:delText>
        </w:r>
      </w:del>
      <w:ins w:id="1072" w:author="Author" w:date="2026-03-29T20:30:00Z" w16du:dateUtc="2026-03-29T18:30:00Z">
        <w:r>
          <w:t>indicates that the benefits of GNM are</w:t>
        </w:r>
      </w:ins>
      <w:r>
        <w:t xml:space="preserve"> context-</w:t>
      </w:r>
      <w:del w:id="1073" w:author="Author" w:date="2026-03-29T20:30:00Z" w16du:dateUtc="2026-03-29T18:30:00Z">
        <w:r>
          <w:delText>dependency. By testing several biological and methodological moderators, we found that experimental design explains the highest proportion of heterogeneity, raising the question of whether it is the plants’ aromatic volatile compounds alone that explain the observed association between GNM and fitness. Below, we discuss our findings in specific contexts, highlight knowledge gaps and potential biases in the current literature, and suggest directions for future research.</w:delText>
        </w:r>
      </w:del>
    </w:p>
    <w:p w14:paraId="1BD2BDE3" w14:textId="77777777" w:rsidR="00695C00" w:rsidRDefault="00000000">
      <w:pPr>
        <w:pStyle w:val="FirstParagraph"/>
        <w:rPr>
          <w:ins w:id="1074" w:author="Author" w:date="2026-03-29T20:30:00Z" w16du:dateUtc="2026-03-29T18:30:00Z"/>
        </w:rPr>
      </w:pPr>
      <w:del w:id="1075" w:author="Author" w:date="2026-03-29T20:30:00Z" w16du:dateUtc="2026-03-29T18:30:00Z">
        <w:r>
          <w:delText>Although our synthesis shows that the addition of GNM is associated with an increase in fitness estimates, we</w:delText>
        </w:r>
      </w:del>
      <w:ins w:id="1076" w:author="Author" w:date="2026-03-29T20:30:00Z" w16du:dateUtc="2026-03-29T18:30:00Z">
        <w:r>
          <w:t>dependent. We</w:t>
        </w:r>
      </w:ins>
      <w:r>
        <w:t xml:space="preserve"> found no clear support for either of the two functional hypotheses traditionally proposed</w:t>
      </w:r>
      <w:del w:id="1077" w:author="Author" w:date="2026-03-29T20:30:00Z" w16du:dateUtc="2026-03-29T18:30:00Z">
        <w:r>
          <w:delText>:</w:delText>
        </w:r>
      </w:del>
      <w:ins w:id="1078" w:author="Author" w:date="2026-03-29T20:30:00Z" w16du:dateUtc="2026-03-29T18:30:00Z">
        <w:r>
          <w:t>,</w:t>
        </w:r>
      </w:ins>
      <w:r>
        <w:t xml:space="preserve"> the courtship hypothesis and </w:t>
      </w:r>
      <w:ins w:id="1079" w:author="Author" w:date="2026-03-29T20:30:00Z" w16du:dateUtc="2026-03-29T18:30:00Z">
        <w:r>
          <w:t xml:space="preserve">the </w:t>
        </w:r>
      </w:ins>
      <w:r>
        <w:t xml:space="preserve">parental care hypothesis (i.e., nest protection and drug hypotheses combined). </w:t>
      </w:r>
      <w:del w:id="1080" w:author="Author" w:date="2026-03-29T20:30:00Z" w16du:dateUtc="2026-03-29T18:30:00Z">
        <w:r>
          <w:delText>Despite</w:delText>
        </w:r>
      </w:del>
      <w:ins w:id="1081" w:author="Author" w:date="2026-03-29T20:30:00Z" w16du:dateUtc="2026-03-29T18:30:00Z">
        <w:r>
          <w:t>While</w:t>
        </w:r>
      </w:ins>
      <w:r>
        <w:t xml:space="preserve"> several studies </w:t>
      </w:r>
      <w:del w:id="1082" w:author="Author" w:date="2026-03-29T20:30:00Z" w16du:dateUtc="2026-03-29T18:30:00Z">
        <w:r>
          <w:delText>explicitly looking into</w:delText>
        </w:r>
      </w:del>
      <w:ins w:id="1083" w:author="Author" w:date="2026-03-29T20:30:00Z" w16du:dateUtc="2026-03-29T18:30:00Z">
        <w:r>
          <w:t>investigate</w:t>
        </w:r>
      </w:ins>
      <w:r>
        <w:t xml:space="preserve"> the courtship hypothesis</w:t>
      </w:r>
      <w:del w:id="1084" w:author="Author" w:date="2026-03-29T20:30:00Z" w16du:dateUtc="2026-03-29T18:30:00Z">
        <w:r>
          <w:delText xml:space="preserve"> (e.g., [56]; [27]),</w:delText>
        </w:r>
      </w:del>
      <w:ins w:id="1085" w:author="Author" w:date="2026-03-29T20:30:00Z" w16du:dateUtc="2026-03-29T18:30:00Z">
        <w:r>
          <w:t>,</w:t>
        </w:r>
      </w:ins>
      <w:r>
        <w:t xml:space="preserve"> only a few fitness proxies could be exclusively linked to this mechanism (e.g., courtship time, male provisioning), and these showed no effect of GNM. Similarly, fitness proxies exclusively associated with the parental care hypothesis</w:t>
      </w:r>
      <w:del w:id="1086" w:author="Author" w:date="2026-03-29T20:30:00Z" w16du:dateUtc="2026-03-29T18:30:00Z">
        <w:r>
          <w:delText>, such as</w:delText>
        </w:r>
      </w:del>
      <w:ins w:id="1087" w:author="Author" w:date="2026-03-29T20:30:00Z" w16du:dateUtc="2026-03-29T18:30:00Z">
        <w:r>
          <w:t xml:space="preserve"> (e.g.,</w:t>
        </w:r>
      </w:ins>
      <w:r>
        <w:t xml:space="preserve"> parasite loads</w:t>
      </w:r>
      <w:del w:id="1088" w:author="Author" w:date="2026-03-29T20:30:00Z" w16du:dateUtc="2026-03-29T18:30:00Z">
        <w:r>
          <w:delText xml:space="preserve"> and</w:delText>
        </w:r>
      </w:del>
      <w:ins w:id="1089" w:author="Author" w:date="2026-03-29T20:30:00Z" w16du:dateUtc="2026-03-29T18:30:00Z">
        <w:r>
          <w:t>,</w:t>
        </w:r>
      </w:ins>
      <w:r>
        <w:t xml:space="preserve"> nestling health</w:t>
      </w:r>
      <w:del w:id="1090" w:author="Author" w:date="2026-03-29T20:30:00Z" w16du:dateUtc="2026-03-29T18:30:00Z">
        <w:r>
          <w:delText>,</w:delText>
        </w:r>
      </w:del>
      <w:ins w:id="1091" w:author="Author" w:date="2026-03-29T20:30:00Z" w16du:dateUtc="2026-03-29T18:30:00Z">
        <w:r>
          <w:t>),</w:t>
        </w:r>
      </w:ins>
      <w:r>
        <w:t xml:space="preserve"> also showed no effect of GNM. </w:t>
      </w:r>
      <w:del w:id="1092" w:author="Author" w:date="2026-03-29T20:30:00Z" w16du:dateUtc="2026-03-29T18:30:00Z">
        <w:r>
          <w:delText>The latter</w:delText>
        </w:r>
      </w:del>
      <w:ins w:id="1093" w:author="Author" w:date="2026-03-29T20:30:00Z" w16du:dateUtc="2026-03-29T18:30:00Z">
        <w:r>
          <w:t>This</w:t>
        </w:r>
      </w:ins>
      <w:r>
        <w:t xml:space="preserve"> finding is particularly surprising because the parental care hypothesis</w:t>
      </w:r>
      <w:del w:id="1094" w:author="Author" w:date="2026-03-29T20:30:00Z" w16du:dateUtc="2026-03-29T18:30:00Z">
        <w:r>
          <w:delText>, which is nest protection and drug hypothesis combined,</w:delText>
        </w:r>
      </w:del>
      <w:r>
        <w:t xml:space="preserve"> has been most frequently tested. While studies testing the courtship hypothesis have suggested that the aromatic volatile compounds could help receivers of the signal </w:t>
      </w:r>
      <w:del w:id="1095" w:author="Author" w:date="2026-03-29T20:30:00Z" w16du:dateUtc="2026-03-29T18:30:00Z">
        <w:r>
          <w:delText xml:space="preserve">(often females) </w:delText>
        </w:r>
      </w:del>
      <w:r>
        <w:t>detect the presence of GNM in dark cavity nests</w:t>
      </w:r>
      <w:del w:id="1096" w:author="Author" w:date="2026-03-29T20:30:00Z" w16du:dateUtc="2026-03-29T18:30:00Z">
        <w:r>
          <w:delText>,</w:delText>
        </w:r>
      </w:del>
      <w:ins w:id="1097" w:author="Author" w:date="2026-03-29T20:30:00Z" w16du:dateUtc="2026-03-29T18:30:00Z">
        <w:r>
          <w:t xml:space="preserve"> [26],</w:t>
        </w:r>
      </w:ins>
      <w:r>
        <w:t xml:space="preserve"> it is the parental care hypothesis that has stressed the importance of these compounds</w:t>
      </w:r>
      <w:del w:id="1098" w:author="Author" w:date="2026-03-29T20:30:00Z" w16du:dateUtc="2026-03-29T18:30:00Z">
        <w:r>
          <w:delText>,</w:delText>
        </w:r>
      </w:del>
      <w:ins w:id="1099" w:author="Author" w:date="2026-03-29T20:30:00Z" w16du:dateUtc="2026-03-29T18:30:00Z">
        <w:r>
          <w:t xml:space="preserve"> [65–67],</w:t>
        </w:r>
      </w:ins>
      <w:r>
        <w:t xml:space="preserve"> perhaps explaining their widespread consideration. Our findings</w:t>
      </w:r>
      <w:del w:id="1100" w:author="Author" w:date="2026-03-29T20:30:00Z" w16du:dateUtc="2026-03-29T18:30:00Z">
        <w:r>
          <w:delText>, however,</w:delText>
        </w:r>
      </w:del>
      <w:r>
        <w:t xml:space="preserve"> challenge this assumption since experimental designs comparing aromatic </w:t>
      </w:r>
      <w:del w:id="1101" w:author="Author" w:date="2026-03-29T20:30:00Z" w16du:dateUtc="2026-03-29T18:30:00Z">
        <w:r>
          <w:delText>vs. </w:delText>
        </w:r>
      </w:del>
      <w:ins w:id="1102" w:author="Author" w:date="2026-03-29T20:30:00Z" w16du:dateUtc="2026-03-29T18:30:00Z">
        <w:r>
          <w:t xml:space="preserve">with </w:t>
        </w:r>
      </w:ins>
      <w:r>
        <w:t xml:space="preserve">non-aromatic GNM, which </w:t>
      </w:r>
      <w:del w:id="1103" w:author="Author" w:date="2026-03-29T20:30:00Z" w16du:dateUtc="2026-03-29T18:30:00Z">
        <w:r>
          <w:delText>correspond to over</w:delText>
        </w:r>
      </w:del>
      <w:ins w:id="1104" w:author="Author" w:date="2026-03-29T20:30:00Z" w16du:dateUtc="2026-03-29T18:30:00Z">
        <w:r>
          <w:t>account for more than</w:t>
        </w:r>
      </w:ins>
      <w:r>
        <w:t xml:space="preserve"> half of all tests, </w:t>
      </w:r>
      <w:del w:id="1105" w:author="Author" w:date="2026-03-29T20:30:00Z" w16du:dateUtc="2026-03-29T18:30:00Z">
        <w:r>
          <w:delText>do</w:delText>
        </w:r>
      </w:del>
      <w:ins w:id="1106" w:author="Author" w:date="2026-03-29T20:30:00Z" w16du:dateUtc="2026-03-29T18:30:00Z">
        <w:r>
          <w:t>did</w:t>
        </w:r>
      </w:ins>
      <w:r>
        <w:t xml:space="preserve"> not </w:t>
      </w:r>
      <w:del w:id="1107" w:author="Author" w:date="2026-03-29T20:30:00Z" w16du:dateUtc="2026-03-29T18:30:00Z">
        <w:r>
          <w:delText>suggest</w:delText>
        </w:r>
      </w:del>
      <w:ins w:id="1108" w:author="Author" w:date="2026-03-29T20:30:00Z" w16du:dateUtc="2026-03-29T18:30:00Z">
        <w:r>
          <w:t>show</w:t>
        </w:r>
      </w:ins>
      <w:r>
        <w:t xml:space="preserve"> a </w:t>
      </w:r>
      <w:ins w:id="1109" w:author="Author" w:date="2026-03-29T20:30:00Z" w16du:dateUtc="2026-03-29T18:30:00Z">
        <w:r>
          <w:t xml:space="preserve">clear </w:t>
        </w:r>
      </w:ins>
      <w:r>
        <w:t xml:space="preserve">fitness effect, whereas </w:t>
      </w:r>
      <w:del w:id="1110" w:author="Author" w:date="2026-03-29T20:30:00Z" w16du:dateUtc="2026-03-29T18:30:00Z">
        <w:r>
          <w:delText>those comparing</w:delText>
        </w:r>
      </w:del>
      <w:ins w:id="1111" w:author="Author" w:date="2026-03-29T20:30:00Z" w16du:dateUtc="2026-03-29T18:30:00Z">
        <w:r>
          <w:t>comparisons between</w:t>
        </w:r>
      </w:ins>
      <w:r>
        <w:t xml:space="preserve"> aromatic </w:t>
      </w:r>
      <w:del w:id="1112" w:author="Author" w:date="2026-03-29T20:30:00Z" w16du:dateUtc="2026-03-29T18:30:00Z">
        <w:r>
          <w:delText>vs. </w:delText>
        </w:r>
      </w:del>
      <w:ins w:id="1113" w:author="Author" w:date="2026-03-29T20:30:00Z" w16du:dateUtc="2026-03-29T18:30:00Z">
        <w:r>
          <w:t xml:space="preserve">GNM and </w:t>
        </w:r>
      </w:ins>
      <w:r>
        <w:t xml:space="preserve">no material </w:t>
      </w:r>
      <w:del w:id="1114" w:author="Author" w:date="2026-03-29T20:30:00Z" w16du:dateUtc="2026-03-29T18:30:00Z">
        <w:r>
          <w:delText>do. Surprisingly, though, comparing</w:delText>
        </w:r>
      </w:del>
      <w:ins w:id="1115" w:author="Author" w:date="2026-03-29T20:30:00Z" w16du:dateUtc="2026-03-29T18:30:00Z">
        <w:r>
          <w:t>did. By contrast, comparisons between</w:t>
        </w:r>
      </w:ins>
      <w:r>
        <w:t xml:space="preserve"> non-aromatic </w:t>
      </w:r>
      <w:del w:id="1116" w:author="Author" w:date="2026-03-29T20:30:00Z" w16du:dateUtc="2026-03-29T18:30:00Z">
        <w:r>
          <w:delText>vs. </w:delText>
        </w:r>
      </w:del>
      <w:ins w:id="1117" w:author="Author" w:date="2026-03-29T20:30:00Z" w16du:dateUtc="2026-03-29T18:30:00Z">
        <w:r>
          <w:t xml:space="preserve">GNM and </w:t>
        </w:r>
      </w:ins>
      <w:r>
        <w:t>no material suggested a negative effect of non-aromatic GNM on fitness</w:t>
      </w:r>
      <w:del w:id="1118" w:author="Author" w:date="2026-03-29T20:30:00Z" w16du:dateUtc="2026-03-29T18:30:00Z">
        <w:r>
          <w:delText>; though</w:delText>
        </w:r>
      </w:del>
      <w:ins w:id="1119" w:author="Author" w:date="2026-03-29T20:30:00Z" w16du:dateUtc="2026-03-29T18:30:00Z">
        <w:r>
          <w:t>, although</w:t>
        </w:r>
      </w:ins>
      <w:r>
        <w:t xml:space="preserve"> this result should be interpreted cautiously</w:t>
      </w:r>
      <w:del w:id="1120" w:author="Author" w:date="2026-03-29T20:30:00Z" w16du:dateUtc="2026-03-29T18:30:00Z">
        <w:r>
          <w:delText>, as</w:delText>
        </w:r>
      </w:del>
      <w:ins w:id="1121" w:author="Author" w:date="2026-03-29T20:30:00Z" w16du:dateUtc="2026-03-29T18:30:00Z">
        <w:r>
          <w:t xml:space="preserve"> because</w:t>
        </w:r>
      </w:ins>
      <w:r>
        <w:t xml:space="preserve"> it was based on only three studies (k = 10 effect sizes). </w:t>
      </w:r>
      <w:del w:id="1122" w:author="Author" w:date="2026-03-29T20:30:00Z" w16du:dateUtc="2026-03-29T18:30:00Z">
        <w:r>
          <w:delText>Importantly</w:delText>
        </w:r>
      </w:del>
      <w:ins w:id="1123" w:author="Author" w:date="2026-03-29T20:30:00Z" w16du:dateUtc="2026-03-29T18:30:00Z">
        <w:r>
          <w:t>Notably</w:t>
        </w:r>
      </w:ins>
      <w:r>
        <w:t>, experimental design alone explained about one-</w:t>
      </w:r>
      <w:del w:id="1124" w:author="Author" w:date="2026-03-29T20:30:00Z" w16du:dateUtc="2026-03-29T18:30:00Z">
        <w:r>
          <w:delText>fourth</w:delText>
        </w:r>
      </w:del>
      <w:ins w:id="1125" w:author="Author" w:date="2026-03-29T20:30:00Z" w16du:dateUtc="2026-03-29T18:30:00Z">
        <w:r>
          <w:t>quarter</w:t>
        </w:r>
      </w:ins>
      <w:r>
        <w:t xml:space="preserve"> of the observed heterogeneity (</w:t>
      </w:r>
      <m:oMath>
        <m:sSubSup>
          <m:sSubSupPr>
            <m:ctrlPr>
              <w:del w:id="1126" w:author="Author" w:date="2026-03-29T20:30:00Z" w16du:dateUtc="2026-03-29T18:30:00Z">
                <w:rPr>
                  <w:rFonts w:ascii="Cambria Math" w:hAnsi="Cambria Math"/>
                </w:rPr>
              </w:del>
            </m:ctrlPr>
          </m:sSubSupPr>
          <m:e>
            <m:r>
              <w:del w:id="1127" w:author="Author" w:date="2026-03-29T20:30:00Z" w16du:dateUtc="2026-03-29T18:30:00Z">
                <w:rPr>
                  <w:rFonts w:ascii="Cambria Math" w:hAnsi="Cambria Math"/>
                </w:rPr>
                <m:t>R</m:t>
              </w:del>
            </m:r>
          </m:e>
          <m:sub>
            <m:r>
              <w:del w:id="1128" w:author="Author" w:date="2026-03-29T20:30:00Z" w16du:dateUtc="2026-03-29T18:30:00Z">
                <w:rPr>
                  <w:rFonts w:ascii="Cambria Math" w:hAnsi="Cambria Math"/>
                </w:rPr>
                <m:t>marginal</m:t>
              </w:del>
            </m:r>
          </m:sub>
          <m:sup>
            <m:r>
              <w:del w:id="1129" w:author="Author" w:date="2026-03-29T20:30:00Z" w16du:dateUtc="2026-03-29T18:30:00Z">
                <w:rPr>
                  <w:rFonts w:ascii="Cambria Math" w:hAnsi="Cambria Math"/>
                </w:rPr>
                <m:t>2</m:t>
              </w:del>
            </m:r>
          </m:sup>
        </m:sSubSup>
        <m:sSubSup>
          <m:sSubSupPr>
            <m:ctrlPr>
              <w:ins w:id="1130" w:author="Author" w:date="2026-03-29T20:30:00Z" w16du:dateUtc="2026-03-29T18:30:00Z">
                <w:rPr>
                  <w:rFonts w:ascii="Cambria Math" w:hAnsi="Cambria Math"/>
                </w:rPr>
              </w:ins>
            </m:ctrlPr>
          </m:sSubSupPr>
          <m:e>
            <m:r>
              <w:ins w:id="1131" w:author="Author" w:date="2026-03-29T20:30:00Z" w16du:dateUtc="2026-03-29T18:30:00Z">
                <m:rPr>
                  <m:sty m:val="p"/>
                </m:rPr>
                <w:rPr>
                  <w:rFonts w:ascii="Cambria Math" w:hAnsi="Cambria Math"/>
                </w:rPr>
                <m:t>R</m:t>
              </w:ins>
            </m:r>
          </m:e>
          <m:sub>
            <m:r>
              <w:ins w:id="1132" w:author="Author" w:date="2026-03-29T20:30:00Z" w16du:dateUtc="2026-03-29T18:30:00Z">
                <m:rPr>
                  <m:sty m:val="p"/>
                </m:rPr>
                <w:rPr>
                  <w:rFonts w:ascii="Cambria Math" w:hAnsi="Cambria Math"/>
                </w:rPr>
                <m:t>marginal</m:t>
              </w:ins>
            </m:r>
          </m:sub>
          <m:sup>
            <m:r>
              <w:ins w:id="1133" w:author="Author" w:date="2026-03-29T20:30:00Z" w16du:dateUtc="2026-03-29T18:30:00Z">
                <w:rPr>
                  <w:rFonts w:ascii="Cambria Math" w:hAnsi="Cambria Math"/>
                </w:rPr>
                <m:t>2</m:t>
              </w:ins>
            </m:r>
          </m:sup>
        </m:sSubSup>
      </m:oMath>
      <w:r>
        <w:t xml:space="preserve"> 24-28%).</w:t>
      </w:r>
    </w:p>
    <w:p w14:paraId="7ECB7E75" w14:textId="77777777" w:rsidR="00695C00" w:rsidRDefault="00000000">
      <w:pPr>
        <w:pStyle w:val="BodyText"/>
      </w:pPr>
      <w:ins w:id="1134" w:author="Author" w:date="2026-03-29T20:30:00Z" w16du:dateUtc="2026-03-29T18:30:00Z">
        <w:r>
          <w:t xml:space="preserve">One possible explanation is that aromatic vs. non-aromatic isolates the effects of aromaticity or volatile compounds, which may be weak, context-dependent (e.g., dependent on parasite pressure, [14]), or short-lived due to rapid decay of volatiles [15] and may require repeated replenishment [68]. By contrast, aromatic vs. no material, capture the net effect of adding green material itself, including potential non-chemical and volatile effects, which may therefore show a clearer overall benefit. Such benefits could also relate to plant morphology such as shape or </w:t>
        </w:r>
        <w:proofErr w:type="spellStart"/>
        <w:r>
          <w:t>colour</w:t>
        </w:r>
        <w:proofErr w:type="spellEnd"/>
        <w:r>
          <w:t>.</w:t>
        </w:r>
      </w:ins>
      <w:r>
        <w:t xml:space="preserve"> In addition, only proxies that could not be clearly assigned to either of the functional hypotheses (e.g., survival rate, nestling morphology), </w:t>
      </w:r>
      <w:del w:id="1135" w:author="Author" w:date="2026-03-29T20:30:00Z" w16du:dateUtc="2026-03-29T18:30:00Z">
        <w:r>
          <w:delText>which </w:delText>
        </w:r>
      </w:del>
      <w:ins w:id="1136" w:author="Author" w:date="2026-03-29T20:30:00Z" w16du:dateUtc="2026-03-29T18:30:00Z">
        <w:r>
          <w:t>and</w:t>
        </w:r>
      </w:ins>
      <w:r>
        <w:t xml:space="preserve"> were </w:t>
      </w:r>
      <w:del w:id="1137" w:author="Author" w:date="2026-03-29T20:30:00Z" w16du:dateUtc="2026-03-29T18:30:00Z">
        <w:r>
          <w:delText>then</w:delText>
        </w:r>
      </w:del>
      <w:ins w:id="1138" w:author="Author" w:date="2026-03-29T20:30:00Z" w16du:dateUtc="2026-03-29T18:30:00Z">
        <w:r>
          <w:t>therefore</w:t>
        </w:r>
      </w:ins>
      <w:r>
        <w:t xml:space="preserve"> categorized as being associated with “both” hypotheses, showed a clear positive effect. This ambiguity reflects the </w:t>
      </w:r>
      <w:del w:id="1139" w:author="Author" w:date="2026-03-29T20:30:00Z" w16du:dateUtc="2026-03-29T18:30:00Z">
        <w:r>
          <w:delText>challenge</w:delText>
        </w:r>
      </w:del>
      <w:ins w:id="1140" w:author="Author" w:date="2026-03-29T20:30:00Z" w16du:dateUtc="2026-03-29T18:30:00Z">
        <w:r>
          <w:t>difficulty</w:t>
        </w:r>
      </w:ins>
      <w:r>
        <w:t xml:space="preserve"> of </w:t>
      </w:r>
      <w:del w:id="1141" w:author="Author" w:date="2026-03-29T20:30:00Z" w16du:dateUtc="2026-03-29T18:30:00Z">
        <w:r>
          <w:delText>interpreting</w:delText>
        </w:r>
      </w:del>
      <w:ins w:id="1142" w:author="Author" w:date="2026-03-29T20:30:00Z" w16du:dateUtc="2026-03-29T18:30:00Z">
        <w:r>
          <w:t>linking</w:t>
        </w:r>
      </w:ins>
      <w:r>
        <w:t xml:space="preserve"> many fitness proxies </w:t>
      </w:r>
      <w:del w:id="1143" w:author="Author" w:date="2026-03-29T20:30:00Z" w16du:dateUtc="2026-03-29T18:30:00Z">
        <w:r>
          <w:delText xml:space="preserve">in relation </w:delText>
        </w:r>
      </w:del>
      <w:r>
        <w:t>to an underlying function</w:t>
      </w:r>
      <w:del w:id="1144" w:author="Author" w:date="2026-03-29T20:30:00Z" w16du:dateUtc="2026-03-29T18:30:00Z">
        <w:r>
          <w:delText>, as</w:delText>
        </w:r>
      </w:del>
      <w:ins w:id="1145" w:author="Author" w:date="2026-03-29T20:30:00Z" w16du:dateUtc="2026-03-29T18:30:00Z">
        <w:r>
          <w:t xml:space="preserve"> because</w:t>
        </w:r>
      </w:ins>
      <w:r>
        <w:t xml:space="preserve"> they </w:t>
      </w:r>
      <w:del w:id="1146" w:author="Author" w:date="2026-03-29T20:30:00Z" w16du:dateUtc="2026-03-29T18:30:00Z">
        <w:r>
          <w:delText>are likely influenced</w:delText>
        </w:r>
      </w:del>
      <w:ins w:id="1147" w:author="Author" w:date="2026-03-29T20:30:00Z" w16du:dateUtc="2026-03-29T18:30:00Z">
        <w:r>
          <w:t>can be shaped</w:t>
        </w:r>
      </w:ins>
      <w:r>
        <w:t xml:space="preserve"> by multiple overlapping processes. </w:t>
      </w:r>
      <w:del w:id="1148" w:author="Author" w:date="2026-03-29T20:30:00Z" w16du:dateUtc="2026-03-29T18:30:00Z">
        <w:r>
          <w:delText>Our results call for reconsidering the importance</w:delText>
        </w:r>
      </w:del>
      <w:ins w:id="1149" w:author="Author" w:date="2026-03-29T20:30:00Z" w16du:dateUtc="2026-03-29T18:30:00Z">
        <w:r>
          <w:t xml:space="preserve">For example, nestling mass, a commonly measured fitness proxy, </w:t>
        </w:r>
        <w:r>
          <w:lastRenderedPageBreak/>
          <w:t>could be influenced by pathogen load or direct physiological effects</w:t>
        </w:r>
      </w:ins>
      <w:r>
        <w:t xml:space="preserve"> of </w:t>
      </w:r>
      <w:del w:id="1150" w:author="Author" w:date="2026-03-29T20:30:00Z" w16du:dateUtc="2026-03-29T18:30:00Z">
        <w:r>
          <w:delText>aromatic volatile</w:delText>
        </w:r>
      </w:del>
      <w:ins w:id="1151" w:author="Author" w:date="2026-03-29T20:30:00Z" w16du:dateUtc="2026-03-29T18:30:00Z">
        <w:r>
          <w:t>plant</w:t>
        </w:r>
      </w:ins>
      <w:r>
        <w:t xml:space="preserve"> compounds, </w:t>
      </w:r>
      <w:del w:id="1152" w:author="Author" w:date="2026-03-29T20:30:00Z" w16du:dateUtc="2026-03-29T18:30:00Z">
        <w:r>
          <w:delText>and thus, the mechanisms involved in the adaptive</w:delText>
        </w:r>
      </w:del>
      <w:ins w:id="1153" w:author="Author" w:date="2026-03-29T20:30:00Z" w16du:dateUtc="2026-03-29T18:30:00Z">
        <w:r>
          <w:t>even though our synthesis found no consistent overall evidence for parasite reduction or health benefits. It could also respond to altered parental investment through differential allocation, making such broad proxies of fitness difficult to assign to a single</w:t>
        </w:r>
      </w:ins>
      <w:r>
        <w:t xml:space="preserve"> function</w:t>
      </w:r>
      <w:del w:id="1154" w:author="Author" w:date="2026-03-29T20:30:00Z" w16du:dateUtc="2026-03-29T18:30:00Z">
        <w:r>
          <w:delText xml:space="preserve"> of GNM</w:delText>
        </w:r>
      </w:del>
      <w:r>
        <w:t>.</w:t>
      </w:r>
    </w:p>
    <w:p w14:paraId="5FBF5C44" w14:textId="77777777" w:rsidR="00695C00" w:rsidRDefault="00000000">
      <w:pPr>
        <w:pStyle w:val="BodyText"/>
      </w:pPr>
      <w:del w:id="1155" w:author="Author" w:date="2026-03-29T20:30:00Z" w16du:dateUtc="2026-03-29T18:30:00Z">
        <w:r>
          <w:delText>The</w:delText>
        </w:r>
      </w:del>
      <w:ins w:id="1156" w:author="Author" w:date="2026-03-29T20:30:00Z" w16du:dateUtc="2026-03-29T18:30:00Z">
        <w:r>
          <w:t>Heterogeneity in the</w:t>
        </w:r>
      </w:ins>
      <w:r>
        <w:t xml:space="preserve"> overall effect of GNM was </w:t>
      </w:r>
      <w:del w:id="1157" w:author="Author" w:date="2026-03-29T20:30:00Z" w16du:dateUtc="2026-03-29T18:30:00Z">
        <w:r>
          <w:delText xml:space="preserve">heterogeneous and </w:delText>
        </w:r>
      </w:del>
      <w:r>
        <w:t xml:space="preserve">mainly associated with within-study variation, with little to </w:t>
      </w:r>
      <w:del w:id="1158" w:author="Author" w:date="2026-03-29T20:30:00Z" w16du:dateUtc="2026-03-29T18:30:00Z">
        <w:r>
          <w:delText>none</w:delText>
        </w:r>
      </w:del>
      <w:ins w:id="1159" w:author="Author" w:date="2026-03-29T20:30:00Z" w16du:dateUtc="2026-03-29T18:30:00Z">
        <w:r>
          <w:t>no</w:t>
        </w:r>
      </w:ins>
      <w:r>
        <w:t xml:space="preserve"> among-study variation. This suggests that, once methodological </w:t>
      </w:r>
      <w:ins w:id="1160" w:author="Author" w:date="2026-03-29T20:30:00Z" w16du:dateUtc="2026-03-29T18:30:00Z">
        <w:r>
          <w:t xml:space="preserve">(e.g., experimental design) </w:t>
        </w:r>
      </w:ins>
      <w:r>
        <w:t xml:space="preserve">and biological factors </w:t>
      </w:r>
      <w:del w:id="1161" w:author="Author" w:date="2026-03-29T20:30:00Z" w16du:dateUtc="2026-03-29T18:30:00Z">
        <w:r>
          <w:delText>within studies</w:delText>
        </w:r>
      </w:del>
      <w:ins w:id="1162" w:author="Author" w:date="2026-03-29T20:30:00Z" w16du:dateUtc="2026-03-29T18:30:00Z">
        <w:r>
          <w:t>(e.g., species identity, category of fitness proxy)</w:t>
        </w:r>
      </w:ins>
      <w:r>
        <w:t xml:space="preserve"> are accounted for, the overall effect found would be potentially </w:t>
      </w:r>
      <w:proofErr w:type="spellStart"/>
      <w:r>
        <w:t>generalisable</w:t>
      </w:r>
      <w:proofErr w:type="spellEnd"/>
      <w:r>
        <w:t xml:space="preserve"> across studies. In addition to experimental design</w:t>
      </w:r>
      <w:del w:id="1163" w:author="Author" w:date="2026-03-29T20:30:00Z" w16du:dateUtc="2026-03-29T18:30:00Z">
        <w:r>
          <w:delText xml:space="preserve"> (see paragraph above), another methodological moderator that</w:delText>
        </w:r>
      </w:del>
      <w:ins w:id="1164" w:author="Author" w:date="2026-03-29T20:30:00Z" w16du:dateUtc="2026-03-29T18:30:00Z">
        <w:r>
          <w:t>,</w:t>
        </w:r>
      </w:ins>
      <w:r>
        <w:t xml:space="preserve"> we tested </w:t>
      </w:r>
      <w:del w:id="1165" w:author="Author" w:date="2026-03-29T20:30:00Z" w16du:dateUtc="2026-03-29T18:30:00Z">
        <w:r>
          <w:delText xml:space="preserve">was </w:delText>
        </w:r>
      </w:del>
      <w:r>
        <w:t xml:space="preserve">the </w:t>
      </w:r>
      <w:del w:id="1166" w:author="Author" w:date="2026-03-29T20:30:00Z" w16du:dateUtc="2026-03-29T18:30:00Z">
        <w:r>
          <w:delText>time</w:delText>
        </w:r>
      </w:del>
      <w:ins w:id="1167" w:author="Author" w:date="2026-03-29T20:30:00Z" w16du:dateUtc="2026-03-29T18:30:00Z">
        <w:r>
          <w:t>timing</w:t>
        </w:r>
      </w:ins>
      <w:r>
        <w:t xml:space="preserve"> of GNM addition (</w:t>
      </w:r>
      <m:oMath>
        <m:sSubSup>
          <m:sSubSupPr>
            <m:ctrlPr>
              <w:del w:id="1168" w:author="Author" w:date="2026-03-29T20:30:00Z" w16du:dateUtc="2026-03-29T18:30:00Z">
                <w:rPr>
                  <w:rFonts w:ascii="Cambria Math" w:hAnsi="Cambria Math"/>
                </w:rPr>
              </w:del>
            </m:ctrlPr>
          </m:sSubSupPr>
          <m:e>
            <m:r>
              <w:del w:id="1169" w:author="Author" w:date="2026-03-29T20:30:00Z" w16du:dateUtc="2026-03-29T18:30:00Z">
                <w:rPr>
                  <w:rFonts w:ascii="Cambria Math" w:hAnsi="Cambria Math"/>
                </w:rPr>
                <m:t>R</m:t>
              </w:del>
            </m:r>
          </m:e>
          <m:sub>
            <m:r>
              <w:del w:id="1170" w:author="Author" w:date="2026-03-29T20:30:00Z" w16du:dateUtc="2026-03-29T18:30:00Z">
                <w:rPr>
                  <w:rFonts w:ascii="Cambria Math" w:hAnsi="Cambria Math"/>
                </w:rPr>
                <m:t>marginal</m:t>
              </w:del>
            </m:r>
          </m:sub>
          <m:sup>
            <m:r>
              <w:del w:id="1171" w:author="Author" w:date="2026-03-29T20:30:00Z" w16du:dateUtc="2026-03-29T18:30:00Z">
                <w:rPr>
                  <w:rFonts w:ascii="Cambria Math" w:hAnsi="Cambria Math"/>
                </w:rPr>
                <m:t>2</m:t>
              </w:del>
            </m:r>
          </m:sup>
        </m:sSubSup>
        <m:sSubSup>
          <m:sSubSupPr>
            <m:ctrlPr>
              <w:ins w:id="1172" w:author="Author" w:date="2026-03-29T20:30:00Z" w16du:dateUtc="2026-03-29T18:30:00Z">
                <w:rPr>
                  <w:rFonts w:ascii="Cambria Math" w:hAnsi="Cambria Math"/>
                </w:rPr>
              </w:ins>
            </m:ctrlPr>
          </m:sSubSupPr>
          <m:e>
            <m:r>
              <w:ins w:id="1173" w:author="Author" w:date="2026-03-29T20:30:00Z" w16du:dateUtc="2026-03-29T18:30:00Z">
                <m:rPr>
                  <m:sty m:val="p"/>
                </m:rPr>
                <w:rPr>
                  <w:rFonts w:ascii="Cambria Math" w:hAnsi="Cambria Math"/>
                </w:rPr>
                <m:t>R</m:t>
              </w:ins>
            </m:r>
          </m:e>
          <m:sub>
            <m:r>
              <w:ins w:id="1174" w:author="Author" w:date="2026-03-29T20:30:00Z" w16du:dateUtc="2026-03-29T18:30:00Z">
                <m:rPr>
                  <m:sty m:val="p"/>
                </m:rPr>
                <w:rPr>
                  <w:rFonts w:ascii="Cambria Math" w:hAnsi="Cambria Math"/>
                </w:rPr>
                <m:t>marginal</m:t>
              </w:ins>
            </m:r>
          </m:sub>
          <m:sup>
            <m:r>
              <w:ins w:id="1175" w:author="Author" w:date="2026-03-29T20:30:00Z" w16du:dateUtc="2026-03-29T18:30:00Z">
                <w:rPr>
                  <w:rFonts w:ascii="Cambria Math" w:hAnsi="Cambria Math"/>
                </w:rPr>
                <m:t>2</m:t>
              </w:ins>
            </m:r>
          </m:sup>
        </m:sSubSup>
      </m:oMath>
      <w:r>
        <w:t xml:space="preserve">= 1-5%). Continuous </w:t>
      </w:r>
      <w:del w:id="1176" w:author="Author" w:date="2026-03-29T20:30:00Z" w16du:dateUtc="2026-03-29T18:30:00Z">
        <w:r>
          <w:delText>addition of GNM</w:delText>
        </w:r>
      </w:del>
      <w:ins w:id="1177" w:author="Author" w:date="2026-03-29T20:30:00Z" w16du:dateUtc="2026-03-29T18:30:00Z">
        <w:r>
          <w:t>supplementation</w:t>
        </w:r>
      </w:ins>
      <w:r>
        <w:t xml:space="preserve"> throughout the nesting period </w:t>
      </w:r>
      <w:del w:id="1178" w:author="Author" w:date="2026-03-29T20:30:00Z" w16du:dateUtc="2026-03-29T18:30:00Z">
        <w:r>
          <w:delText>showed greater</w:delText>
        </w:r>
      </w:del>
      <w:ins w:id="1179" w:author="Author" w:date="2026-03-29T20:30:00Z" w16du:dateUtc="2026-03-29T18:30:00Z">
        <w:r>
          <w:t>had stronger</w:t>
        </w:r>
      </w:ins>
      <w:r>
        <w:t xml:space="preserve"> positive effects than </w:t>
      </w:r>
      <w:del w:id="1180" w:author="Author" w:date="2026-03-29T20:30:00Z" w16du:dateUtc="2026-03-29T18:30:00Z">
        <w:r>
          <w:delText>addition</w:delText>
        </w:r>
      </w:del>
      <w:ins w:id="1181" w:author="Author" w:date="2026-03-29T20:30:00Z" w16du:dateUtc="2026-03-29T18:30:00Z">
        <w:r>
          <w:t>supplementation</w:t>
        </w:r>
      </w:ins>
      <w:r>
        <w:t xml:space="preserve"> restricted to before or after </w:t>
      </w:r>
      <w:del w:id="1182" w:author="Author" w:date="2026-03-29T20:30:00Z" w16du:dateUtc="2026-03-29T18:30:00Z">
        <w:r>
          <w:delText xml:space="preserve">egg </w:delText>
        </w:r>
      </w:del>
      <w:r>
        <w:t xml:space="preserve">hatching. </w:t>
      </w:r>
      <w:del w:id="1183" w:author="Author" w:date="2026-03-29T20:30:00Z" w16du:dateUtc="2026-03-29T18:30:00Z">
        <w:r>
          <w:delText>Previous work on blue tits has shown that</w:delText>
        </w:r>
      </w:del>
      <w:ins w:id="1184" w:author="Author" w:date="2026-03-29T20:30:00Z" w16du:dateUtc="2026-03-29T18:30:00Z">
        <w:r>
          <w:t>Although not conclusive, this pattern is more consistent with the parental care hypothesis than with the courtship hypothesis. In blue tits</w:t>
        </w:r>
      </w:ins>
      <w:r>
        <w:t xml:space="preserve"> the concentration of active compounds released by the aromatic plants can decrease within 24 hours [</w:t>
      </w:r>
      <w:del w:id="1185" w:author="Author" w:date="2026-03-29T20:30:00Z" w16du:dateUtc="2026-03-29T18:30:00Z">
        <w:r>
          <w:delText>14</w:delText>
        </w:r>
      </w:del>
      <w:ins w:id="1186" w:author="Author" w:date="2026-03-29T20:30:00Z" w16du:dateUtc="2026-03-29T18:30:00Z">
        <w:r>
          <w:t>15</w:t>
        </w:r>
      </w:ins>
      <w:r>
        <w:t>], and females often replace experimentally removed herbs [</w:t>
      </w:r>
      <w:del w:id="1187" w:author="Author" w:date="2026-03-29T20:30:00Z" w16du:dateUtc="2026-03-29T18:30:00Z">
        <w:r>
          <w:delText>57,58]. TThis</w:delText>
        </w:r>
      </w:del>
      <w:ins w:id="1188" w:author="Author" w:date="2026-03-29T20:30:00Z" w16du:dateUtc="2026-03-29T18:30:00Z">
        <w:r>
          <w:t>39,68]. This</w:t>
        </w:r>
      </w:ins>
      <w:r>
        <w:t xml:space="preserve"> repeated addition may help maintain an environment </w:t>
      </w:r>
      <w:del w:id="1189" w:author="Author" w:date="2026-03-29T20:30:00Z" w16du:dateUtc="2026-03-29T18:30:00Z">
        <w:r>
          <w:delText>high</w:delText>
        </w:r>
      </w:del>
      <w:ins w:id="1190" w:author="Author" w:date="2026-03-29T20:30:00Z" w16du:dateUtc="2026-03-29T18:30:00Z">
        <w:r>
          <w:t>rich</w:t>
        </w:r>
      </w:ins>
      <w:r>
        <w:t xml:space="preserve"> in volatiles that </w:t>
      </w:r>
      <w:del w:id="1191" w:author="Author" w:date="2026-03-29T20:30:00Z" w16du:dateUtc="2026-03-29T18:30:00Z">
        <w:r>
          <w:delText>are</w:delText>
        </w:r>
      </w:del>
      <w:ins w:id="1192" w:author="Author" w:date="2026-03-29T20:30:00Z" w16du:dateUtc="2026-03-29T18:30:00Z">
        <w:r>
          <w:t>is</w:t>
        </w:r>
      </w:ins>
      <w:r>
        <w:t xml:space="preserve"> hostile to parasites. However, </w:t>
      </w:r>
      <w:del w:id="1193" w:author="Author" w:date="2026-03-29T20:30:00Z" w16du:dateUtc="2026-03-29T18:30:00Z">
        <w:r>
          <w:delText xml:space="preserve">the presence of </w:delText>
        </w:r>
      </w:del>
      <w:r>
        <w:t xml:space="preserve">fresh GNM could also </w:t>
      </w:r>
      <w:del w:id="1194" w:author="Author" w:date="2026-03-29T20:30:00Z" w16du:dateUtc="2026-03-29T18:30:00Z">
        <w:r>
          <w:delText>lead to a positive effect on</w:delText>
        </w:r>
      </w:del>
      <w:ins w:id="1195" w:author="Author" w:date="2026-03-29T20:30:00Z" w16du:dateUtc="2026-03-29T18:30:00Z">
        <w:r>
          <w:t>improve</w:t>
        </w:r>
      </w:ins>
      <w:r>
        <w:t xml:space="preserve"> fitness </w:t>
      </w:r>
      <w:del w:id="1196" w:author="Author" w:date="2026-03-29T20:30:00Z" w16du:dateUtc="2026-03-29T18:30:00Z">
        <w:r>
          <w:delText>via</w:delText>
        </w:r>
      </w:del>
      <w:ins w:id="1197" w:author="Author" w:date="2026-03-29T20:30:00Z" w16du:dateUtc="2026-03-29T18:30:00Z">
        <w:r>
          <w:t>through</w:t>
        </w:r>
      </w:ins>
      <w:r>
        <w:t xml:space="preserve"> structural or </w:t>
      </w:r>
      <w:del w:id="1198" w:author="Author" w:date="2026-03-29T20:30:00Z" w16du:dateUtc="2026-03-29T18:30:00Z">
        <w:r>
          <w:delText>micro-climate</w:delText>
        </w:r>
      </w:del>
      <w:ins w:id="1199" w:author="Author" w:date="2026-03-29T20:30:00Z" w16du:dateUtc="2026-03-29T18:30:00Z">
        <w:r>
          <w:t>microclimate</w:t>
        </w:r>
      </w:ins>
      <w:r>
        <w:t xml:space="preserve"> benefits</w:t>
      </w:r>
      <w:del w:id="1200" w:author="Author" w:date="2026-03-29T20:30:00Z" w16du:dateUtc="2026-03-29T18:30:00Z">
        <w:r>
          <w:delText xml:space="preserve">. Fresh GNM can act as a renewable </w:delText>
        </w:r>
      </w:del>
      <w:ins w:id="1201" w:author="Author" w:date="2026-03-29T20:30:00Z" w16du:dateUtc="2026-03-29T18:30:00Z">
        <w:r>
          <w:t xml:space="preserve"> [2,42]. In addition, regular replenishment of GNM by birds may help nest </w:t>
        </w:r>
      </w:ins>
      <w:r>
        <w:t xml:space="preserve">lining </w:t>
      </w:r>
      <w:del w:id="1202" w:author="Author" w:date="2026-03-29T20:30:00Z" w16du:dateUtc="2026-03-29T18:30:00Z">
        <w:r>
          <w:delText xml:space="preserve">that improves nest </w:delText>
        </w:r>
      </w:del>
      <w:ins w:id="1203" w:author="Author" w:date="2026-03-29T20:30:00Z" w16du:dateUtc="2026-03-29T18:30:00Z">
        <w:r>
          <w:t xml:space="preserve">as material desiccates, thereby improving </w:t>
        </w:r>
      </w:ins>
      <w:r>
        <w:t xml:space="preserve">insulation and humidity buffering </w:t>
      </w:r>
      <w:del w:id="1204" w:author="Author" w:date="2026-03-29T20:30:00Z" w16du:dateUtc="2026-03-29T18:30:00Z">
        <w:r>
          <w:delText>as nest material gradually desiccates [36,59]. Such micro-climate</w:delText>
        </w:r>
      </w:del>
      <w:ins w:id="1205" w:author="Author" w:date="2026-03-29T20:30:00Z" w16du:dateUtc="2026-03-29T18:30:00Z">
        <w:r>
          <w:t xml:space="preserve">[42,69] and diluting </w:t>
        </w:r>
        <w:proofErr w:type="spellStart"/>
        <w:r>
          <w:t>faecal</w:t>
        </w:r>
        <w:proofErr w:type="spellEnd"/>
        <w:r>
          <w:t xml:space="preserve"> matter or food debris in the nest (i.e., hygiene function, [70]). This microclimate</w:t>
        </w:r>
      </w:ins>
      <w:r>
        <w:t xml:space="preserve"> stability </w:t>
      </w:r>
      <w:del w:id="1206" w:author="Author" w:date="2026-03-29T20:30:00Z" w16du:dateUtc="2026-03-29T18:30:00Z">
        <w:r>
          <w:delText>can</w:delText>
        </w:r>
      </w:del>
      <w:ins w:id="1207" w:author="Author" w:date="2026-03-29T20:30:00Z" w16du:dateUtc="2026-03-29T18:30:00Z">
        <w:r>
          <w:t>may</w:t>
        </w:r>
      </w:ins>
      <w:r>
        <w:t xml:space="preserve"> accelerate nestling development while reducing thermoregulatory costs for the parents [</w:t>
      </w:r>
      <w:del w:id="1208" w:author="Author" w:date="2026-03-29T20:30:00Z" w16du:dateUtc="2026-03-29T18:30:00Z">
        <w:r>
          <w:delText>19]. In addition, regular replenishment of GNM by birds could also help replace the wilted material in the nest, thus maintaining nest structure and helping dilute faecal matter or food debris in the nest (i.e., hygiene function; [60]).</w:delText>
        </w:r>
      </w:del>
      <w:ins w:id="1209" w:author="Author" w:date="2026-03-29T20:30:00Z" w16du:dateUtc="2026-03-29T18:30:00Z">
        <w:r>
          <w:t>71,72].</w:t>
        </w:r>
      </w:ins>
    </w:p>
    <w:p w14:paraId="4B439004" w14:textId="77777777" w:rsidR="00695C00" w:rsidRDefault="00000000">
      <w:pPr>
        <w:pStyle w:val="BodyText"/>
      </w:pPr>
      <w:r>
        <w:t>Among the biological moderators tested, species identity seemed the most important one (</w:t>
      </w:r>
      <m:oMath>
        <m:sSubSup>
          <m:sSubSupPr>
            <m:ctrlPr>
              <w:del w:id="1210" w:author="Author" w:date="2026-03-29T20:30:00Z" w16du:dateUtc="2026-03-29T18:30:00Z">
                <w:rPr>
                  <w:rFonts w:ascii="Cambria Math" w:hAnsi="Cambria Math"/>
                </w:rPr>
              </w:del>
            </m:ctrlPr>
          </m:sSubSupPr>
          <m:e>
            <m:r>
              <w:del w:id="1211" w:author="Author" w:date="2026-03-29T20:30:00Z" w16du:dateUtc="2026-03-29T18:30:00Z">
                <w:rPr>
                  <w:rFonts w:ascii="Cambria Math" w:hAnsi="Cambria Math"/>
                </w:rPr>
                <m:t>R</m:t>
              </w:del>
            </m:r>
          </m:e>
          <m:sub>
            <m:r>
              <w:del w:id="1212" w:author="Author" w:date="2026-03-29T20:30:00Z" w16du:dateUtc="2026-03-29T18:30:00Z">
                <w:rPr>
                  <w:rFonts w:ascii="Cambria Math" w:hAnsi="Cambria Math"/>
                </w:rPr>
                <m:t>marginal</m:t>
              </w:del>
            </m:r>
          </m:sub>
          <m:sup>
            <m:r>
              <w:del w:id="1213" w:author="Author" w:date="2026-03-29T20:30:00Z" w16du:dateUtc="2026-03-29T18:30:00Z">
                <w:rPr>
                  <w:rFonts w:ascii="Cambria Math" w:hAnsi="Cambria Math"/>
                </w:rPr>
                <m:t>2</m:t>
              </w:del>
            </m:r>
          </m:sup>
        </m:sSubSup>
        <m:sSubSup>
          <m:sSubSupPr>
            <m:ctrlPr>
              <w:ins w:id="1214" w:author="Author" w:date="2026-03-29T20:30:00Z" w16du:dateUtc="2026-03-29T18:30:00Z">
                <w:rPr>
                  <w:rFonts w:ascii="Cambria Math" w:hAnsi="Cambria Math"/>
                </w:rPr>
              </w:ins>
            </m:ctrlPr>
          </m:sSubSupPr>
          <m:e>
            <m:r>
              <w:ins w:id="1215" w:author="Author" w:date="2026-03-29T20:30:00Z" w16du:dateUtc="2026-03-29T18:30:00Z">
                <m:rPr>
                  <m:sty m:val="p"/>
                </m:rPr>
                <w:rPr>
                  <w:rFonts w:ascii="Cambria Math" w:hAnsi="Cambria Math"/>
                </w:rPr>
                <m:t>R</m:t>
              </w:ins>
            </m:r>
          </m:e>
          <m:sub>
            <m:r>
              <w:ins w:id="1216" w:author="Author" w:date="2026-03-29T20:30:00Z" w16du:dateUtc="2026-03-29T18:30:00Z">
                <m:rPr>
                  <m:sty m:val="p"/>
                </m:rPr>
                <w:rPr>
                  <w:rFonts w:ascii="Cambria Math" w:hAnsi="Cambria Math"/>
                </w:rPr>
                <m:t>marginal</m:t>
              </w:ins>
            </m:r>
          </m:sub>
          <m:sup>
            <m:r>
              <w:ins w:id="1217" w:author="Author" w:date="2026-03-29T20:30:00Z" w16du:dateUtc="2026-03-29T18:30:00Z">
                <w:rPr>
                  <w:rFonts w:ascii="Cambria Math" w:hAnsi="Cambria Math"/>
                </w:rPr>
                <m:t>2</m:t>
              </w:ins>
            </m:r>
          </m:sup>
        </m:sSubSup>
      </m:oMath>
      <w:r>
        <w:t xml:space="preserve"> = 5-9%), providing some evidence for species-specific effects; however, note that three species were represented in only one study each. Such variation across species is not unexpected, since some (e.g., </w:t>
      </w:r>
      <w:proofErr w:type="spellStart"/>
      <w:r>
        <w:t>Tachycineta</w:t>
      </w:r>
      <w:proofErr w:type="spellEnd"/>
      <w:r>
        <w:t xml:space="preserve"> bicolor) do not </w:t>
      </w:r>
      <w:del w:id="1218" w:author="Author" w:date="2026-03-29T20:30:00Z" w16du:dateUtc="2026-03-29T18:30:00Z">
        <w:r>
          <w:delText>add</w:delText>
        </w:r>
      </w:del>
      <w:ins w:id="1219" w:author="Author" w:date="2026-03-29T20:30:00Z" w16du:dateUtc="2026-03-29T18:30:00Z">
        <w:r>
          <w:t>naturally incorporate</w:t>
        </w:r>
      </w:ins>
      <w:r>
        <w:t xml:space="preserve"> GNM in </w:t>
      </w:r>
      <w:del w:id="1220" w:author="Author" w:date="2026-03-29T20:30:00Z" w16du:dateUtc="2026-03-29T18:30:00Z">
        <w:r>
          <w:delText>nature</w:delText>
        </w:r>
      </w:del>
      <w:ins w:id="1221" w:author="Author" w:date="2026-03-29T20:30:00Z" w16du:dateUtc="2026-03-29T18:30:00Z">
        <w:r>
          <w:t>their nests</w:t>
        </w:r>
      </w:ins>
      <w:r>
        <w:t xml:space="preserve">, while the </w:t>
      </w:r>
      <w:del w:id="1222" w:author="Author" w:date="2026-03-29T20:30:00Z" w16du:dateUtc="2026-03-29T18:30:00Z">
        <w:r>
          <w:delText>others</w:delText>
        </w:r>
      </w:del>
      <w:ins w:id="1223" w:author="Author" w:date="2026-03-29T20:30:00Z" w16du:dateUtc="2026-03-29T18:30:00Z">
        <w:r>
          <w:t>other</w:t>
        </w:r>
      </w:ins>
      <w:r>
        <w:t xml:space="preserve"> species do. </w:t>
      </w:r>
      <w:del w:id="1224" w:author="Author" w:date="2026-03-29T20:30:00Z" w16du:dateUtc="2026-03-29T18:30:00Z">
        <w:r>
          <w:delText>Additionally,</w:delText>
        </w:r>
      </w:del>
      <w:ins w:id="1225" w:author="Author" w:date="2026-03-29T20:30:00Z" w16du:dateUtc="2026-03-29T18:30:00Z">
        <w:r>
          <w:t>Differences across</w:t>
        </w:r>
      </w:ins>
      <w:r>
        <w:t xml:space="preserve"> species</w:t>
      </w:r>
      <w:del w:id="1226" w:author="Author" w:date="2026-03-29T20:30:00Z" w16du:dateUtc="2026-03-29T18:30:00Z">
        <w:r>
          <w:delText>-specific differences</w:delText>
        </w:r>
      </w:del>
      <w:r>
        <w:t xml:space="preserve"> in life-history traits, nest construction, or habitat condition</w:t>
      </w:r>
      <w:del w:id="1227" w:author="Author" w:date="2026-03-29T20:30:00Z" w16du:dateUtc="2026-03-29T18:30:00Z">
        <w:r>
          <w:delText>,</w:delText>
        </w:r>
      </w:del>
      <w:ins w:id="1228" w:author="Author" w:date="2026-03-29T20:30:00Z" w16du:dateUtc="2026-03-29T18:30:00Z">
        <w:r>
          <w:t xml:space="preserve"> (such as parasite load, availability of resources),</w:t>
        </w:r>
      </w:ins>
      <w:r>
        <w:t xml:space="preserve"> and their interplay likely influence how GNM affects fitness. The second most important biological moderator was the fitness proxy category (</w:t>
      </w:r>
      <m:oMath>
        <m:sSubSup>
          <m:sSubSupPr>
            <m:ctrlPr>
              <w:del w:id="1229" w:author="Author" w:date="2026-03-29T20:30:00Z" w16du:dateUtc="2026-03-29T18:30:00Z">
                <w:rPr>
                  <w:rFonts w:ascii="Cambria Math" w:hAnsi="Cambria Math"/>
                </w:rPr>
              </w:del>
            </m:ctrlPr>
          </m:sSubSupPr>
          <m:e>
            <m:r>
              <w:del w:id="1230" w:author="Author" w:date="2026-03-29T20:30:00Z" w16du:dateUtc="2026-03-29T18:30:00Z">
                <w:rPr>
                  <w:rFonts w:ascii="Cambria Math" w:hAnsi="Cambria Math"/>
                </w:rPr>
                <m:t>R</m:t>
              </w:del>
            </m:r>
          </m:e>
          <m:sub>
            <m:r>
              <w:del w:id="1231" w:author="Author" w:date="2026-03-29T20:30:00Z" w16du:dateUtc="2026-03-29T18:30:00Z">
                <w:rPr>
                  <w:rFonts w:ascii="Cambria Math" w:hAnsi="Cambria Math"/>
                </w:rPr>
                <m:t>marginal</m:t>
              </w:del>
            </m:r>
          </m:sub>
          <m:sup>
            <m:r>
              <w:del w:id="1232" w:author="Author" w:date="2026-03-29T20:30:00Z" w16du:dateUtc="2026-03-29T18:30:00Z">
                <w:rPr>
                  <w:rFonts w:ascii="Cambria Math" w:hAnsi="Cambria Math"/>
                </w:rPr>
                <m:t>2</m:t>
              </w:del>
            </m:r>
          </m:sup>
        </m:sSubSup>
        <m:sSubSup>
          <m:sSubSupPr>
            <m:ctrlPr>
              <w:ins w:id="1233" w:author="Author" w:date="2026-03-29T20:30:00Z" w16du:dateUtc="2026-03-29T18:30:00Z">
                <w:rPr>
                  <w:rFonts w:ascii="Cambria Math" w:hAnsi="Cambria Math"/>
                </w:rPr>
              </w:ins>
            </m:ctrlPr>
          </m:sSubSupPr>
          <m:e>
            <m:r>
              <w:ins w:id="1234" w:author="Author" w:date="2026-03-29T20:30:00Z" w16du:dateUtc="2026-03-29T18:30:00Z">
                <m:rPr>
                  <m:sty m:val="p"/>
                </m:rPr>
                <w:rPr>
                  <w:rFonts w:ascii="Cambria Math" w:hAnsi="Cambria Math"/>
                </w:rPr>
                <m:t>R</m:t>
              </w:ins>
            </m:r>
          </m:e>
          <m:sub>
            <m:r>
              <w:ins w:id="1235" w:author="Author" w:date="2026-03-29T20:30:00Z" w16du:dateUtc="2026-03-29T18:30:00Z">
                <m:rPr>
                  <m:sty m:val="p"/>
                </m:rPr>
                <w:rPr>
                  <w:rFonts w:ascii="Cambria Math" w:hAnsi="Cambria Math"/>
                </w:rPr>
                <m:t>marginal</m:t>
              </w:ins>
            </m:r>
          </m:sub>
          <m:sup>
            <m:r>
              <w:ins w:id="1236" w:author="Author" w:date="2026-03-29T20:30:00Z" w16du:dateUtc="2026-03-29T18:30:00Z">
                <w:rPr>
                  <w:rFonts w:ascii="Cambria Math" w:hAnsi="Cambria Math"/>
                </w:rPr>
                <m:t>2</m:t>
              </w:ins>
            </m:r>
          </m:sup>
        </m:sSubSup>
      </m:oMath>
      <w:r>
        <w:t xml:space="preserve"> = 2-4%), potentially indicating differences in validity across fitness proxies or reflecting differences among underlying mechanisms. Among all categories, morphological outcomes (e.g., nestling mass, tarsus length</w:t>
      </w:r>
      <w:del w:id="1237" w:author="Author" w:date="2026-03-29T20:30:00Z" w16du:dateUtc="2026-03-29T18:30:00Z">
        <w:r>
          <w:delText>, wing length</w:delText>
        </w:r>
      </w:del>
      <w:r>
        <w:t xml:space="preserve">) showed the largest positive effects, suggesting that GNM has a more pronounced effect on offspring development or growth. Morphology was the second most </w:t>
      </w:r>
      <w:del w:id="1238" w:author="Author" w:date="2026-03-29T20:30:00Z" w16du:dateUtc="2026-03-29T18:30:00Z">
        <w:r>
          <w:delText xml:space="preserve">commonly </w:delText>
        </w:r>
      </w:del>
      <w:r>
        <w:t xml:space="preserve">measured fitness proxy across studies, likely because </w:t>
      </w:r>
      <w:del w:id="1239" w:author="Author" w:date="2026-03-29T20:30:00Z" w16du:dateUtc="2026-03-29T18:30:00Z">
        <w:r>
          <w:delText>it is relatively easy to measure</w:delText>
        </w:r>
      </w:del>
      <w:ins w:id="1240" w:author="Author" w:date="2026-03-29T20:30:00Z" w16du:dateUtc="2026-03-29T18:30:00Z">
        <w:r>
          <w:t>these traits can be obtained easily</w:t>
        </w:r>
      </w:ins>
      <w:r>
        <w:t xml:space="preserve"> and </w:t>
      </w:r>
      <w:del w:id="1241" w:author="Author" w:date="2026-03-29T20:30:00Z" w16du:dateUtc="2026-03-29T18:30:00Z">
        <w:r>
          <w:delText>less prone to measurement error.</w:delText>
        </w:r>
      </w:del>
      <w:ins w:id="1242" w:author="Author" w:date="2026-03-29T20:30:00Z" w16du:dateUtc="2026-03-29T18:30:00Z">
        <w:r>
          <w:t>non-invasively in the field as compared to long-term demographic (e.g., survival, recruitment) or physiological assays (e.g., blood-based immune or endocrine measures).</w:t>
        </w:r>
      </w:ins>
      <w:r>
        <w:t xml:space="preserve"> However, while widely used as an indicator of offspring condition, these morphological measures</w:t>
      </w:r>
      <w:ins w:id="1243" w:author="Author" w:date="2026-03-29T20:30:00Z" w16du:dateUtc="2026-03-29T18:30:00Z">
        <w:r>
          <w:t>, like many other outcomes in the literature,</w:t>
        </w:r>
      </w:ins>
      <w:r>
        <w:t xml:space="preserve"> remain indirect fitness proxies</w:t>
      </w:r>
      <w:del w:id="1244" w:author="Author" w:date="2026-03-29T20:30:00Z" w16du:dateUtc="2026-03-29T18:30:00Z">
        <w:r>
          <w:delText>.</w:delText>
        </w:r>
      </w:del>
      <w:ins w:id="1245" w:author="Author" w:date="2026-03-29T20:30:00Z" w16du:dateUtc="2026-03-29T18:30:00Z">
        <w:r>
          <w:t>, and their relationship to recruitment or survival can be context dependent [73]. This could also reflect that morphology responds quickly to within-nest conditions, whereas effects on long-term survival may be diluted by subsequent environmental variations [74].</w:t>
        </w:r>
      </w:ins>
      <w:r>
        <w:t xml:space="preserve"> All other fitness proxy categories, including physiology, reproduction, </w:t>
      </w:r>
      <w:r>
        <w:lastRenderedPageBreak/>
        <w:t xml:space="preserve">phenology, and </w:t>
      </w:r>
      <w:proofErr w:type="spellStart"/>
      <w:r>
        <w:t>behaviour</w:t>
      </w:r>
      <w:proofErr w:type="spellEnd"/>
      <w:r>
        <w:t xml:space="preserve">, showed small to moderate positive effects, whereas proxies related to parasite or pathogen load, despite being the </w:t>
      </w:r>
      <w:proofErr w:type="gramStart"/>
      <w:r>
        <w:t>most commonly investigated</w:t>
      </w:r>
      <w:proofErr w:type="gramEnd"/>
      <w:r>
        <w:t>, showed weak and inconsistent effects. Parasite reduction is central to one of the two mechanisms within the parental care hypothesis (the nest protection hypothesis, [</w:t>
      </w:r>
      <w:del w:id="1246" w:author="Author" w:date="2026-03-29T20:30:00Z" w16du:dateUtc="2026-03-29T18:30:00Z">
        <w:r>
          <w:delText>28]; [13</w:delText>
        </w:r>
      </w:del>
      <w:ins w:id="1247" w:author="Author" w:date="2026-03-29T20:30:00Z" w16du:dateUtc="2026-03-29T18:30:00Z">
        <w:r>
          <w:t>14,30</w:t>
        </w:r>
      </w:ins>
      <w:r>
        <w:t xml:space="preserve">]). Our results further </w:t>
      </w:r>
      <w:proofErr w:type="spellStart"/>
      <w:r>
        <w:t>emphasise</w:t>
      </w:r>
      <w:proofErr w:type="spellEnd"/>
      <w:r>
        <w:t xml:space="preserve"> that despite its prominence, there is a lack of clear overall evidence for the parental care hypothesis. The other hypothesis </w:t>
      </w:r>
      <w:proofErr w:type="spellStart"/>
      <w:r>
        <w:t>categorised</w:t>
      </w:r>
      <w:proofErr w:type="spellEnd"/>
      <w:r>
        <w:t xml:space="preserve"> within the parental care hypothesis (i.e., the drug hypothesis</w:t>
      </w:r>
      <w:del w:id="1248" w:author="Author" w:date="2026-03-29T20:30:00Z" w16du:dateUtc="2026-03-29T18:30:00Z">
        <w:r>
          <w:delText>; [33] ; [34</w:delText>
        </w:r>
      </w:del>
      <w:ins w:id="1249" w:author="Author" w:date="2026-03-29T20:30:00Z" w16du:dateUtc="2026-03-29T18:30:00Z">
        <w:r>
          <w:t>, [19,35</w:t>
        </w:r>
      </w:ins>
      <w:r>
        <w:t>]), proposes an increase in offspring survival, with volatile compounds directly enhancing offspring immune function and/or health independent of parasite or pathogen control. While the largest positive effects of morphology could support the drug hypothesis, it should be noted that (</w:t>
      </w:r>
      <w:proofErr w:type="spellStart"/>
      <w:r>
        <w:t>i</w:t>
      </w:r>
      <w:proofErr w:type="spellEnd"/>
      <w:r>
        <w:t>) the mechanism linking volatiles to enhanced offspring immune function or health is unclear, (ii) our results suggest that non-aromatic GNM may play a role, and (iii) several other mechanisms could also be at play</w:t>
      </w:r>
      <w:del w:id="1250" w:author="Author" w:date="2026-03-29T20:30:00Z" w16du:dateUtc="2026-03-29T18:30:00Z">
        <w:r>
          <w:delText>. For example, improved offspring morphological condition could result from enhanced micro-climate of the nest (e.g., [61]), better incubation of the eggs or indirectly through sexually selected male traits, as suggested by the courtship hypothesis</w:delText>
        </w:r>
      </w:del>
      <w:ins w:id="1251" w:author="Author" w:date="2026-03-29T20:30:00Z" w16du:dateUtc="2026-03-29T18:30:00Z">
        <w:r>
          <w:t xml:space="preserve"> such as nest microclimate and incubation conditions [75] or parental investment</w:t>
        </w:r>
      </w:ins>
      <w:r>
        <w:t>.</w:t>
      </w:r>
    </w:p>
    <w:p w14:paraId="79F8D832" w14:textId="77777777" w:rsidR="00695C00" w:rsidRDefault="00000000">
      <w:pPr>
        <w:pStyle w:val="BodyText"/>
      </w:pPr>
      <w:r>
        <w:t xml:space="preserve">When interpreting our results, it is important to acknowledge some constraints of the study and </w:t>
      </w:r>
      <w:del w:id="1252" w:author="Author" w:date="2026-03-29T20:30:00Z" w16du:dateUtc="2026-03-29T18:30:00Z">
        <w:r>
          <w:delText xml:space="preserve">in </w:delText>
        </w:r>
      </w:del>
      <w:r>
        <w:t>the available evidence. The overall effect of GNM differed between the two effect size metrics, which make distinct assumptions regarding the underlying biological processes and the statistical properties. These divergent results highlight the importance of choosing appropriate effect size metrics for a meta-analysis that align with the biological data at hand or in cases where several different types of measures are present, using both [</w:t>
      </w:r>
      <w:del w:id="1253" w:author="Author" w:date="2026-03-29T20:30:00Z" w16du:dateUtc="2026-03-29T18:30:00Z">
        <w:r>
          <w:delText>62</w:delText>
        </w:r>
      </w:del>
      <w:ins w:id="1254" w:author="Author" w:date="2026-03-29T20:30:00Z" w16du:dateUtc="2026-03-29T18:30:00Z">
        <w:r>
          <w:t>76</w:t>
        </w:r>
      </w:ins>
      <w:r>
        <w:t xml:space="preserve">]. We found high reporting quality in the primary </w:t>
      </w:r>
      <w:del w:id="1255" w:author="Author" w:date="2026-03-29T20:30:00Z" w16du:dateUtc="2026-03-29T18:30:00Z">
        <w:r>
          <w:delText>study</w:delText>
        </w:r>
      </w:del>
      <w:ins w:id="1256" w:author="Author" w:date="2026-03-29T20:30:00Z" w16du:dateUtc="2026-03-29T18:30:00Z">
        <w:r>
          <w:t>studies</w:t>
        </w:r>
      </w:ins>
      <w:r>
        <w:t xml:space="preserve"> included in our meta-analysis, with only 0.06% partial reporting, but some evidence of small-study effects. After adjusting for this, the effect of GNM was no longer significant. To reduce the influence of small-study effects we contacted all authors for unpublished </w:t>
      </w:r>
      <w:proofErr w:type="gramStart"/>
      <w:r>
        <w:t>data, but</w:t>
      </w:r>
      <w:proofErr w:type="gramEnd"/>
      <w:r>
        <w:t xml:space="preserve"> could only find access to two studies. In addition, many studies had very low sample sizes (41% of the effect sizes were based on fewer than 10 nests per group), which reduces power and increases heterogeneity</w:t>
      </w:r>
      <w:del w:id="1257" w:author="Author" w:date="2026-03-29T20:30:00Z" w16du:dateUtc="2026-03-29T18:30:00Z">
        <w:r>
          <w:delText>.</w:delText>
        </w:r>
      </w:del>
      <w:ins w:id="1258" w:author="Author" w:date="2026-03-29T20:30:00Z" w16du:dateUtc="2026-03-29T18:30:00Z">
        <w:r>
          <w:t xml:space="preserve"> [77].</w:t>
        </w:r>
      </w:ins>
      <w:r>
        <w:t xml:space="preserve"> Furthermore, studies remain heavily biased towards just three bird species, limiting our ability to infer broad patterns of this </w:t>
      </w:r>
      <w:proofErr w:type="spellStart"/>
      <w:r>
        <w:t>behaviour</w:t>
      </w:r>
      <w:proofErr w:type="spellEnd"/>
      <w:r>
        <w:t xml:space="preserve">. Expanding the scope </w:t>
      </w:r>
      <w:del w:id="1259" w:author="Author" w:date="2026-03-29T20:30:00Z" w16du:dateUtc="2026-03-29T18:30:00Z">
        <w:r>
          <w:delText>to other bird</w:delText>
        </w:r>
      </w:del>
      <w:ins w:id="1260" w:author="Author" w:date="2026-03-29T20:30:00Z" w16du:dateUtc="2026-03-29T18:30:00Z">
        <w:r>
          <w:t>beyond the currently well-studied taxa could be informative, but in practice can be limited by feasibility constraints such as access to nests. Targeting</w:t>
        </w:r>
      </w:ins>
      <w:r>
        <w:t xml:space="preserve"> species with diverse nesting ecologies and habitat conditions can be useful in understanding the adaptive benefits of this </w:t>
      </w:r>
      <w:proofErr w:type="spellStart"/>
      <w:r>
        <w:t>behaviour</w:t>
      </w:r>
      <w:proofErr w:type="spellEnd"/>
      <w:r>
        <w:t>.</w:t>
      </w:r>
    </w:p>
    <w:p w14:paraId="5A8AE1D6" w14:textId="77777777" w:rsidR="00695C00" w:rsidRDefault="00000000">
      <w:pPr>
        <w:pStyle w:val="Heading1"/>
      </w:pPr>
      <w:bookmarkStart w:id="1261" w:name="conclusion"/>
      <w:bookmarkEnd w:id="1058"/>
      <w:r>
        <w:t>Conclusion</w:t>
      </w:r>
    </w:p>
    <w:p w14:paraId="1D06A955" w14:textId="77777777" w:rsidR="00695C00" w:rsidRDefault="00000000">
      <w:pPr>
        <w:pStyle w:val="FirstParagraph"/>
      </w:pPr>
      <w:r>
        <w:t xml:space="preserve">After more than 40 years of research on this topic, ours is the first quantitative synthesis confirming an overall effect of green nest material on fitness in birds. Despite </w:t>
      </w:r>
      <w:del w:id="1262" w:author="Author" w:date="2026-03-29T20:30:00Z" w16du:dateUtc="2026-03-29T18:30:00Z">
        <w:r>
          <w:delText xml:space="preserve">the </w:delText>
        </w:r>
      </w:del>
      <w:r>
        <w:t>moderate-to-high heterogeneity</w:t>
      </w:r>
      <w:del w:id="1263" w:author="Author" w:date="2026-03-29T20:30:00Z" w16du:dateUtc="2026-03-29T18:30:00Z">
        <w:r>
          <w:delText xml:space="preserve"> observed</w:delText>
        </w:r>
      </w:del>
      <w:r>
        <w:t xml:space="preserve">, our results suggest that the effect may be </w:t>
      </w:r>
      <w:proofErr w:type="spellStart"/>
      <w:r>
        <w:t>generalisable</w:t>
      </w:r>
      <w:proofErr w:type="spellEnd"/>
      <w:r>
        <w:t xml:space="preserve"> across studies once methodological and biological factors within studies are accounted for. </w:t>
      </w:r>
      <w:del w:id="1264" w:author="Author" w:date="2026-03-29T20:30:00Z" w16du:dateUtc="2026-03-29T18:30:00Z">
        <w:r>
          <w:delText>An important caveat, however, is that</w:delText>
        </w:r>
      </w:del>
      <w:ins w:id="1265" w:author="Author" w:date="2026-03-29T20:30:00Z" w16du:dateUtc="2026-03-29T18:30:00Z">
        <w:r>
          <w:t>However,</w:t>
        </w:r>
      </w:ins>
      <w:r>
        <w:t xml:space="preserve"> our small-study effects analysis, although non-conclusively, indicates that accounting for potentially missing studies could cause the observed effect to disappear, despite our efforts to include unpublished work. Moreover, our study clearly </w:t>
      </w:r>
      <w:proofErr w:type="spellStart"/>
      <w:r>
        <w:t>emphasises</w:t>
      </w:r>
      <w:proofErr w:type="spellEnd"/>
      <w:r>
        <w:t xml:space="preserve"> that the functions remain largely unclear and challenges the assumption that volatile compounds </w:t>
      </w:r>
      <w:r>
        <w:lastRenderedPageBreak/>
        <w:t xml:space="preserve">alone explain the relationship between green nest material and fitness. Future </w:t>
      </w:r>
      <w:del w:id="1266" w:author="Author" w:date="2026-03-29T20:30:00Z" w16du:dateUtc="2026-03-29T18:30:00Z">
        <w:r>
          <w:delText xml:space="preserve">studies should consider focusing on </w:delText>
        </w:r>
      </w:del>
      <w:r>
        <w:t xml:space="preserve">experimental designs </w:t>
      </w:r>
      <w:del w:id="1267" w:author="Author" w:date="2026-03-29T20:30:00Z" w16du:dateUtc="2026-03-29T18:30:00Z">
        <w:r>
          <w:delText>that disentangle the different functional hypotheses suggested,</w:delText>
        </w:r>
      </w:del>
      <w:ins w:id="1268" w:author="Author" w:date="2026-03-29T20:30:00Z" w16du:dateUtc="2026-03-29T18:30:00Z">
        <w:r>
          <w:t>should focus on decoupling volatiles from structural or microclimate effects, while quantifying mediators (e.g., nest microclimate, parasite load) and</w:t>
        </w:r>
      </w:ins>
      <w:r>
        <w:t xml:space="preserve"> </w:t>
      </w:r>
      <w:proofErr w:type="spellStart"/>
      <w:r>
        <w:t>prioritising</w:t>
      </w:r>
      <w:proofErr w:type="spellEnd"/>
      <w:r>
        <w:t xml:space="preserve"> fitness proxies </w:t>
      </w:r>
      <w:del w:id="1269" w:author="Author" w:date="2026-03-29T20:30:00Z" w16du:dateUtc="2026-03-29T18:30:00Z">
        <w:r>
          <w:delText xml:space="preserve">that are more </w:delText>
        </w:r>
      </w:del>
      <w:r>
        <w:t>directly linked to fitness</w:t>
      </w:r>
      <w:del w:id="1270" w:author="Author" w:date="2026-03-29T20:30:00Z" w16du:dateUtc="2026-03-29T18:30:00Z">
        <w:r>
          <w:delText>,</w:delText>
        </w:r>
      </w:del>
      <w:ins w:id="1271" w:author="Author" w:date="2026-03-29T20:30:00Z" w16du:dateUtc="2026-03-29T18:30:00Z">
        <w:r>
          <w:t xml:space="preserve"> (e.g., fledging success, recruitment),</w:t>
        </w:r>
      </w:ins>
      <w:r>
        <w:t xml:space="preserve"> as well as </w:t>
      </w:r>
      <w:del w:id="1272" w:author="Author" w:date="2026-03-29T20:30:00Z" w16du:dateUtc="2026-03-29T18:30:00Z">
        <w:r>
          <w:delText>to test</w:delText>
        </w:r>
      </w:del>
      <w:ins w:id="1273" w:author="Author" w:date="2026-03-29T20:30:00Z" w16du:dateUtc="2026-03-29T18:30:00Z">
        <w:r>
          <w:t>testing</w:t>
        </w:r>
      </w:ins>
      <w:r>
        <w:t xml:space="preserve"> explicitly, rather than </w:t>
      </w:r>
      <w:del w:id="1274" w:author="Author" w:date="2026-03-29T20:30:00Z" w16du:dateUtc="2026-03-29T18:30:00Z">
        <w:r>
          <w:delText>assume</w:delText>
        </w:r>
      </w:del>
      <w:ins w:id="1275" w:author="Author" w:date="2026-03-29T20:30:00Z" w16du:dateUtc="2026-03-29T18:30:00Z">
        <w:r>
          <w:t>assuming</w:t>
        </w:r>
      </w:ins>
      <w:r>
        <w:t>, the role of volatiles.</w:t>
      </w:r>
      <w:ins w:id="1276" w:author="Author" w:date="2026-03-29T20:30:00Z" w16du:dateUtc="2026-03-29T18:30:00Z">
        <w:r>
          <w:t xml:space="preserve"> Replications across parasite and climatic gradients, together with cross-fostering experiments, could allow us to understand the context dependency and distinguish nest-level effects from parental quality.</w:t>
        </w:r>
      </w:ins>
      <w:r>
        <w:t xml:space="preserve"> In addition, theoretical work could further solidify the field’s foundations and yield testable predictions. </w:t>
      </w:r>
      <w:ins w:id="1277" w:author="Author" w:date="2026-03-29T20:30:00Z" w16du:dateUtc="2026-03-29T18:30:00Z">
        <w:r>
          <w:t xml:space="preserve">Cost-benefit models of GNM use to predict when net benefits could occur and why effects vary among species and environments could help generate predictions (e.g., benefits only above certain parasite pressure or under certain temperature or humidity conditions) that are directly testable with multi-site experiments. </w:t>
        </w:r>
      </w:ins>
      <w:r>
        <w:t>Altogether, our synthesis contributes to a more nuanced understanding of the adaptive significance of one of the most fascinating and most studied natural structures</w:t>
      </w:r>
      <w:del w:id="1278" w:author="Author" w:date="2026-03-29T20:30:00Z" w16du:dateUtc="2026-03-29T18:30:00Z">
        <w:r>
          <w:delText xml:space="preserve">: </w:delText>
        </w:r>
      </w:del>
      <w:ins w:id="1279" w:author="Author" w:date="2026-03-29T20:30:00Z" w16du:dateUtc="2026-03-29T18:30:00Z">
        <w:r>
          <w:t>—</w:t>
        </w:r>
      </w:ins>
      <w:r>
        <w:t xml:space="preserve">bird nests, </w:t>
      </w:r>
      <w:del w:id="1280" w:author="Author" w:date="2026-03-29T20:30:00Z" w16du:dateUtc="2026-03-29T18:30:00Z">
        <w:r>
          <w:delText>as well as opens the door</w:delText>
        </w:r>
      </w:del>
      <w:ins w:id="1281" w:author="Author" w:date="2026-03-29T20:30:00Z" w16du:dateUtc="2026-03-29T18:30:00Z">
        <w:r>
          <w:t>opening doors</w:t>
        </w:r>
      </w:ins>
      <w:r>
        <w:t xml:space="preserve"> to several questions </w:t>
      </w:r>
      <w:del w:id="1282" w:author="Author" w:date="2026-03-29T20:30:00Z" w16du:dateUtc="2026-03-29T18:30:00Z">
        <w:r>
          <w:delText>still</w:delText>
        </w:r>
      </w:del>
      <w:ins w:id="1283" w:author="Author" w:date="2026-03-29T20:30:00Z" w16du:dateUtc="2026-03-29T18:30:00Z">
        <w:r>
          <w:t>that remain</w:t>
        </w:r>
      </w:ins>
      <w:r>
        <w:t xml:space="preserve"> unanswered.</w:t>
      </w:r>
    </w:p>
    <w:p w14:paraId="7BAC9D0E" w14:textId="77777777" w:rsidR="00695C00" w:rsidRDefault="00000000">
      <w:pPr>
        <w:pStyle w:val="Heading1"/>
      </w:pPr>
      <w:bookmarkStart w:id="1284" w:name="references"/>
      <w:bookmarkEnd w:id="1261"/>
      <w:r>
        <w:t>References</w:t>
      </w:r>
    </w:p>
    <w:p w14:paraId="2812218A" w14:textId="77777777" w:rsidR="00695C00" w:rsidRDefault="00000000">
      <w:pPr>
        <w:pStyle w:val="Bibliography"/>
      </w:pPr>
      <w:bookmarkStart w:id="1285" w:name="ref-hansell2000"/>
      <w:bookmarkStart w:id="1286" w:name="refs"/>
      <w:r>
        <w:t xml:space="preserve">1. </w:t>
      </w:r>
      <w:r>
        <w:tab/>
        <w:t>Hansell M</w:t>
      </w:r>
      <w:del w:id="1287" w:author="Author" w:date="2026-03-29T20:30:00Z" w16du:dateUtc="2026-03-29T18:30:00Z">
        <w:r>
          <w:delText>, Overhill R</w:delText>
        </w:r>
      </w:del>
      <w:r>
        <w:t xml:space="preserve">. 2000 </w:t>
      </w:r>
      <w:r>
        <w:rPr>
          <w:i/>
          <w:iCs/>
        </w:rPr>
        <w:t xml:space="preserve">Bird nests and construction </w:t>
      </w:r>
      <w:proofErr w:type="spellStart"/>
      <w:r>
        <w:rPr>
          <w:i/>
          <w:iCs/>
        </w:rPr>
        <w:t>behaviour</w:t>
      </w:r>
      <w:proofErr w:type="spellEnd"/>
      <w:r>
        <w:t xml:space="preserve">. </w:t>
      </w:r>
      <w:ins w:id="1288" w:author="Author" w:date="2026-03-29T20:30:00Z" w16du:dateUtc="2026-03-29T18:30:00Z">
        <w:r>
          <w:t xml:space="preserve">Cambridge, UK: Cambridge University Press. </w:t>
        </w:r>
      </w:ins>
      <w:r>
        <w:t>(doi:</w:t>
      </w:r>
      <w:del w:id="1289" w:author="Author" w:date="2026-03-29T20:30:00Z" w16du:dateUtc="2026-03-29T18:30:00Z">
        <w:r w:rsidR="001C589A">
          <w:fldChar w:fldCharType="begin"/>
        </w:r>
        <w:r w:rsidR="001C589A">
          <w:delInstrText>HYPERLINK "https://doi.org/10.1017/cbo9781139106788" \h</w:delInstrText>
        </w:r>
        <w:r w:rsidR="001C589A">
          <w:fldChar w:fldCharType="separate"/>
        </w:r>
        <w:r w:rsidR="001C589A">
          <w:rPr>
            <w:rStyle w:val="Hyperlink"/>
          </w:rPr>
          <w:delText>10.1017/cbo9781139106788</w:delText>
        </w:r>
        <w:r w:rsidR="001C589A">
          <w:fldChar w:fldCharType="end"/>
        </w:r>
      </w:del>
      <w:ins w:id="1290" w:author="Author" w:date="2026-03-29T20:30:00Z" w16du:dateUtc="2026-03-29T18:30:00Z">
        <w:r>
          <w:fldChar w:fldCharType="begin"/>
        </w:r>
        <w:r>
          <w:instrText>HYPERLINK "https://doi.org/10.1017/CBO9781139106788" \h</w:instrText>
        </w:r>
        <w:r>
          <w:fldChar w:fldCharType="separate"/>
        </w:r>
        <w:r>
          <w:rPr>
            <w:rStyle w:val="Hyperlink"/>
          </w:rPr>
          <w:t>10.1017/CBO9781139106788</w:t>
        </w:r>
        <w:r>
          <w:fldChar w:fldCharType="end"/>
        </w:r>
      </w:ins>
      <w:r>
        <w:t>)</w:t>
      </w:r>
    </w:p>
    <w:p w14:paraId="5A9D83EC" w14:textId="77777777" w:rsidR="00695C00" w:rsidRDefault="00000000">
      <w:pPr>
        <w:pStyle w:val="Bibliography"/>
      </w:pPr>
      <w:bookmarkStart w:id="1291" w:name="ref-mainwaring2014"/>
      <w:bookmarkEnd w:id="1285"/>
      <w:r>
        <w:t xml:space="preserve">2. </w:t>
      </w:r>
      <w:r>
        <w:tab/>
        <w:t xml:space="preserve">Mainwaring MC, Hartley IR, Lambrechts MM, Deeming DC. 2014 The design and function of birds’ nests. </w:t>
      </w:r>
      <w:r>
        <w:rPr>
          <w:i/>
          <w:iCs/>
        </w:rPr>
        <w:t>Ecology and Evolution</w:t>
      </w:r>
      <w:r>
        <w:t xml:space="preserve"> </w:t>
      </w:r>
      <w:r>
        <w:rPr>
          <w:b/>
          <w:bCs/>
        </w:rPr>
        <w:t>4</w:t>
      </w:r>
      <w:r>
        <w:t>, 3909–3928. (doi:</w:t>
      </w:r>
      <w:hyperlink r:id="rId11">
        <w:r w:rsidR="00695C00">
          <w:rPr>
            <w:rStyle w:val="Hyperlink"/>
          </w:rPr>
          <w:t>10.1002/ece3.1054</w:t>
        </w:r>
      </w:hyperlink>
      <w:r>
        <w:t>)</w:t>
      </w:r>
    </w:p>
    <w:p w14:paraId="67DAD7F0" w14:textId="77777777" w:rsidR="00695C00" w:rsidRDefault="00000000">
      <w:pPr>
        <w:pStyle w:val="Bibliography"/>
      </w:pPr>
      <w:bookmarkStart w:id="1292" w:name="ref-deeming2023"/>
      <w:bookmarkEnd w:id="1291"/>
      <w:r>
        <w:t xml:space="preserve">3. </w:t>
      </w:r>
      <w:r>
        <w:tab/>
        <w:t xml:space="preserve">Deeming DC. 2023 Nest construction in mammals: </w:t>
      </w:r>
      <w:del w:id="1293" w:author="Author" w:date="2026-03-29T20:30:00Z" w16du:dateUtc="2026-03-29T18:30:00Z">
        <w:r>
          <w:delText>a</w:delText>
        </w:r>
      </w:del>
      <w:ins w:id="1294" w:author="Author" w:date="2026-03-29T20:30:00Z" w16du:dateUtc="2026-03-29T18:30:00Z">
        <w:r>
          <w:t>A</w:t>
        </w:r>
      </w:ins>
      <w:r>
        <w:t xml:space="preserve"> review of the patterns of construction and functional roles. </w:t>
      </w:r>
      <w:r>
        <w:rPr>
          <w:i/>
          <w:iCs/>
        </w:rPr>
        <w:t>Philosophical Transactions of the Royal Society B: Biological Sciences</w:t>
      </w:r>
      <w:r>
        <w:t xml:space="preserve"> </w:t>
      </w:r>
      <w:r>
        <w:rPr>
          <w:b/>
          <w:bCs/>
        </w:rPr>
        <w:t>378</w:t>
      </w:r>
      <w:ins w:id="1295" w:author="Author" w:date="2026-03-29T20:30:00Z" w16du:dateUtc="2026-03-29T18:30:00Z">
        <w:r>
          <w:t>, 20220138</w:t>
        </w:r>
      </w:ins>
      <w:r>
        <w:t>. (doi:</w:t>
      </w:r>
      <w:hyperlink r:id="rId12">
        <w:r w:rsidR="00695C00">
          <w:rPr>
            <w:rStyle w:val="Hyperlink"/>
          </w:rPr>
          <w:t>10.1098/rstb.2022.0138</w:t>
        </w:r>
      </w:hyperlink>
      <w:r>
        <w:t>)</w:t>
      </w:r>
    </w:p>
    <w:p w14:paraId="519AFEE8" w14:textId="77777777" w:rsidR="00695C00" w:rsidRDefault="00000000">
      <w:pPr>
        <w:pStyle w:val="Bibliography"/>
      </w:pPr>
      <w:bookmarkStart w:id="1296" w:name="ref-sergio2011"/>
      <w:bookmarkEnd w:id="1292"/>
      <w:r>
        <w:t xml:space="preserve">4. </w:t>
      </w:r>
      <w:r>
        <w:tab/>
        <w:t xml:space="preserve">Sergio F, Blas J, Blanco G, </w:t>
      </w:r>
      <w:proofErr w:type="spellStart"/>
      <w:r>
        <w:t>Tanferna</w:t>
      </w:r>
      <w:proofErr w:type="spellEnd"/>
      <w:r>
        <w:t xml:space="preserve"> A, López L, Lemus JA, Hiraldo F. 2011 Raptor </w:t>
      </w:r>
      <w:del w:id="1297" w:author="Author" w:date="2026-03-29T20:30:00Z" w16du:dateUtc="2026-03-29T18:30:00Z">
        <w:r>
          <w:delText>Nest Decorations Are</w:delText>
        </w:r>
      </w:del>
      <w:ins w:id="1298" w:author="Author" w:date="2026-03-29T20:30:00Z" w16du:dateUtc="2026-03-29T18:30:00Z">
        <w:r>
          <w:t>nest decorations are</w:t>
        </w:r>
      </w:ins>
      <w:r>
        <w:t xml:space="preserve"> a </w:t>
      </w:r>
      <w:del w:id="1299" w:author="Author" w:date="2026-03-29T20:30:00Z" w16du:dateUtc="2026-03-29T18:30:00Z">
        <w:r>
          <w:delText>Reliable Threat Against Conspecifics</w:delText>
        </w:r>
      </w:del>
      <w:ins w:id="1300" w:author="Author" w:date="2026-03-29T20:30:00Z" w16du:dateUtc="2026-03-29T18:30:00Z">
        <w:r>
          <w:t>reliable threat against conspecifics</w:t>
        </w:r>
      </w:ins>
      <w:r>
        <w:t xml:space="preserve">. </w:t>
      </w:r>
      <w:r>
        <w:rPr>
          <w:i/>
          <w:iCs/>
        </w:rPr>
        <w:t>Science</w:t>
      </w:r>
      <w:r>
        <w:t xml:space="preserve"> </w:t>
      </w:r>
      <w:r>
        <w:rPr>
          <w:b/>
          <w:bCs/>
        </w:rPr>
        <w:t>331</w:t>
      </w:r>
      <w:r>
        <w:t>, 327–330. (doi:</w:t>
      </w:r>
      <w:hyperlink r:id="rId13">
        <w:r w:rsidR="00695C00">
          <w:rPr>
            <w:rStyle w:val="Hyperlink"/>
          </w:rPr>
          <w:t>10.1126/science.1199422</w:t>
        </w:r>
      </w:hyperlink>
      <w:r>
        <w:t>)</w:t>
      </w:r>
    </w:p>
    <w:p w14:paraId="4231F9A0" w14:textId="77777777" w:rsidR="00695C00" w:rsidRDefault="00000000">
      <w:pPr>
        <w:pStyle w:val="Bibliography"/>
      </w:pPr>
      <w:bookmarkStart w:id="1301" w:name="ref-suárez-rodríguez2013"/>
      <w:bookmarkEnd w:id="1296"/>
      <w:r>
        <w:t xml:space="preserve">5. </w:t>
      </w:r>
      <w:r>
        <w:tab/>
        <w:t xml:space="preserve">Suárez-Rodríguez M, López-Rull I, Macías Garcia C. 2013 Incorporation of cigarette butts into nests reduces nest ectoparasite load in urban birds: </w:t>
      </w:r>
      <w:del w:id="1302" w:author="Author" w:date="2026-03-29T20:30:00Z" w16du:dateUtc="2026-03-29T18:30:00Z">
        <w:r>
          <w:delText>new</w:delText>
        </w:r>
      </w:del>
      <w:ins w:id="1303" w:author="Author" w:date="2026-03-29T20:30:00Z" w16du:dateUtc="2026-03-29T18:30:00Z">
        <w:r>
          <w:t>New</w:t>
        </w:r>
      </w:ins>
      <w:r>
        <w:t xml:space="preserve"> ingredients for an old recipe? </w:t>
      </w:r>
      <w:r>
        <w:rPr>
          <w:i/>
          <w:iCs/>
        </w:rPr>
        <w:t>Biology Letters</w:t>
      </w:r>
      <w:r>
        <w:t xml:space="preserve"> </w:t>
      </w:r>
      <w:r>
        <w:rPr>
          <w:b/>
          <w:bCs/>
        </w:rPr>
        <w:t>9</w:t>
      </w:r>
      <w:r>
        <w:t>, 20120931. (doi:</w:t>
      </w:r>
      <w:hyperlink r:id="rId14">
        <w:r w:rsidR="00695C00">
          <w:rPr>
            <w:rStyle w:val="Hyperlink"/>
          </w:rPr>
          <w:t>10.1098/rsbl.2012.0931</w:t>
        </w:r>
      </w:hyperlink>
      <w:r>
        <w:t>)</w:t>
      </w:r>
    </w:p>
    <w:p w14:paraId="124245D2" w14:textId="77777777" w:rsidR="00695C00" w:rsidRDefault="00000000">
      <w:pPr>
        <w:pStyle w:val="Bibliography"/>
      </w:pPr>
      <w:bookmarkStart w:id="1304" w:name="ref-jagiello2023"/>
      <w:bookmarkEnd w:id="1301"/>
      <w:r>
        <w:t xml:space="preserve">6. </w:t>
      </w:r>
      <w:r>
        <w:tab/>
        <w:t>Jagiello Z, Reynolds SJ, Nagy J, Mainwaring MC, Ibáñez-</w:t>
      </w:r>
      <w:proofErr w:type="spellStart"/>
      <w:r>
        <w:t>Álamo</w:t>
      </w:r>
      <w:proofErr w:type="spellEnd"/>
      <w:r>
        <w:t xml:space="preserve"> JD. 2023 Why do some bird species incorporate more anthropogenic materials into their nests than others? </w:t>
      </w:r>
      <w:r>
        <w:rPr>
          <w:i/>
          <w:iCs/>
        </w:rPr>
        <w:t>Philosophical Transactions of the Royal Society B: Biological Sciences</w:t>
      </w:r>
      <w:r>
        <w:t xml:space="preserve"> </w:t>
      </w:r>
      <w:r>
        <w:rPr>
          <w:b/>
          <w:bCs/>
        </w:rPr>
        <w:t>378</w:t>
      </w:r>
      <w:ins w:id="1305" w:author="Author" w:date="2026-03-29T20:30:00Z" w16du:dateUtc="2026-03-29T18:30:00Z">
        <w:r>
          <w:t>, 20220156</w:t>
        </w:r>
      </w:ins>
      <w:r>
        <w:t>. (doi:</w:t>
      </w:r>
      <w:hyperlink r:id="rId15">
        <w:r w:rsidR="00695C00">
          <w:rPr>
            <w:rStyle w:val="Hyperlink"/>
          </w:rPr>
          <w:t>10.1098/rstb.2022.0156</w:t>
        </w:r>
      </w:hyperlink>
      <w:r>
        <w:t>)</w:t>
      </w:r>
    </w:p>
    <w:p w14:paraId="137D42D6" w14:textId="77777777" w:rsidR="00695C00" w:rsidRDefault="00000000">
      <w:pPr>
        <w:pStyle w:val="Bibliography"/>
      </w:pPr>
      <w:bookmarkStart w:id="1306" w:name="ref-sheard2024"/>
      <w:bookmarkEnd w:id="1304"/>
      <w:r>
        <w:t xml:space="preserve">7. </w:t>
      </w:r>
      <w:r>
        <w:tab/>
        <w:t xml:space="preserve">Sheard C, Stott L, Street SE, Healy SD, </w:t>
      </w:r>
      <w:proofErr w:type="spellStart"/>
      <w:r>
        <w:t>Sugasawa</w:t>
      </w:r>
      <w:proofErr w:type="spellEnd"/>
      <w:r>
        <w:t xml:space="preserve"> S, Lala KN. 2024 Anthropogenic nest material use in a global sample of birds. </w:t>
      </w:r>
      <w:r>
        <w:rPr>
          <w:i/>
          <w:iCs/>
        </w:rPr>
        <w:t>Journal of Animal Ecology</w:t>
      </w:r>
      <w:r>
        <w:t xml:space="preserve"> </w:t>
      </w:r>
      <w:r>
        <w:rPr>
          <w:b/>
          <w:bCs/>
        </w:rPr>
        <w:t>93</w:t>
      </w:r>
      <w:r>
        <w:t>, 691–704. (doi:</w:t>
      </w:r>
      <w:hyperlink r:id="rId16">
        <w:r w:rsidR="00695C00">
          <w:rPr>
            <w:rStyle w:val="Hyperlink"/>
          </w:rPr>
          <w:t>10.1111/1365-2656.14078</w:t>
        </w:r>
      </w:hyperlink>
      <w:r>
        <w:t>)</w:t>
      </w:r>
    </w:p>
    <w:p w14:paraId="4779D266" w14:textId="77777777" w:rsidR="00695C00" w:rsidRDefault="00000000">
      <w:pPr>
        <w:pStyle w:val="Bibliography"/>
      </w:pPr>
      <w:bookmarkStart w:id="1307" w:name="ref-moreno1994"/>
      <w:bookmarkEnd w:id="1306"/>
      <w:r>
        <w:lastRenderedPageBreak/>
        <w:t xml:space="preserve">8. </w:t>
      </w:r>
      <w:r>
        <w:tab/>
        <w:t xml:space="preserve">Moreno J, Soler M, Møller AP, </w:t>
      </w:r>
      <w:del w:id="1308" w:author="Author" w:date="2026-03-29T20:30:00Z" w16du:dateUtc="2026-03-29T18:30:00Z">
        <w:r>
          <w:delText>Linden</w:delText>
        </w:r>
      </w:del>
      <w:ins w:id="1309" w:author="Author" w:date="2026-03-29T20:30:00Z" w16du:dateUtc="2026-03-29T18:30:00Z">
        <w:r>
          <w:t>Lindén</w:t>
        </w:r>
      </w:ins>
      <w:r>
        <w:t xml:space="preserve"> M. 1994 The function of stone carrying in the black wheatear, </w:t>
      </w:r>
      <w:r>
        <w:rPr>
          <w:i/>
          <w:rPrChange w:id="1310" w:author="Author" w:date="2026-03-29T20:30:00Z" w16du:dateUtc="2026-03-29T18:30:00Z">
            <w:rPr/>
          </w:rPrChange>
        </w:rPr>
        <w:t xml:space="preserve">Oenanthe </w:t>
      </w:r>
      <w:proofErr w:type="spellStart"/>
      <w:r>
        <w:rPr>
          <w:i/>
          <w:rPrChange w:id="1311" w:author="Author" w:date="2026-03-29T20:30:00Z" w16du:dateUtc="2026-03-29T18:30:00Z">
            <w:rPr/>
          </w:rPrChange>
        </w:rPr>
        <w:t>leucura</w:t>
      </w:r>
      <w:proofErr w:type="spellEnd"/>
      <w:r>
        <w:t xml:space="preserve">. </w:t>
      </w:r>
      <w:r>
        <w:rPr>
          <w:i/>
          <w:iCs/>
        </w:rPr>
        <w:t xml:space="preserve">Animal </w:t>
      </w:r>
      <w:proofErr w:type="spellStart"/>
      <w:r>
        <w:rPr>
          <w:i/>
          <w:iCs/>
        </w:rPr>
        <w:t>Behaviour</w:t>
      </w:r>
      <w:proofErr w:type="spellEnd"/>
      <w:r>
        <w:t xml:space="preserve"> </w:t>
      </w:r>
      <w:r>
        <w:rPr>
          <w:b/>
          <w:bCs/>
        </w:rPr>
        <w:t>47</w:t>
      </w:r>
      <w:r>
        <w:t>, 1297–1309. (doi:</w:t>
      </w:r>
      <w:hyperlink r:id="rId17">
        <w:r w:rsidR="00695C00">
          <w:rPr>
            <w:rStyle w:val="Hyperlink"/>
          </w:rPr>
          <w:t>10.1006/anbe.1994.1178</w:t>
        </w:r>
      </w:hyperlink>
      <w:r>
        <w:t>)</w:t>
      </w:r>
    </w:p>
    <w:p w14:paraId="278977E9" w14:textId="77777777" w:rsidR="00695C00" w:rsidRDefault="00000000">
      <w:pPr>
        <w:pStyle w:val="Bibliography"/>
      </w:pPr>
      <w:bookmarkStart w:id="1312" w:name="ref-hoi1996"/>
      <w:bookmarkEnd w:id="1307"/>
      <w:r>
        <w:t xml:space="preserve">9. </w:t>
      </w:r>
      <w:r>
        <w:tab/>
        <w:t>Hoi H, Schleicher B, Valera F. 1996 Nest size variation and its importance for mate choice in penduline tits,</w:t>
      </w:r>
      <w:ins w:id="1313" w:author="Author" w:date="2026-03-29T20:30:00Z" w16du:dateUtc="2026-03-29T18:30:00Z">
        <w:r>
          <w:t xml:space="preserve"> </w:t>
        </w:r>
      </w:ins>
      <w:r>
        <w:rPr>
          <w:i/>
          <w:rPrChange w:id="1314" w:author="Author" w:date="2026-03-29T20:30:00Z" w16du:dateUtc="2026-03-29T18:30:00Z">
            <w:rPr/>
          </w:rPrChange>
        </w:rPr>
        <w:t xml:space="preserve">Remiz </w:t>
      </w:r>
      <w:proofErr w:type="spellStart"/>
      <w:r>
        <w:rPr>
          <w:i/>
          <w:rPrChange w:id="1315" w:author="Author" w:date="2026-03-29T20:30:00Z" w16du:dateUtc="2026-03-29T18:30:00Z">
            <w:rPr/>
          </w:rPrChange>
        </w:rPr>
        <w:t>pendulinus</w:t>
      </w:r>
      <w:proofErr w:type="spellEnd"/>
      <w:r>
        <w:t xml:space="preserve">. </w:t>
      </w:r>
      <w:r>
        <w:rPr>
          <w:i/>
          <w:iCs/>
        </w:rPr>
        <w:t xml:space="preserve">Animal </w:t>
      </w:r>
      <w:proofErr w:type="spellStart"/>
      <w:r>
        <w:rPr>
          <w:i/>
          <w:iCs/>
        </w:rPr>
        <w:t>Behaviour</w:t>
      </w:r>
      <w:proofErr w:type="spellEnd"/>
      <w:r>
        <w:t xml:space="preserve"> </w:t>
      </w:r>
      <w:r>
        <w:rPr>
          <w:b/>
          <w:bCs/>
        </w:rPr>
        <w:t>51</w:t>
      </w:r>
      <w:r>
        <w:t>, 464–466. (doi:</w:t>
      </w:r>
      <w:hyperlink r:id="rId18">
        <w:r w:rsidR="00695C00">
          <w:rPr>
            <w:rStyle w:val="Hyperlink"/>
          </w:rPr>
          <w:t>10.1006/anbe.1996.0046</w:t>
        </w:r>
      </w:hyperlink>
      <w:r>
        <w:t>)</w:t>
      </w:r>
    </w:p>
    <w:p w14:paraId="5FC9EBDA" w14:textId="77777777" w:rsidR="00695C00" w:rsidRDefault="00000000">
      <w:pPr>
        <w:pStyle w:val="Bibliography"/>
      </w:pPr>
      <w:bookmarkStart w:id="1316" w:name="ref-soler1995"/>
      <w:bookmarkEnd w:id="1312"/>
      <w:r>
        <w:t xml:space="preserve">10. </w:t>
      </w:r>
      <w:r>
        <w:tab/>
        <w:t xml:space="preserve">Soler JJ, Soler M, Møller AP, Martínez JG. 1995 Does the great spotted cuckoo choose magpie hosts according to their parenting ability? </w:t>
      </w:r>
      <w:r>
        <w:rPr>
          <w:i/>
          <w:iCs/>
        </w:rPr>
        <w:t>Behavioral Ecology and Sociobiology</w:t>
      </w:r>
      <w:r>
        <w:t xml:space="preserve"> </w:t>
      </w:r>
      <w:r>
        <w:rPr>
          <w:b/>
          <w:bCs/>
        </w:rPr>
        <w:t>36</w:t>
      </w:r>
      <w:r>
        <w:t>, 201–206. (doi:</w:t>
      </w:r>
      <w:hyperlink r:id="rId19">
        <w:r w:rsidR="00695C00">
          <w:rPr>
            <w:rStyle w:val="Hyperlink"/>
          </w:rPr>
          <w:t>10.1007/bf00177797</w:t>
        </w:r>
      </w:hyperlink>
      <w:r>
        <w:t>)</w:t>
      </w:r>
    </w:p>
    <w:p w14:paraId="6069EB9A" w14:textId="77777777" w:rsidR="00695C00" w:rsidRDefault="00000000">
      <w:pPr>
        <w:pStyle w:val="Bibliography"/>
      </w:pPr>
      <w:bookmarkStart w:id="1317" w:name="ref-moreno2012"/>
      <w:bookmarkEnd w:id="1316"/>
      <w:r>
        <w:t xml:space="preserve">11. </w:t>
      </w:r>
      <w:r>
        <w:tab/>
        <w:t xml:space="preserve">Moreno J. 2012 Avian </w:t>
      </w:r>
      <w:del w:id="1318" w:author="Author" w:date="2026-03-29T20:30:00Z" w16du:dateUtc="2026-03-29T18:30:00Z">
        <w:r>
          <w:delText>Nests</w:delText>
        </w:r>
      </w:del>
      <w:ins w:id="1319" w:author="Author" w:date="2026-03-29T20:30:00Z" w16du:dateUtc="2026-03-29T18:30:00Z">
        <w:r>
          <w:t>nests</w:t>
        </w:r>
      </w:ins>
      <w:r>
        <w:t xml:space="preserve"> and </w:t>
      </w:r>
      <w:del w:id="1320" w:author="Author" w:date="2026-03-29T20:30:00Z" w16du:dateUtc="2026-03-29T18:30:00Z">
        <w:r>
          <w:delText>Nest-Building</w:delText>
        </w:r>
      </w:del>
      <w:ins w:id="1321" w:author="Author" w:date="2026-03-29T20:30:00Z" w16du:dateUtc="2026-03-29T18:30:00Z">
        <w:r>
          <w:t>nest-building</w:t>
        </w:r>
      </w:ins>
      <w:r>
        <w:t xml:space="preserve"> as </w:t>
      </w:r>
      <w:del w:id="1322" w:author="Author" w:date="2026-03-29T20:30:00Z" w16du:dateUtc="2026-03-29T18:30:00Z">
        <w:r>
          <w:delText>Signals</w:delText>
        </w:r>
      </w:del>
      <w:ins w:id="1323" w:author="Author" w:date="2026-03-29T20:30:00Z" w16du:dateUtc="2026-03-29T18:30:00Z">
        <w:r>
          <w:t>signals</w:t>
        </w:r>
      </w:ins>
      <w:r>
        <w:t xml:space="preserve">. </w:t>
      </w:r>
      <w:r>
        <w:rPr>
          <w:i/>
          <w:iCs/>
        </w:rPr>
        <w:t>Avian Biology Research</w:t>
      </w:r>
      <w:r>
        <w:t xml:space="preserve"> </w:t>
      </w:r>
      <w:r>
        <w:rPr>
          <w:b/>
          <w:bCs/>
        </w:rPr>
        <w:t>5</w:t>
      </w:r>
      <w:r>
        <w:t>, 238–251. (doi:</w:t>
      </w:r>
      <w:hyperlink r:id="rId20">
        <w:r w:rsidR="00695C00">
          <w:rPr>
            <w:rStyle w:val="Hyperlink"/>
          </w:rPr>
          <w:t>10.3184/175815512x13534385822786</w:t>
        </w:r>
      </w:hyperlink>
      <w:r>
        <w:t>)</w:t>
      </w:r>
    </w:p>
    <w:p w14:paraId="5A8051E1" w14:textId="77777777" w:rsidR="00695C00" w:rsidRDefault="00000000">
      <w:pPr>
        <w:pStyle w:val="Bibliography"/>
      </w:pPr>
      <w:bookmarkStart w:id="1324" w:name="ref-perez2023"/>
      <w:bookmarkEnd w:id="1317"/>
      <w:r>
        <w:t xml:space="preserve">12. </w:t>
      </w:r>
      <w:r>
        <w:tab/>
        <w:t xml:space="preserve">Perez DM, Manica LT, Medina I. 2023 Variation in nest-building </w:t>
      </w:r>
      <w:proofErr w:type="spellStart"/>
      <w:r>
        <w:t>behaviour</w:t>
      </w:r>
      <w:proofErr w:type="spellEnd"/>
      <w:r>
        <w:t xml:space="preserve"> in birds: </w:t>
      </w:r>
      <w:del w:id="1325" w:author="Author" w:date="2026-03-29T20:30:00Z" w16du:dateUtc="2026-03-29T18:30:00Z">
        <w:r>
          <w:delText>a</w:delText>
        </w:r>
      </w:del>
      <w:ins w:id="1326" w:author="Author" w:date="2026-03-29T20:30:00Z" w16du:dateUtc="2026-03-29T18:30:00Z">
        <w:r>
          <w:t>A</w:t>
        </w:r>
      </w:ins>
      <w:r>
        <w:t xml:space="preserve"> multi-species approach. </w:t>
      </w:r>
      <w:r>
        <w:rPr>
          <w:i/>
          <w:iCs/>
        </w:rPr>
        <w:t>Philosophical Transactions of the Royal Society B: Biological Sciences</w:t>
      </w:r>
      <w:r>
        <w:t xml:space="preserve"> </w:t>
      </w:r>
      <w:r>
        <w:rPr>
          <w:b/>
          <w:bCs/>
        </w:rPr>
        <w:t>378</w:t>
      </w:r>
      <w:ins w:id="1327" w:author="Author" w:date="2026-03-29T20:30:00Z" w16du:dateUtc="2026-03-29T18:30:00Z">
        <w:r>
          <w:t>, 20220145</w:t>
        </w:r>
      </w:ins>
      <w:r>
        <w:t>. (doi:</w:t>
      </w:r>
      <w:hyperlink r:id="rId21">
        <w:r w:rsidR="00695C00">
          <w:rPr>
            <w:rStyle w:val="Hyperlink"/>
          </w:rPr>
          <w:t>10.1098/rstb.2022.0145</w:t>
        </w:r>
      </w:hyperlink>
      <w:r>
        <w:t>)</w:t>
      </w:r>
    </w:p>
    <w:p w14:paraId="07D203E7" w14:textId="77777777" w:rsidR="00695C00" w:rsidRDefault="00000000">
      <w:pPr>
        <w:pStyle w:val="Bibliography"/>
        <w:rPr>
          <w:ins w:id="1328" w:author="Author" w:date="2026-03-29T20:30:00Z" w16du:dateUtc="2026-03-29T18:30:00Z"/>
        </w:rPr>
      </w:pPr>
      <w:bookmarkStart w:id="1329" w:name="ref-jezierski2025"/>
      <w:bookmarkEnd w:id="1324"/>
      <w:del w:id="1330" w:author="Author" w:date="2026-03-29T20:30:00Z" w16du:dateUtc="2026-03-29T18:30:00Z">
        <w:r>
          <w:delText>13</w:delText>
        </w:r>
      </w:del>
      <w:ins w:id="1331" w:author="Author" w:date="2026-03-29T20:30:00Z" w16du:dateUtc="2026-03-29T18:30:00Z">
        <w:r>
          <w:t xml:space="preserve">13. </w:t>
        </w:r>
        <w:r>
          <w:tab/>
          <w:t xml:space="preserve">Jezierski MT, Benson RBJ, Smith WJ, Saupe EE, Clegg SM. 2025 A wide range of abiotic and biotic variables leaves most variation in bird nest architecture unexplained. </w:t>
        </w:r>
        <w:r>
          <w:rPr>
            <w:i/>
            <w:iCs/>
          </w:rPr>
          <w:t>Proceedings of the Royal Society B: Biological Sciences</w:t>
        </w:r>
        <w:r>
          <w:t xml:space="preserve"> </w:t>
        </w:r>
        <w:r>
          <w:rPr>
            <w:b/>
            <w:bCs/>
          </w:rPr>
          <w:t>292</w:t>
        </w:r>
        <w:r>
          <w:t>, 20252013. (doi:</w:t>
        </w:r>
        <w:r>
          <w:fldChar w:fldCharType="begin"/>
        </w:r>
        <w:r>
          <w:instrText>HYPERLINK "https://doi.org/10.1098/rspb.2025.2013" \h</w:instrText>
        </w:r>
        <w:r>
          <w:fldChar w:fldCharType="separate"/>
        </w:r>
        <w:r>
          <w:rPr>
            <w:rStyle w:val="Hyperlink"/>
          </w:rPr>
          <w:t>10.1098/rspb.2025.2013</w:t>
        </w:r>
        <w:r>
          <w:fldChar w:fldCharType="end"/>
        </w:r>
        <w:r>
          <w:t>)</w:t>
        </w:r>
      </w:ins>
    </w:p>
    <w:p w14:paraId="1EEC5C42" w14:textId="77777777" w:rsidR="00695C00" w:rsidRDefault="00000000">
      <w:pPr>
        <w:pStyle w:val="Bibliography"/>
      </w:pPr>
      <w:bookmarkStart w:id="1332" w:name="ref-clark1985"/>
      <w:bookmarkEnd w:id="1329"/>
      <w:ins w:id="1333" w:author="Author" w:date="2026-03-29T20:30:00Z" w16du:dateUtc="2026-03-29T18:30:00Z">
        <w:r>
          <w:t>14</w:t>
        </w:r>
      </w:ins>
      <w:r>
        <w:t xml:space="preserve">. </w:t>
      </w:r>
      <w:r>
        <w:tab/>
        <w:t xml:space="preserve">Clark L, Mason JR. 1985 Use of nest material as insecticidal and anti-pathogenic agents by the European Starling. </w:t>
      </w:r>
      <w:proofErr w:type="spellStart"/>
      <w:r>
        <w:rPr>
          <w:i/>
          <w:iCs/>
        </w:rPr>
        <w:t>Oecologia</w:t>
      </w:r>
      <w:proofErr w:type="spellEnd"/>
      <w:r>
        <w:t xml:space="preserve"> </w:t>
      </w:r>
      <w:r>
        <w:rPr>
          <w:b/>
          <w:bCs/>
        </w:rPr>
        <w:t>67</w:t>
      </w:r>
      <w:r>
        <w:t>, 169–176. (doi:</w:t>
      </w:r>
      <w:hyperlink r:id="rId22">
        <w:r w:rsidR="00695C00">
          <w:rPr>
            <w:rStyle w:val="Hyperlink"/>
          </w:rPr>
          <w:t>10.1007/bf00384280</w:t>
        </w:r>
      </w:hyperlink>
      <w:r>
        <w:t>)</w:t>
      </w:r>
    </w:p>
    <w:p w14:paraId="6C9C1150" w14:textId="77777777" w:rsidR="00695C00" w:rsidRDefault="00000000">
      <w:pPr>
        <w:pStyle w:val="Bibliography"/>
      </w:pPr>
      <w:bookmarkStart w:id="1334" w:name="ref-petit2002"/>
      <w:bookmarkEnd w:id="1332"/>
      <w:del w:id="1335" w:author="Author" w:date="2026-03-29T20:30:00Z" w16du:dateUtc="2026-03-29T18:30:00Z">
        <w:r>
          <w:delText>14</w:delText>
        </w:r>
      </w:del>
      <w:ins w:id="1336" w:author="Author" w:date="2026-03-29T20:30:00Z" w16du:dateUtc="2026-03-29T18:30:00Z">
        <w:r>
          <w:t>15</w:t>
        </w:r>
      </w:ins>
      <w:r>
        <w:t xml:space="preserve">. </w:t>
      </w:r>
      <w:r>
        <w:tab/>
        <w:t xml:space="preserve">Petit C, </w:t>
      </w:r>
      <w:proofErr w:type="spellStart"/>
      <w:r>
        <w:t>Hossaert</w:t>
      </w:r>
      <w:proofErr w:type="spellEnd"/>
      <w:r>
        <w:t xml:space="preserve">-McKey M, Perret P, Blondel J, Lambrechts MM. 2002 Blue tits use selected plants and olfaction to maintain an aromatic environment for nestlings. </w:t>
      </w:r>
      <w:r>
        <w:rPr>
          <w:i/>
          <w:iCs/>
        </w:rPr>
        <w:t>Ecology Letters</w:t>
      </w:r>
      <w:r>
        <w:t xml:space="preserve"> </w:t>
      </w:r>
      <w:r>
        <w:rPr>
          <w:b/>
          <w:bCs/>
        </w:rPr>
        <w:t>5</w:t>
      </w:r>
      <w:r>
        <w:t>, 585–589. (doi:</w:t>
      </w:r>
      <w:hyperlink r:id="rId23">
        <w:r w:rsidR="00695C00">
          <w:rPr>
            <w:rStyle w:val="Hyperlink"/>
          </w:rPr>
          <w:t>10.1046/j.1461-0248.</w:t>
        </w:r>
        <w:proofErr w:type="gramStart"/>
        <w:r w:rsidR="00695C00">
          <w:rPr>
            <w:rStyle w:val="Hyperlink"/>
          </w:rPr>
          <w:t>2002.00361.x</w:t>
        </w:r>
        <w:proofErr w:type="gramEnd"/>
      </w:hyperlink>
      <w:r>
        <w:t>)</w:t>
      </w:r>
    </w:p>
    <w:p w14:paraId="3A5112E3" w14:textId="77777777" w:rsidR="00695C00" w:rsidRDefault="00000000">
      <w:pPr>
        <w:pStyle w:val="Bibliography"/>
      </w:pPr>
      <w:bookmarkStart w:id="1337" w:name="ref-garrido-bautista2023"/>
      <w:bookmarkEnd w:id="1334"/>
      <w:del w:id="1338" w:author="Author" w:date="2026-03-29T20:30:00Z" w16du:dateUtc="2026-03-29T18:30:00Z">
        <w:r>
          <w:delText>15</w:delText>
        </w:r>
      </w:del>
      <w:ins w:id="1339" w:author="Author" w:date="2026-03-29T20:30:00Z" w16du:dateUtc="2026-03-29T18:30:00Z">
        <w:r>
          <w:t>16</w:t>
        </w:r>
      </w:ins>
      <w:r>
        <w:t xml:space="preserve">. </w:t>
      </w:r>
      <w:r>
        <w:tab/>
        <w:t xml:space="preserve">Garrido-Bautista J </w:t>
      </w:r>
      <w:r>
        <w:rPr>
          <w:i/>
          <w:iCs/>
        </w:rPr>
        <w:t>et al.</w:t>
      </w:r>
      <w:r>
        <w:t xml:space="preserve"> 2023 Is there a role for aromatic plants in blue tit </w:t>
      </w:r>
      <w:del w:id="1340" w:author="Author" w:date="2026-03-29T20:30:00Z" w16du:dateUtc="2026-03-29T18:30:00Z">
        <w:r>
          <w:delText>(</w:delText>
        </w:r>
      </w:del>
      <w:proofErr w:type="spellStart"/>
      <w:r>
        <w:rPr>
          <w:i/>
          <w:rPrChange w:id="1341" w:author="Author" w:date="2026-03-29T20:30:00Z" w16du:dateUtc="2026-03-29T18:30:00Z">
            <w:rPr/>
          </w:rPrChange>
        </w:rPr>
        <w:t>Cyanistes</w:t>
      </w:r>
      <w:proofErr w:type="spellEnd"/>
      <w:r>
        <w:rPr>
          <w:i/>
          <w:rPrChange w:id="1342" w:author="Author" w:date="2026-03-29T20:30:00Z" w16du:dateUtc="2026-03-29T18:30:00Z">
            <w:rPr/>
          </w:rPrChange>
        </w:rPr>
        <w:t xml:space="preserve"> caeruleus</w:t>
      </w:r>
      <w:del w:id="1343" w:author="Author" w:date="2026-03-29T20:30:00Z" w16du:dateUtc="2026-03-29T18:30:00Z">
        <w:r>
          <w:delText>)</w:delText>
        </w:r>
      </w:del>
      <w:r>
        <w:t xml:space="preserve"> nests? Results from a correlational and an experimental study. </w:t>
      </w:r>
      <w:r>
        <w:rPr>
          <w:i/>
          <w:iCs/>
        </w:rPr>
        <w:t>Behavioral Ecology and Sociobiology</w:t>
      </w:r>
      <w:r>
        <w:t xml:space="preserve"> </w:t>
      </w:r>
      <w:r>
        <w:rPr>
          <w:b/>
          <w:bCs/>
        </w:rPr>
        <w:t>77</w:t>
      </w:r>
      <w:ins w:id="1344" w:author="Author" w:date="2026-03-29T20:30:00Z" w16du:dateUtc="2026-03-29T18:30:00Z">
        <w:r>
          <w:t>, 118</w:t>
        </w:r>
      </w:ins>
      <w:r>
        <w:t>. (doi:</w:t>
      </w:r>
      <w:hyperlink r:id="rId24">
        <w:r w:rsidR="00695C00">
          <w:rPr>
            <w:rStyle w:val="Hyperlink"/>
          </w:rPr>
          <w:t>10.1007/s00265-023-03393-9</w:t>
        </w:r>
      </w:hyperlink>
      <w:r>
        <w:t>)</w:t>
      </w:r>
    </w:p>
    <w:p w14:paraId="534E6CCC" w14:textId="77777777" w:rsidR="00695C00" w:rsidRDefault="00000000">
      <w:pPr>
        <w:pStyle w:val="Bibliography"/>
      </w:pPr>
      <w:bookmarkStart w:id="1345" w:name="ref-mennerat2009b"/>
      <w:bookmarkEnd w:id="1337"/>
      <w:del w:id="1346" w:author="Author" w:date="2026-03-29T20:30:00Z" w16du:dateUtc="2026-03-29T18:30:00Z">
        <w:r>
          <w:delText>16</w:delText>
        </w:r>
      </w:del>
      <w:ins w:id="1347" w:author="Author" w:date="2026-03-29T20:30:00Z" w16du:dateUtc="2026-03-29T18:30:00Z">
        <w:r>
          <w:t>17</w:t>
        </w:r>
      </w:ins>
      <w:r>
        <w:t xml:space="preserve">. </w:t>
      </w:r>
      <w:r>
        <w:tab/>
      </w:r>
      <w:proofErr w:type="spellStart"/>
      <w:r>
        <w:t>Mennerat</w:t>
      </w:r>
      <w:proofErr w:type="spellEnd"/>
      <w:r>
        <w:t xml:space="preserve"> A, </w:t>
      </w:r>
      <w:proofErr w:type="spellStart"/>
      <w:r>
        <w:t>Mirleau</w:t>
      </w:r>
      <w:proofErr w:type="spellEnd"/>
      <w:r>
        <w:t xml:space="preserve"> P, Blondel J, Perret P, Lambrechts MM, Heeb P. 2009 Aromatic plants in nests of the blue tit </w:t>
      </w:r>
      <w:proofErr w:type="spellStart"/>
      <w:r>
        <w:rPr>
          <w:i/>
          <w:rPrChange w:id="1348" w:author="Author" w:date="2026-03-29T20:30:00Z" w16du:dateUtc="2026-03-29T18:30:00Z">
            <w:rPr/>
          </w:rPrChange>
        </w:rPr>
        <w:t>Cyanistes</w:t>
      </w:r>
      <w:proofErr w:type="spellEnd"/>
      <w:r>
        <w:rPr>
          <w:i/>
          <w:rPrChange w:id="1349" w:author="Author" w:date="2026-03-29T20:30:00Z" w16du:dateUtc="2026-03-29T18:30:00Z">
            <w:rPr/>
          </w:rPrChange>
        </w:rPr>
        <w:t xml:space="preserve"> caeruleus</w:t>
      </w:r>
      <w:r>
        <w:t xml:space="preserve"> protect chicks from bacteria. </w:t>
      </w:r>
      <w:proofErr w:type="spellStart"/>
      <w:r>
        <w:rPr>
          <w:i/>
          <w:iCs/>
        </w:rPr>
        <w:t>Oecologia</w:t>
      </w:r>
      <w:proofErr w:type="spellEnd"/>
      <w:r>
        <w:t xml:space="preserve"> </w:t>
      </w:r>
      <w:r>
        <w:rPr>
          <w:b/>
          <w:bCs/>
        </w:rPr>
        <w:t>161</w:t>
      </w:r>
      <w:r>
        <w:t>, 849–855. (doi:</w:t>
      </w:r>
      <w:hyperlink r:id="rId25">
        <w:r w:rsidR="00695C00">
          <w:rPr>
            <w:rStyle w:val="Hyperlink"/>
          </w:rPr>
          <w:t>10.1007/s00442-009-1418-6</w:t>
        </w:r>
      </w:hyperlink>
      <w:r>
        <w:t>)</w:t>
      </w:r>
    </w:p>
    <w:p w14:paraId="02B0C241" w14:textId="77777777" w:rsidR="00695C00" w:rsidRDefault="00000000">
      <w:pPr>
        <w:pStyle w:val="Bibliography"/>
      </w:pPr>
      <w:bookmarkStart w:id="1350" w:name="ref-ontiveros2008"/>
      <w:bookmarkEnd w:id="1345"/>
      <w:del w:id="1351" w:author="Author" w:date="2026-03-29T20:30:00Z" w16du:dateUtc="2026-03-29T18:30:00Z">
        <w:r>
          <w:delText>17</w:delText>
        </w:r>
      </w:del>
      <w:ins w:id="1352" w:author="Author" w:date="2026-03-29T20:30:00Z" w16du:dateUtc="2026-03-29T18:30:00Z">
        <w:r>
          <w:t>18</w:t>
        </w:r>
      </w:ins>
      <w:r>
        <w:t xml:space="preserve">. </w:t>
      </w:r>
      <w:r>
        <w:tab/>
        <w:t xml:space="preserve">Ontiveros D, Caro J, </w:t>
      </w:r>
      <w:proofErr w:type="spellStart"/>
      <w:r>
        <w:t>Pleguezuelos</w:t>
      </w:r>
      <w:proofErr w:type="spellEnd"/>
      <w:r>
        <w:t xml:space="preserve"> JM. </w:t>
      </w:r>
      <w:del w:id="1353" w:author="Author" w:date="2026-03-29T20:30:00Z" w16du:dateUtc="2026-03-29T18:30:00Z">
        <w:r>
          <w:delText>2007</w:delText>
        </w:r>
      </w:del>
      <w:ins w:id="1354" w:author="Author" w:date="2026-03-29T20:30:00Z" w16du:dateUtc="2026-03-29T18:30:00Z">
        <w:r>
          <w:t>2008</w:t>
        </w:r>
      </w:ins>
      <w:r>
        <w:t xml:space="preserve"> Green plant material versus ectoparasites in nests of Bonelli’s eagle. </w:t>
      </w:r>
      <w:r>
        <w:rPr>
          <w:i/>
          <w:iCs/>
        </w:rPr>
        <w:t>Journal of Zoology</w:t>
      </w:r>
      <w:r>
        <w:t xml:space="preserve"> </w:t>
      </w:r>
      <w:r>
        <w:rPr>
          <w:b/>
          <w:bCs/>
        </w:rPr>
        <w:t>274</w:t>
      </w:r>
      <w:r>
        <w:t>, 99–104. (doi:</w:t>
      </w:r>
      <w:hyperlink r:id="rId26">
        <w:r w:rsidR="00695C00">
          <w:rPr>
            <w:rStyle w:val="Hyperlink"/>
          </w:rPr>
          <w:t>10.1111/j.1469-7998.</w:t>
        </w:r>
        <w:proofErr w:type="gramStart"/>
        <w:r w:rsidR="00695C00">
          <w:rPr>
            <w:rStyle w:val="Hyperlink"/>
          </w:rPr>
          <w:t>2007.00364.x</w:t>
        </w:r>
        <w:proofErr w:type="gramEnd"/>
      </w:hyperlink>
      <w:r>
        <w:t>)</w:t>
      </w:r>
    </w:p>
    <w:p w14:paraId="5218D98E" w14:textId="77777777" w:rsidR="00695C00" w:rsidRDefault="00000000">
      <w:pPr>
        <w:pStyle w:val="Bibliography"/>
      </w:pPr>
      <w:bookmarkStart w:id="1355" w:name="ref-mennerat2009"/>
      <w:bookmarkEnd w:id="1350"/>
      <w:del w:id="1356" w:author="Author" w:date="2026-03-29T20:30:00Z" w16du:dateUtc="2026-03-29T18:30:00Z">
        <w:r>
          <w:delText>18</w:delText>
        </w:r>
      </w:del>
      <w:ins w:id="1357" w:author="Author" w:date="2026-03-29T20:30:00Z" w16du:dateUtc="2026-03-29T18:30:00Z">
        <w:r>
          <w:t>19</w:t>
        </w:r>
      </w:ins>
      <w:r>
        <w:t xml:space="preserve">. </w:t>
      </w:r>
      <w:r>
        <w:tab/>
      </w:r>
      <w:proofErr w:type="spellStart"/>
      <w:r>
        <w:t>Mennerat</w:t>
      </w:r>
      <w:proofErr w:type="spellEnd"/>
      <w:r>
        <w:t xml:space="preserve"> A, Perret P, Lambrechts MM. 2009 Local </w:t>
      </w:r>
      <w:del w:id="1358" w:author="Author" w:date="2026-03-29T20:30:00Z" w16du:dateUtc="2026-03-29T18:30:00Z">
        <w:r>
          <w:delText>Individual Preferences</w:delText>
        </w:r>
      </w:del>
      <w:ins w:id="1359" w:author="Author" w:date="2026-03-29T20:30:00Z" w16du:dateUtc="2026-03-29T18:30:00Z">
        <w:r>
          <w:t>individual preferences</w:t>
        </w:r>
      </w:ins>
      <w:r>
        <w:t xml:space="preserve"> for </w:t>
      </w:r>
      <w:del w:id="1360" w:author="Author" w:date="2026-03-29T20:30:00Z" w16du:dateUtc="2026-03-29T18:30:00Z">
        <w:r>
          <w:delText>Nest Materials</w:delText>
        </w:r>
      </w:del>
      <w:ins w:id="1361" w:author="Author" w:date="2026-03-29T20:30:00Z" w16du:dateUtc="2026-03-29T18:30:00Z">
        <w:r>
          <w:t>nest materials</w:t>
        </w:r>
      </w:ins>
      <w:r>
        <w:t xml:space="preserve"> in a </w:t>
      </w:r>
      <w:del w:id="1362" w:author="Author" w:date="2026-03-29T20:30:00Z" w16du:dateUtc="2026-03-29T18:30:00Z">
        <w:r>
          <w:delText>Passerine Bird</w:delText>
        </w:r>
      </w:del>
      <w:ins w:id="1363" w:author="Author" w:date="2026-03-29T20:30:00Z" w16du:dateUtc="2026-03-29T18:30:00Z">
        <w:r>
          <w:t>passerine bird</w:t>
        </w:r>
      </w:ins>
      <w:r>
        <w:t xml:space="preserve">. </w:t>
      </w:r>
      <w:proofErr w:type="spellStart"/>
      <w:r>
        <w:rPr>
          <w:i/>
          <w:iCs/>
        </w:rPr>
        <w:t>PLoS</w:t>
      </w:r>
      <w:proofErr w:type="spellEnd"/>
      <w:r>
        <w:rPr>
          <w:i/>
          <w:iCs/>
        </w:rPr>
        <w:t xml:space="preserve"> ONE</w:t>
      </w:r>
      <w:r>
        <w:t xml:space="preserve"> </w:t>
      </w:r>
      <w:r>
        <w:rPr>
          <w:b/>
          <w:bCs/>
        </w:rPr>
        <w:t>4</w:t>
      </w:r>
      <w:r>
        <w:t>, e5104. (doi:</w:t>
      </w:r>
      <w:hyperlink r:id="rId27">
        <w:r w:rsidR="00695C00">
          <w:rPr>
            <w:rStyle w:val="Hyperlink"/>
          </w:rPr>
          <w:t>10.1371/journal.pone.0005104</w:t>
        </w:r>
      </w:hyperlink>
      <w:r>
        <w:t>)</w:t>
      </w:r>
    </w:p>
    <w:p w14:paraId="1E5F014B" w14:textId="77777777" w:rsidR="00695C00" w:rsidRDefault="00000000">
      <w:pPr>
        <w:pStyle w:val="Bibliography"/>
      </w:pPr>
      <w:bookmarkStart w:id="1364" w:name="ref-mainwaring2013"/>
      <w:bookmarkEnd w:id="1355"/>
      <w:del w:id="1365" w:author="Author" w:date="2026-03-29T20:30:00Z" w16du:dateUtc="2026-03-29T18:30:00Z">
        <w:r>
          <w:delText>19</w:delText>
        </w:r>
      </w:del>
      <w:ins w:id="1366" w:author="Author" w:date="2026-03-29T20:30:00Z" w16du:dateUtc="2026-03-29T18:30:00Z">
        <w:r>
          <w:t>20</w:t>
        </w:r>
      </w:ins>
      <w:r>
        <w:t xml:space="preserve">. </w:t>
      </w:r>
      <w:r>
        <w:tab/>
        <w:t xml:space="preserve">Mainwaring MC, Hartley IR. 2013 The </w:t>
      </w:r>
      <w:del w:id="1367" w:author="Author" w:date="2026-03-29T20:30:00Z" w16du:dateUtc="2026-03-29T18:30:00Z">
        <w:r>
          <w:delText>Energetic Costs</w:delText>
        </w:r>
      </w:del>
      <w:ins w:id="1368" w:author="Author" w:date="2026-03-29T20:30:00Z" w16du:dateUtc="2026-03-29T18:30:00Z">
        <w:r>
          <w:t>energetic costs</w:t>
        </w:r>
      </w:ins>
      <w:r>
        <w:t xml:space="preserve"> of </w:t>
      </w:r>
      <w:del w:id="1369" w:author="Author" w:date="2026-03-29T20:30:00Z" w16du:dateUtc="2026-03-29T18:30:00Z">
        <w:r>
          <w:delText>Nest Building</w:delText>
        </w:r>
      </w:del>
      <w:ins w:id="1370" w:author="Author" w:date="2026-03-29T20:30:00Z" w16du:dateUtc="2026-03-29T18:30:00Z">
        <w:r>
          <w:t>nest building</w:t>
        </w:r>
      </w:ins>
      <w:r>
        <w:t xml:space="preserve"> in </w:t>
      </w:r>
      <w:del w:id="1371" w:author="Author" w:date="2026-03-29T20:30:00Z" w16du:dateUtc="2026-03-29T18:30:00Z">
        <w:r>
          <w:delText>Birds</w:delText>
        </w:r>
      </w:del>
      <w:ins w:id="1372" w:author="Author" w:date="2026-03-29T20:30:00Z" w16du:dateUtc="2026-03-29T18:30:00Z">
        <w:r>
          <w:t>birds</w:t>
        </w:r>
      </w:ins>
      <w:r>
        <w:t xml:space="preserve">. </w:t>
      </w:r>
      <w:r>
        <w:rPr>
          <w:i/>
          <w:iCs/>
        </w:rPr>
        <w:t>Avian Biology Research</w:t>
      </w:r>
      <w:r>
        <w:t xml:space="preserve"> </w:t>
      </w:r>
      <w:r>
        <w:rPr>
          <w:b/>
          <w:bCs/>
        </w:rPr>
        <w:t>6</w:t>
      </w:r>
      <w:r>
        <w:t>, 12–17. (doi:</w:t>
      </w:r>
      <w:hyperlink r:id="rId28">
        <w:r w:rsidR="00695C00">
          <w:rPr>
            <w:rStyle w:val="Hyperlink"/>
          </w:rPr>
          <w:t>10.3184/175815512x13528994072997</w:t>
        </w:r>
      </w:hyperlink>
      <w:r>
        <w:t>)</w:t>
      </w:r>
    </w:p>
    <w:p w14:paraId="3DC16985" w14:textId="77777777" w:rsidR="00695C00" w:rsidRDefault="00000000">
      <w:pPr>
        <w:pStyle w:val="Bibliography"/>
      </w:pPr>
      <w:bookmarkStart w:id="1373" w:name="ref-dubiec2013"/>
      <w:bookmarkEnd w:id="1364"/>
      <w:del w:id="1374" w:author="Author" w:date="2026-03-29T20:30:00Z" w16du:dateUtc="2026-03-29T18:30:00Z">
        <w:r>
          <w:lastRenderedPageBreak/>
          <w:delText>20</w:delText>
        </w:r>
      </w:del>
      <w:ins w:id="1375" w:author="Author" w:date="2026-03-29T20:30:00Z" w16du:dateUtc="2026-03-29T18:30:00Z">
        <w:r>
          <w:t>21</w:t>
        </w:r>
      </w:ins>
      <w:r>
        <w:t xml:space="preserve">. </w:t>
      </w:r>
      <w:r>
        <w:tab/>
        <w:t xml:space="preserve">Dubiec A, </w:t>
      </w:r>
      <w:proofErr w:type="spellStart"/>
      <w:r>
        <w:t>Góźdź</w:t>
      </w:r>
      <w:proofErr w:type="spellEnd"/>
      <w:r>
        <w:t xml:space="preserve"> I, </w:t>
      </w:r>
      <w:proofErr w:type="spellStart"/>
      <w:r>
        <w:t>Mazgajski</w:t>
      </w:r>
      <w:proofErr w:type="spellEnd"/>
      <w:r>
        <w:t xml:space="preserve"> TD. 2013 Green </w:t>
      </w:r>
      <w:del w:id="1376" w:author="Author" w:date="2026-03-29T20:30:00Z" w16du:dateUtc="2026-03-29T18:30:00Z">
        <w:r>
          <w:delText>Plant Material</w:delText>
        </w:r>
      </w:del>
      <w:ins w:id="1377" w:author="Author" w:date="2026-03-29T20:30:00Z" w16du:dateUtc="2026-03-29T18:30:00Z">
        <w:r>
          <w:t>plant material</w:t>
        </w:r>
      </w:ins>
      <w:r>
        <w:t xml:space="preserve"> in </w:t>
      </w:r>
      <w:del w:id="1378" w:author="Author" w:date="2026-03-29T20:30:00Z" w16du:dateUtc="2026-03-29T18:30:00Z">
        <w:r>
          <w:delText>Avian Nests</w:delText>
        </w:r>
      </w:del>
      <w:ins w:id="1379" w:author="Author" w:date="2026-03-29T20:30:00Z" w16du:dateUtc="2026-03-29T18:30:00Z">
        <w:r>
          <w:t>avian nests</w:t>
        </w:r>
      </w:ins>
      <w:r>
        <w:t xml:space="preserve">. </w:t>
      </w:r>
      <w:r>
        <w:rPr>
          <w:i/>
          <w:iCs/>
        </w:rPr>
        <w:t>Avian Biology Research</w:t>
      </w:r>
      <w:r>
        <w:t xml:space="preserve"> </w:t>
      </w:r>
      <w:r>
        <w:rPr>
          <w:b/>
          <w:bCs/>
        </w:rPr>
        <w:t>6</w:t>
      </w:r>
      <w:r>
        <w:t>, 133–146. (doi:</w:t>
      </w:r>
      <w:hyperlink r:id="rId29">
        <w:r w:rsidR="00695C00">
          <w:rPr>
            <w:rStyle w:val="Hyperlink"/>
          </w:rPr>
          <w:t>10.3184/175815513X13615363233558</w:t>
        </w:r>
      </w:hyperlink>
      <w:r>
        <w:t>)</w:t>
      </w:r>
    </w:p>
    <w:p w14:paraId="3FF9F3E6" w14:textId="77777777" w:rsidR="00695C00" w:rsidRDefault="00000000">
      <w:pPr>
        <w:pStyle w:val="Bibliography"/>
      </w:pPr>
      <w:bookmarkStart w:id="1380" w:name="ref-scott-baumann2015"/>
      <w:bookmarkEnd w:id="1373"/>
      <w:del w:id="1381" w:author="Author" w:date="2026-03-29T20:30:00Z" w16du:dateUtc="2026-03-29T18:30:00Z">
        <w:r>
          <w:delText>21</w:delText>
        </w:r>
      </w:del>
      <w:ins w:id="1382" w:author="Author" w:date="2026-03-29T20:30:00Z" w16du:dateUtc="2026-03-29T18:30:00Z">
        <w:r>
          <w:t>22</w:t>
        </w:r>
      </w:ins>
      <w:r>
        <w:t xml:space="preserve">. </w:t>
      </w:r>
      <w:r>
        <w:tab/>
        <w:t xml:space="preserve">Scott-Baumann JF, Morgan ER. 2015 A review of the nest protection hypothesis: </w:t>
      </w:r>
      <w:del w:id="1383" w:author="Author" w:date="2026-03-29T20:30:00Z" w16du:dateUtc="2026-03-29T18:30:00Z">
        <w:r>
          <w:delText>does</w:delText>
        </w:r>
      </w:del>
      <w:ins w:id="1384" w:author="Author" w:date="2026-03-29T20:30:00Z" w16du:dateUtc="2026-03-29T18:30:00Z">
        <w:r>
          <w:t>Does</w:t>
        </w:r>
      </w:ins>
      <w:r>
        <w:t xml:space="preserve"> inclusion of fresh green plant material in birds’ nests reduce parasite infestation? </w:t>
      </w:r>
      <w:r>
        <w:rPr>
          <w:i/>
          <w:iCs/>
        </w:rPr>
        <w:t>Parasitology</w:t>
      </w:r>
      <w:r>
        <w:t xml:space="preserve"> </w:t>
      </w:r>
      <w:r>
        <w:rPr>
          <w:b/>
          <w:bCs/>
        </w:rPr>
        <w:t>142</w:t>
      </w:r>
      <w:r>
        <w:t>, 1016–1023. (doi:</w:t>
      </w:r>
      <w:hyperlink r:id="rId30">
        <w:r w:rsidR="00695C00">
          <w:rPr>
            <w:rStyle w:val="Hyperlink"/>
          </w:rPr>
          <w:t>10.1017/S0031182015000189</w:t>
        </w:r>
      </w:hyperlink>
      <w:r>
        <w:t>)</w:t>
      </w:r>
    </w:p>
    <w:p w14:paraId="730E9D90" w14:textId="77777777" w:rsidR="00695C00" w:rsidRDefault="00000000">
      <w:pPr>
        <w:pStyle w:val="Bibliography"/>
        <w:rPr>
          <w:moveTo w:id="1385" w:author="Author" w:date="2026-03-29T20:30:00Z" w16du:dateUtc="2026-03-29T18:30:00Z"/>
        </w:rPr>
      </w:pPr>
      <w:bookmarkStart w:id="1386" w:name="ref-veiga2006"/>
      <w:bookmarkEnd w:id="1380"/>
      <w:ins w:id="1387" w:author="Author" w:date="2026-03-29T20:30:00Z" w16du:dateUtc="2026-03-29T18:30:00Z">
        <w:r>
          <w:t>23</w:t>
        </w:r>
      </w:ins>
      <w:moveToRangeStart w:id="1388" w:author="Author" w:date="2026-03-29T20:30:00Z" w:name="move225708649"/>
      <w:moveTo w:id="1389" w:author="Author" w:date="2026-03-29T20:30:00Z" w16du:dateUtc="2026-03-29T18:30:00Z">
        <w:r>
          <w:t xml:space="preserve">. </w:t>
        </w:r>
        <w:r>
          <w:tab/>
          <w:t xml:space="preserve">Veiga JP, Polo V, </w:t>
        </w:r>
        <w:proofErr w:type="spellStart"/>
        <w:r>
          <w:t>Viñuela</w:t>
        </w:r>
        <w:proofErr w:type="spellEnd"/>
        <w:r>
          <w:t xml:space="preserve"> J. </w:t>
        </w:r>
      </w:moveTo>
      <w:moveToRangeEnd w:id="1388"/>
      <w:ins w:id="1390" w:author="Author" w:date="2026-03-29T20:30:00Z" w16du:dateUtc="2026-03-29T18:30:00Z">
        <w:r>
          <w:t>2006 Nest green plants as a male status signal and courtship display in the spotless starling.</w:t>
        </w:r>
      </w:ins>
      <w:moveToRangeStart w:id="1391" w:author="Author" w:date="2026-03-29T20:30:00Z" w:name="move225708650"/>
      <w:moveTo w:id="1392" w:author="Author" w:date="2026-03-29T20:30:00Z" w16du:dateUtc="2026-03-29T18:30:00Z">
        <w:r>
          <w:t xml:space="preserve"> </w:t>
        </w:r>
        <w:r>
          <w:rPr>
            <w:i/>
            <w:iCs/>
          </w:rPr>
          <w:t>Ethology</w:t>
        </w:r>
        <w:r>
          <w:t xml:space="preserve"> </w:t>
        </w:r>
        <w:r>
          <w:rPr>
            <w:b/>
            <w:bCs/>
          </w:rPr>
          <w:t>112</w:t>
        </w:r>
        <w:r>
          <w:t>, 196–204. (doi:</w:t>
        </w:r>
        <w:r>
          <w:fldChar w:fldCharType="begin"/>
        </w:r>
        <w:r>
          <w:instrText>HYPERLINK "https://doi.org/10.1111/j.1439-0310.2006.01148.x" \h</w:instrText>
        </w:r>
      </w:moveTo>
      <w:ins w:id="1393" w:author="Author" w:date="2026-03-29T20:30:00Z" w16du:dateUtc="2026-03-29T18:30:00Z"/>
      <w:moveTo w:id="1394" w:author="Author" w:date="2026-03-29T20:30:00Z" w16du:dateUtc="2026-03-29T18:30:00Z">
        <w:r>
          <w:fldChar w:fldCharType="separate"/>
        </w:r>
        <w:r>
          <w:rPr>
            <w:rStyle w:val="Hyperlink"/>
          </w:rPr>
          <w:t>10.1111/j.1439-0310.</w:t>
        </w:r>
        <w:proofErr w:type="gramStart"/>
        <w:r>
          <w:rPr>
            <w:rStyle w:val="Hyperlink"/>
          </w:rPr>
          <w:t>2006.01148.x</w:t>
        </w:r>
        <w:proofErr w:type="gramEnd"/>
        <w:r>
          <w:fldChar w:fldCharType="end"/>
        </w:r>
        <w:r>
          <w:t>)</w:t>
        </w:r>
      </w:moveTo>
    </w:p>
    <w:p w14:paraId="12BF8371" w14:textId="77777777" w:rsidR="00695C00" w:rsidRDefault="00000000">
      <w:pPr>
        <w:pStyle w:val="Bibliography"/>
      </w:pPr>
      <w:bookmarkStart w:id="1395" w:name="ref-eens1993"/>
      <w:bookmarkEnd w:id="1386"/>
      <w:moveToRangeEnd w:id="1391"/>
      <w:del w:id="1396" w:author="Author" w:date="2026-03-29T20:30:00Z" w16du:dateUtc="2026-03-29T18:30:00Z">
        <w:r>
          <w:delText>22</w:delText>
        </w:r>
      </w:del>
      <w:ins w:id="1397" w:author="Author" w:date="2026-03-29T20:30:00Z" w16du:dateUtc="2026-03-29T18:30:00Z">
        <w:r>
          <w:t>24</w:t>
        </w:r>
      </w:ins>
      <w:r>
        <w:t xml:space="preserve">. </w:t>
      </w:r>
      <w:r>
        <w:tab/>
        <w:t xml:space="preserve">Eens M, </w:t>
      </w:r>
      <w:proofErr w:type="spellStart"/>
      <w:r>
        <w:t>Pinxten</w:t>
      </w:r>
      <w:proofErr w:type="spellEnd"/>
      <w:r>
        <w:t xml:space="preserve"> R, Verheyen RF. 1993 Function of the song and song repertoire in the </w:t>
      </w:r>
      <w:del w:id="1398" w:author="Author" w:date="2026-03-29T20:30:00Z" w16du:dateUtc="2026-03-29T18:30:00Z">
        <w:r>
          <w:delText>european starling (sturnus</w:delText>
        </w:r>
      </w:del>
      <w:ins w:id="1399" w:author="Author" w:date="2026-03-29T20:30:00Z" w16du:dateUtc="2026-03-29T18:30:00Z">
        <w:r>
          <w:t xml:space="preserve">European Starling </w:t>
        </w:r>
        <w:r>
          <w:rPr>
            <w:i/>
            <w:iCs/>
          </w:rPr>
          <w:t>Sturnus</w:t>
        </w:r>
      </w:ins>
      <w:r>
        <w:rPr>
          <w:i/>
          <w:rPrChange w:id="1400" w:author="Author" w:date="2026-03-29T20:30:00Z" w16du:dateUtc="2026-03-29T18:30:00Z">
            <w:rPr/>
          </w:rPrChange>
        </w:rPr>
        <w:t xml:space="preserve"> vulgaris</w:t>
      </w:r>
      <w:del w:id="1401" w:author="Author" w:date="2026-03-29T20:30:00Z" w16du:dateUtc="2026-03-29T18:30:00Z">
        <w:r>
          <w:delText xml:space="preserve">) </w:delText>
        </w:r>
      </w:del>
      <w:r>
        <w:t xml:space="preserve">: An </w:t>
      </w:r>
      <w:del w:id="1402" w:author="Author" w:date="2026-03-29T20:30:00Z" w16du:dateUtc="2026-03-29T18:30:00Z">
        <w:r>
          <w:delText>aviary experiment</w:delText>
        </w:r>
      </w:del>
      <w:ins w:id="1403" w:author="Author" w:date="2026-03-29T20:30:00Z" w16du:dateUtc="2026-03-29T18:30:00Z">
        <w:r>
          <w:t>Aviary Experiment</w:t>
        </w:r>
      </w:ins>
      <w:r>
        <w:t xml:space="preserve">. </w:t>
      </w:r>
      <w:proofErr w:type="spellStart"/>
      <w:r>
        <w:rPr>
          <w:i/>
          <w:iCs/>
        </w:rPr>
        <w:t>Behaviour</w:t>
      </w:r>
      <w:proofErr w:type="spellEnd"/>
      <w:r>
        <w:t xml:space="preserve"> </w:t>
      </w:r>
      <w:r>
        <w:rPr>
          <w:b/>
          <w:bCs/>
        </w:rPr>
        <w:t>125</w:t>
      </w:r>
      <w:r>
        <w:t>, 51–66. (doi:</w:t>
      </w:r>
      <w:hyperlink r:id="rId31">
        <w:r w:rsidR="00695C00">
          <w:rPr>
            <w:rStyle w:val="Hyperlink"/>
          </w:rPr>
          <w:t>10.1163/156853993x00182</w:t>
        </w:r>
      </w:hyperlink>
      <w:r>
        <w:t>)</w:t>
      </w:r>
    </w:p>
    <w:p w14:paraId="58224FB4" w14:textId="77777777" w:rsidR="00695C00" w:rsidRDefault="00000000">
      <w:pPr>
        <w:pStyle w:val="Bibliography"/>
      </w:pPr>
      <w:bookmarkStart w:id="1404" w:name="ref-gwinner1997"/>
      <w:bookmarkEnd w:id="1395"/>
      <w:del w:id="1405" w:author="Author" w:date="2026-03-29T20:30:00Z" w16du:dateUtc="2026-03-29T18:30:00Z">
        <w:r>
          <w:delText>23</w:delText>
        </w:r>
      </w:del>
      <w:ins w:id="1406" w:author="Author" w:date="2026-03-29T20:30:00Z" w16du:dateUtc="2026-03-29T18:30:00Z">
        <w:r>
          <w:t>25</w:t>
        </w:r>
      </w:ins>
      <w:r>
        <w:t xml:space="preserve">. </w:t>
      </w:r>
      <w:r>
        <w:tab/>
        <w:t xml:space="preserve">Gwinner H. 1997 The function of green plants in nests of </w:t>
      </w:r>
      <w:del w:id="1407" w:author="Author" w:date="2026-03-29T20:30:00Z" w16du:dateUtc="2026-03-29T18:30:00Z">
        <w:r>
          <w:delText>european starlings (sturnus</w:delText>
        </w:r>
      </w:del>
      <w:ins w:id="1408" w:author="Author" w:date="2026-03-29T20:30:00Z" w16du:dateUtc="2026-03-29T18:30:00Z">
        <w:r>
          <w:t xml:space="preserve">the European Starling </w:t>
        </w:r>
        <w:r>
          <w:rPr>
            <w:i/>
            <w:iCs/>
          </w:rPr>
          <w:t>Sturnus</w:t>
        </w:r>
      </w:ins>
      <w:r>
        <w:rPr>
          <w:i/>
          <w:rPrChange w:id="1409" w:author="Author" w:date="2026-03-29T20:30:00Z" w16du:dateUtc="2026-03-29T18:30:00Z">
            <w:rPr/>
          </w:rPrChange>
        </w:rPr>
        <w:t xml:space="preserve"> vulgaris</w:t>
      </w:r>
      <w:del w:id="1410" w:author="Author" w:date="2026-03-29T20:30:00Z" w16du:dateUtc="2026-03-29T18:30:00Z">
        <w:r>
          <w:delText>).</w:delText>
        </w:r>
      </w:del>
      <w:ins w:id="1411" w:author="Author" w:date="2026-03-29T20:30:00Z" w16du:dateUtc="2026-03-29T18:30:00Z">
        <w:r>
          <w:t>.</w:t>
        </w:r>
      </w:ins>
      <w:r>
        <w:t xml:space="preserve"> </w:t>
      </w:r>
      <w:proofErr w:type="spellStart"/>
      <w:r>
        <w:rPr>
          <w:i/>
          <w:iCs/>
        </w:rPr>
        <w:t>Behaviour</w:t>
      </w:r>
      <w:proofErr w:type="spellEnd"/>
      <w:r>
        <w:t xml:space="preserve"> </w:t>
      </w:r>
      <w:r>
        <w:rPr>
          <w:b/>
          <w:bCs/>
        </w:rPr>
        <w:t>134</w:t>
      </w:r>
      <w:r>
        <w:t>, 337–351. (doi:</w:t>
      </w:r>
      <w:r>
        <w:fldChar w:fldCharType="begin"/>
      </w:r>
      <w:r>
        <w:instrText>HYPERLINK "https://doi.org/10.1163/</w:instrText>
      </w:r>
      <w:del w:id="1412" w:author="Author" w:date="2026-03-29T20:30:00Z" w16du:dateUtc="2026-03-29T18:30:00Z">
        <w:r w:rsidR="001C589A">
          <w:delInstrText>156853997x00575</w:delInstrText>
        </w:r>
      </w:del>
      <w:ins w:id="1413" w:author="Author" w:date="2026-03-29T20:30:00Z" w16du:dateUtc="2026-03-29T18:30:00Z">
        <w:r>
          <w:instrText>156853997X00575</w:instrText>
        </w:r>
      </w:ins>
      <w:r>
        <w:instrText>" \h</w:instrText>
      </w:r>
      <w:r>
        <w:fldChar w:fldCharType="separate"/>
      </w:r>
      <w:r>
        <w:rPr>
          <w:rStyle w:val="Hyperlink"/>
        </w:rPr>
        <w:t>10.1163/</w:t>
      </w:r>
      <w:del w:id="1414" w:author="Author" w:date="2026-03-29T20:30:00Z" w16du:dateUtc="2026-03-29T18:30:00Z">
        <w:r w:rsidR="001C589A">
          <w:rPr>
            <w:rStyle w:val="Hyperlink"/>
          </w:rPr>
          <w:delText>156853997x00575</w:delText>
        </w:r>
      </w:del>
      <w:ins w:id="1415" w:author="Author" w:date="2026-03-29T20:30:00Z" w16du:dateUtc="2026-03-29T18:30:00Z">
        <w:r>
          <w:rPr>
            <w:rStyle w:val="Hyperlink"/>
          </w:rPr>
          <w:t>156853997X00575</w:t>
        </w:r>
      </w:ins>
      <w:r>
        <w:fldChar w:fldCharType="end"/>
      </w:r>
      <w:r>
        <w:t>)</w:t>
      </w:r>
    </w:p>
    <w:p w14:paraId="37589B6F" w14:textId="77777777" w:rsidR="00695C00" w:rsidRDefault="00000000">
      <w:pPr>
        <w:pStyle w:val="Bibliography"/>
      </w:pPr>
      <w:bookmarkStart w:id="1416" w:name="ref-brouwer2004"/>
      <w:bookmarkEnd w:id="1404"/>
      <w:del w:id="1417" w:author="Author" w:date="2026-03-29T20:30:00Z" w16du:dateUtc="2026-03-29T18:30:00Z">
        <w:r>
          <w:delText>24</w:delText>
        </w:r>
      </w:del>
      <w:ins w:id="1418" w:author="Author" w:date="2026-03-29T20:30:00Z" w16du:dateUtc="2026-03-29T18:30:00Z">
        <w:r>
          <w:t>26</w:t>
        </w:r>
      </w:ins>
      <w:r>
        <w:t xml:space="preserve">. </w:t>
      </w:r>
      <w:r>
        <w:tab/>
        <w:t xml:space="preserve">Brouwer L, </w:t>
      </w:r>
      <w:proofErr w:type="spellStart"/>
      <w:r>
        <w:t>Komdeur</w:t>
      </w:r>
      <w:proofErr w:type="spellEnd"/>
      <w:r>
        <w:t xml:space="preserve"> J. 2004 Green nesting material has a function in mate attraction in the European </w:t>
      </w:r>
      <w:del w:id="1419" w:author="Author" w:date="2026-03-29T20:30:00Z" w16du:dateUtc="2026-03-29T18:30:00Z">
        <w:r>
          <w:delText>starling</w:delText>
        </w:r>
      </w:del>
      <w:ins w:id="1420" w:author="Author" w:date="2026-03-29T20:30:00Z" w16du:dateUtc="2026-03-29T18:30:00Z">
        <w:r>
          <w:t>Starling</w:t>
        </w:r>
      </w:ins>
      <w:r>
        <w:t xml:space="preserve">. </w:t>
      </w:r>
      <w:r>
        <w:rPr>
          <w:i/>
          <w:iCs/>
        </w:rPr>
        <w:t xml:space="preserve">Animal </w:t>
      </w:r>
      <w:proofErr w:type="spellStart"/>
      <w:r>
        <w:rPr>
          <w:i/>
          <w:iCs/>
        </w:rPr>
        <w:t>Behaviour</w:t>
      </w:r>
      <w:proofErr w:type="spellEnd"/>
      <w:r>
        <w:t xml:space="preserve"> </w:t>
      </w:r>
      <w:r>
        <w:rPr>
          <w:b/>
          <w:bCs/>
        </w:rPr>
        <w:t>67</w:t>
      </w:r>
      <w:r>
        <w:t>, 539–548. (doi:</w:t>
      </w:r>
      <w:hyperlink r:id="rId32">
        <w:r w:rsidR="00695C00">
          <w:rPr>
            <w:rStyle w:val="Hyperlink"/>
          </w:rPr>
          <w:t>10.1016/j.anbehav.2003.07.005</w:t>
        </w:r>
      </w:hyperlink>
      <w:r>
        <w:t>)</w:t>
      </w:r>
    </w:p>
    <w:p w14:paraId="5D4FD281" w14:textId="77777777" w:rsidR="00695C00" w:rsidRDefault="00000000">
      <w:pPr>
        <w:pStyle w:val="Bibliography"/>
        <w:rPr>
          <w:ins w:id="1421" w:author="Author" w:date="2026-03-29T20:30:00Z" w16du:dateUtc="2026-03-29T18:30:00Z"/>
        </w:rPr>
      </w:pPr>
      <w:bookmarkStart w:id="1422" w:name="ref-beasley2024"/>
      <w:bookmarkEnd w:id="1416"/>
      <w:del w:id="1423" w:author="Author" w:date="2026-03-29T20:30:00Z" w16du:dateUtc="2026-03-29T18:30:00Z">
        <w:r>
          <w:delText>25</w:delText>
        </w:r>
      </w:del>
      <w:ins w:id="1424" w:author="Author" w:date="2026-03-29T20:30:00Z" w16du:dateUtc="2026-03-29T18:30:00Z">
        <w:r>
          <w:t xml:space="preserve">27. </w:t>
        </w:r>
        <w:r>
          <w:tab/>
          <w:t>Beasley SY, Freire R, Callan MN, Massaro M. 2024 The influence of plant scents on nest box inspection by eastern rosella (</w:t>
        </w:r>
        <w:r>
          <w:rPr>
            <w:i/>
            <w:iCs/>
          </w:rPr>
          <w:t xml:space="preserve">Platycercus </w:t>
        </w:r>
        <w:proofErr w:type="spellStart"/>
        <w:r>
          <w:rPr>
            <w:i/>
            <w:iCs/>
          </w:rPr>
          <w:t>eximius</w:t>
        </w:r>
        <w:proofErr w:type="spellEnd"/>
        <w:r>
          <w:t xml:space="preserve">). </w:t>
        </w:r>
        <w:r>
          <w:rPr>
            <w:i/>
            <w:iCs/>
          </w:rPr>
          <w:t>Emu - Austral Ornithology</w:t>
        </w:r>
        <w:r>
          <w:t xml:space="preserve"> </w:t>
        </w:r>
        <w:r>
          <w:rPr>
            <w:b/>
            <w:bCs/>
          </w:rPr>
          <w:t>124</w:t>
        </w:r>
        <w:r>
          <w:t>, 165–176. (doi:</w:t>
        </w:r>
        <w:r>
          <w:fldChar w:fldCharType="begin"/>
        </w:r>
        <w:r>
          <w:instrText>HYPERLINK "https://doi.org/10.1080/01584197.2024.2323920" \h</w:instrText>
        </w:r>
        <w:r>
          <w:fldChar w:fldCharType="separate"/>
        </w:r>
        <w:r>
          <w:rPr>
            <w:rStyle w:val="Hyperlink"/>
          </w:rPr>
          <w:t>10.1080/01584197.2024.2323920</w:t>
        </w:r>
        <w:r>
          <w:fldChar w:fldCharType="end"/>
        </w:r>
        <w:r>
          <w:t>)</w:t>
        </w:r>
      </w:ins>
    </w:p>
    <w:p w14:paraId="5A4B8F41" w14:textId="77777777" w:rsidR="00695C00" w:rsidRDefault="00000000">
      <w:pPr>
        <w:pStyle w:val="Bibliography"/>
      </w:pPr>
      <w:bookmarkStart w:id="1425" w:name="ref-kessel1957"/>
      <w:bookmarkEnd w:id="1422"/>
      <w:ins w:id="1426" w:author="Author" w:date="2026-03-29T20:30:00Z" w16du:dateUtc="2026-03-29T18:30:00Z">
        <w:r>
          <w:t>28</w:t>
        </w:r>
      </w:ins>
      <w:r>
        <w:t xml:space="preserve">. </w:t>
      </w:r>
      <w:r>
        <w:tab/>
        <w:t xml:space="preserve">Kessel B. 1957 A study of the breeding biology of the </w:t>
      </w:r>
      <w:del w:id="1427" w:author="Author" w:date="2026-03-29T20:30:00Z" w16du:dateUtc="2026-03-29T18:30:00Z">
        <w:r>
          <w:delText>european starling (sturnus</w:delText>
        </w:r>
      </w:del>
      <w:ins w:id="1428" w:author="Author" w:date="2026-03-29T20:30:00Z" w16du:dateUtc="2026-03-29T18:30:00Z">
        <w:r>
          <w:t xml:space="preserve">European Starling </w:t>
        </w:r>
        <w:r>
          <w:rPr>
            <w:i/>
            <w:iCs/>
          </w:rPr>
          <w:t>Sturnus</w:t>
        </w:r>
      </w:ins>
      <w:r>
        <w:rPr>
          <w:i/>
          <w:rPrChange w:id="1429" w:author="Author" w:date="2026-03-29T20:30:00Z" w16du:dateUtc="2026-03-29T18:30:00Z">
            <w:rPr/>
          </w:rPrChange>
        </w:rPr>
        <w:t xml:space="preserve"> vulgaris</w:t>
      </w:r>
      <w:r>
        <w:t xml:space="preserve"> </w:t>
      </w:r>
      <w:del w:id="1430" w:author="Author" w:date="2026-03-29T20:30:00Z" w16du:dateUtc="2026-03-29T18:30:00Z">
        <w:r>
          <w:delText xml:space="preserve">l.) </w:delText>
        </w:r>
      </w:del>
      <w:r>
        <w:t xml:space="preserve">in </w:t>
      </w:r>
      <w:del w:id="1431" w:author="Author" w:date="2026-03-29T20:30:00Z" w16du:dateUtc="2026-03-29T18:30:00Z">
        <w:r>
          <w:delText>north america</w:delText>
        </w:r>
      </w:del>
      <w:ins w:id="1432" w:author="Author" w:date="2026-03-29T20:30:00Z" w16du:dateUtc="2026-03-29T18:30:00Z">
        <w:r>
          <w:t>North America</w:t>
        </w:r>
      </w:ins>
      <w:r>
        <w:t xml:space="preserve">. </w:t>
      </w:r>
      <w:r>
        <w:rPr>
          <w:i/>
          <w:iCs/>
        </w:rPr>
        <w:t>The American Midland Naturalist</w:t>
      </w:r>
      <w:r>
        <w:t xml:space="preserve"> </w:t>
      </w:r>
      <w:r>
        <w:rPr>
          <w:b/>
          <w:bCs/>
        </w:rPr>
        <w:t>58</w:t>
      </w:r>
      <w:r>
        <w:t>, 257–331. (doi:</w:t>
      </w:r>
      <w:hyperlink r:id="rId33">
        <w:r w:rsidR="00695C00">
          <w:rPr>
            <w:rStyle w:val="Hyperlink"/>
          </w:rPr>
          <w:t>10.2307/2422615</w:t>
        </w:r>
      </w:hyperlink>
      <w:r>
        <w:t>)</w:t>
      </w:r>
    </w:p>
    <w:p w14:paraId="4B570FFB" w14:textId="77777777" w:rsidR="00695C00" w:rsidRDefault="00000000">
      <w:pPr>
        <w:pStyle w:val="Bibliography"/>
        <w:rPr>
          <w:moveFrom w:id="1433" w:author="Author" w:date="2026-03-29T20:30:00Z" w16du:dateUtc="2026-03-29T18:30:00Z"/>
        </w:rPr>
      </w:pPr>
      <w:del w:id="1434" w:author="Author" w:date="2026-03-29T20:30:00Z" w16du:dateUtc="2026-03-29T18:30:00Z">
        <w:r>
          <w:delText>26</w:delText>
        </w:r>
      </w:del>
      <w:bookmarkStart w:id="1435" w:name="ref-tomás2013"/>
      <w:bookmarkEnd w:id="1425"/>
      <w:ins w:id="1436" w:author="Author" w:date="2026-03-29T20:30:00Z" w16du:dateUtc="2026-03-29T18:30:00Z">
        <w:r>
          <w:t>29</w:t>
        </w:r>
      </w:ins>
      <w:moveFromRangeStart w:id="1437" w:author="Author" w:date="2026-03-29T20:30:00Z" w:name="move225708649"/>
      <w:moveFrom w:id="1438" w:author="Author" w:date="2026-03-29T20:30:00Z" w16du:dateUtc="2026-03-29T18:30:00Z">
        <w:r>
          <w:t xml:space="preserve">. </w:t>
        </w:r>
        <w:r>
          <w:tab/>
          <w:t xml:space="preserve">Veiga JP, Polo V, Viñuela J. </w:t>
        </w:r>
      </w:moveFrom>
      <w:moveFromRangeEnd w:id="1437"/>
      <w:del w:id="1439" w:author="Author" w:date="2026-03-29T20:30:00Z" w16du:dateUtc="2026-03-29T18:30:00Z">
        <w:r>
          <w:delText>2006 Nest Green Plants as a Male Status Signal and Courtship Display in the Spotless Starling.</w:delText>
        </w:r>
      </w:del>
      <w:moveFromRangeStart w:id="1440" w:author="Author" w:date="2026-03-29T20:30:00Z" w:name="move225708650"/>
      <w:moveFrom w:id="1441" w:author="Author" w:date="2026-03-29T20:30:00Z" w16du:dateUtc="2026-03-29T18:30:00Z">
        <w:r>
          <w:t xml:space="preserve"> </w:t>
        </w:r>
        <w:r>
          <w:rPr>
            <w:i/>
            <w:iCs/>
          </w:rPr>
          <w:t>Ethology</w:t>
        </w:r>
        <w:r>
          <w:t xml:space="preserve"> </w:t>
        </w:r>
        <w:r>
          <w:rPr>
            <w:b/>
            <w:bCs/>
          </w:rPr>
          <w:t>112</w:t>
        </w:r>
        <w:r>
          <w:t>, 196–204. (doi:</w:t>
        </w:r>
        <w:r>
          <w:fldChar w:fldCharType="begin"/>
        </w:r>
        <w:r>
          <w:instrText>HYPERLINK "https://doi.org/10.1111/j.1439-0310.2006.01148.x" \h</w:instrText>
        </w:r>
      </w:moveFrom>
      <w:del w:id="1442" w:author="Author" w:date="2026-03-29T20:30:00Z" w16du:dateUtc="2026-03-29T18:30:00Z"/>
      <w:moveFrom w:id="1443" w:author="Author" w:date="2026-03-29T20:30:00Z" w16du:dateUtc="2026-03-29T18:30:00Z">
        <w:r>
          <w:fldChar w:fldCharType="separate"/>
        </w:r>
        <w:r>
          <w:rPr>
            <w:rStyle w:val="Hyperlink"/>
          </w:rPr>
          <w:t>10.1111/j.1439-0310.2006.01148.x</w:t>
        </w:r>
        <w:r>
          <w:fldChar w:fldCharType="end"/>
        </w:r>
        <w:r>
          <w:t>)</w:t>
        </w:r>
      </w:moveFrom>
    </w:p>
    <w:moveFromRangeEnd w:id="1440"/>
    <w:p w14:paraId="1FC39C23" w14:textId="77777777" w:rsidR="00695C00" w:rsidRDefault="00000000">
      <w:pPr>
        <w:pStyle w:val="Bibliography"/>
      </w:pPr>
      <w:del w:id="1444" w:author="Author" w:date="2026-03-29T20:30:00Z" w16du:dateUtc="2026-03-29T18:30:00Z">
        <w:r>
          <w:delText>27</w:delText>
        </w:r>
      </w:del>
      <w:r>
        <w:t xml:space="preserve">. </w:t>
      </w:r>
      <w:r>
        <w:tab/>
        <w:t xml:space="preserve">Tomás G, Merino S, Martínez-de la Puente J, Moreno J, Morales J, Rivero-de Aguilar J. 2013 Nest size and aromatic plants in the nest as sexually selected female traits in blue tits. </w:t>
      </w:r>
      <w:r>
        <w:rPr>
          <w:i/>
          <w:iCs/>
        </w:rPr>
        <w:t>Behavioral Ecology</w:t>
      </w:r>
      <w:r>
        <w:t xml:space="preserve"> </w:t>
      </w:r>
      <w:r>
        <w:rPr>
          <w:b/>
          <w:bCs/>
        </w:rPr>
        <w:t>24</w:t>
      </w:r>
      <w:r>
        <w:t>, 926–934. (doi:</w:t>
      </w:r>
      <w:hyperlink r:id="rId34">
        <w:r w:rsidR="00695C00">
          <w:rPr>
            <w:rStyle w:val="Hyperlink"/>
          </w:rPr>
          <w:t>10.1093/</w:t>
        </w:r>
        <w:proofErr w:type="spellStart"/>
        <w:r w:rsidR="00695C00">
          <w:rPr>
            <w:rStyle w:val="Hyperlink"/>
          </w:rPr>
          <w:t>beheco</w:t>
        </w:r>
        <w:proofErr w:type="spellEnd"/>
        <w:r w:rsidR="00695C00">
          <w:rPr>
            <w:rStyle w:val="Hyperlink"/>
          </w:rPr>
          <w:t>/art015</w:t>
        </w:r>
      </w:hyperlink>
      <w:r>
        <w:t>)</w:t>
      </w:r>
    </w:p>
    <w:p w14:paraId="2E49B74B" w14:textId="77777777" w:rsidR="00695C00" w:rsidRDefault="00000000">
      <w:pPr>
        <w:pStyle w:val="Bibliography"/>
      </w:pPr>
      <w:bookmarkStart w:id="1445" w:name="ref-wimberger1984"/>
      <w:bookmarkEnd w:id="1435"/>
      <w:del w:id="1446" w:author="Author" w:date="2026-03-29T20:30:00Z" w16du:dateUtc="2026-03-29T18:30:00Z">
        <w:r>
          <w:delText>28</w:delText>
        </w:r>
      </w:del>
      <w:ins w:id="1447" w:author="Author" w:date="2026-03-29T20:30:00Z" w16du:dateUtc="2026-03-29T18:30:00Z">
        <w:r>
          <w:t>30</w:t>
        </w:r>
      </w:ins>
      <w:r>
        <w:t xml:space="preserve">. </w:t>
      </w:r>
      <w:r>
        <w:tab/>
        <w:t xml:space="preserve">Wimberger PH. 1984 </w:t>
      </w:r>
      <w:hyperlink r:id="rId35">
        <w:r w:rsidR="00695C00">
          <w:rPr>
            <w:rStyle w:val="Hyperlink"/>
          </w:rPr>
          <w:t>The use of green plant material in bird nests to avoid ectoparasites</w:t>
        </w:r>
      </w:hyperlink>
      <w:r>
        <w:t xml:space="preserve">. </w:t>
      </w:r>
      <w:r>
        <w:rPr>
          <w:i/>
          <w:iCs/>
        </w:rPr>
        <w:t>The Auk</w:t>
      </w:r>
      <w:r>
        <w:t xml:space="preserve"> </w:t>
      </w:r>
      <w:r>
        <w:rPr>
          <w:b/>
          <w:bCs/>
        </w:rPr>
        <w:t>101</w:t>
      </w:r>
      <w:r>
        <w:t>, 615–618.</w:t>
      </w:r>
    </w:p>
    <w:p w14:paraId="5D098426" w14:textId="77777777" w:rsidR="00695C00" w:rsidRDefault="00000000">
      <w:pPr>
        <w:pStyle w:val="Bibliography"/>
      </w:pPr>
      <w:bookmarkStart w:id="1448" w:name="ref-dykstra2009"/>
      <w:bookmarkEnd w:id="1445"/>
      <w:del w:id="1449" w:author="Author" w:date="2026-03-29T20:30:00Z" w16du:dateUtc="2026-03-29T18:30:00Z">
        <w:r>
          <w:delText>29</w:delText>
        </w:r>
      </w:del>
      <w:ins w:id="1450" w:author="Author" w:date="2026-03-29T20:30:00Z" w16du:dateUtc="2026-03-29T18:30:00Z">
        <w:r>
          <w:t>31</w:t>
        </w:r>
      </w:ins>
      <w:r>
        <w:t xml:space="preserve">. </w:t>
      </w:r>
      <w:r>
        <w:tab/>
        <w:t xml:space="preserve">Dykstra CR, Hays JL, Simon MM. 2009 Selection of </w:t>
      </w:r>
      <w:del w:id="1451" w:author="Author" w:date="2026-03-29T20:30:00Z" w16du:dateUtc="2026-03-29T18:30:00Z">
        <w:r>
          <w:delText>Fresh Vegetation</w:delText>
        </w:r>
      </w:del>
      <w:ins w:id="1452" w:author="Author" w:date="2026-03-29T20:30:00Z" w16du:dateUtc="2026-03-29T18:30:00Z">
        <w:r>
          <w:t>fresh vegetation</w:t>
        </w:r>
      </w:ins>
      <w:r>
        <w:t xml:space="preserve"> for </w:t>
      </w:r>
      <w:del w:id="1453" w:author="Author" w:date="2026-03-29T20:30:00Z" w16du:dateUtc="2026-03-29T18:30:00Z">
        <w:r>
          <w:delText>Nest Lining</w:delText>
        </w:r>
      </w:del>
      <w:ins w:id="1454" w:author="Author" w:date="2026-03-29T20:30:00Z" w16du:dateUtc="2026-03-29T18:30:00Z">
        <w:r>
          <w:t>nest lining</w:t>
        </w:r>
      </w:ins>
      <w:r>
        <w:t xml:space="preserve"> by </w:t>
      </w:r>
      <w:del w:id="1455" w:author="Author" w:date="2026-03-29T20:30:00Z" w16du:dateUtc="2026-03-29T18:30:00Z">
        <w:r>
          <w:delText>Red</w:delText>
        </w:r>
      </w:del>
      <w:ins w:id="1456" w:author="Author" w:date="2026-03-29T20:30:00Z" w16du:dateUtc="2026-03-29T18:30:00Z">
        <w:r>
          <w:t>red</w:t>
        </w:r>
      </w:ins>
      <w:r>
        <w:t xml:space="preserve">-shouldered </w:t>
      </w:r>
      <w:del w:id="1457" w:author="Author" w:date="2026-03-29T20:30:00Z" w16du:dateUtc="2026-03-29T18:30:00Z">
        <w:r>
          <w:delText>Hawks</w:delText>
        </w:r>
      </w:del>
      <w:ins w:id="1458" w:author="Author" w:date="2026-03-29T20:30:00Z" w16du:dateUtc="2026-03-29T18:30:00Z">
        <w:r>
          <w:t>hawks</w:t>
        </w:r>
      </w:ins>
      <w:r>
        <w:t xml:space="preserve">. </w:t>
      </w:r>
      <w:r>
        <w:rPr>
          <w:i/>
          <w:iCs/>
        </w:rPr>
        <w:t>The Wilson Journal of Ornithology</w:t>
      </w:r>
      <w:r>
        <w:t xml:space="preserve"> </w:t>
      </w:r>
      <w:r>
        <w:rPr>
          <w:b/>
          <w:bCs/>
        </w:rPr>
        <w:t>121</w:t>
      </w:r>
      <w:r>
        <w:t>, 207–210. (doi:</w:t>
      </w:r>
      <w:hyperlink r:id="rId36">
        <w:r w:rsidR="00695C00">
          <w:rPr>
            <w:rStyle w:val="Hyperlink"/>
          </w:rPr>
          <w:t>10.1676/08-035.1</w:t>
        </w:r>
      </w:hyperlink>
      <w:r>
        <w:t>)</w:t>
      </w:r>
    </w:p>
    <w:p w14:paraId="511F7FB8" w14:textId="77777777" w:rsidR="00695C00" w:rsidRDefault="00000000">
      <w:pPr>
        <w:pStyle w:val="Bibliography"/>
      </w:pPr>
      <w:bookmarkStart w:id="1459" w:name="ref-lafuma2001"/>
      <w:bookmarkEnd w:id="1448"/>
      <w:del w:id="1460" w:author="Author" w:date="2026-03-29T20:30:00Z" w16du:dateUtc="2026-03-29T18:30:00Z">
        <w:r>
          <w:delText>30</w:delText>
        </w:r>
      </w:del>
      <w:ins w:id="1461" w:author="Author" w:date="2026-03-29T20:30:00Z" w16du:dateUtc="2026-03-29T18:30:00Z">
        <w:r>
          <w:t>32</w:t>
        </w:r>
      </w:ins>
      <w:r>
        <w:t xml:space="preserve">. </w:t>
      </w:r>
      <w:r>
        <w:tab/>
        <w:t xml:space="preserve">Lafuma L, Lambrechts MM, Raymond M. 2001 Aromatic plants in bird nests as a protection against blood-sucking flying insects? </w:t>
      </w:r>
      <w:proofErr w:type="spellStart"/>
      <w:r>
        <w:rPr>
          <w:i/>
          <w:iCs/>
        </w:rPr>
        <w:t>Behavioural</w:t>
      </w:r>
      <w:proofErr w:type="spellEnd"/>
      <w:r>
        <w:rPr>
          <w:i/>
          <w:iCs/>
        </w:rPr>
        <w:t xml:space="preserve"> Processes</w:t>
      </w:r>
      <w:r>
        <w:t xml:space="preserve"> </w:t>
      </w:r>
      <w:r>
        <w:rPr>
          <w:b/>
          <w:bCs/>
        </w:rPr>
        <w:t>56</w:t>
      </w:r>
      <w:r>
        <w:t>, 113–120. (doi:</w:t>
      </w:r>
      <w:hyperlink r:id="rId37">
        <w:r w:rsidR="00695C00">
          <w:rPr>
            <w:rStyle w:val="Hyperlink"/>
          </w:rPr>
          <w:t>10.1016/s0376-6357(01)00191-7</w:t>
        </w:r>
      </w:hyperlink>
      <w:r>
        <w:t>)</w:t>
      </w:r>
    </w:p>
    <w:p w14:paraId="40738E7C" w14:textId="77777777" w:rsidR="00695C00" w:rsidRDefault="00000000">
      <w:pPr>
        <w:pStyle w:val="Bibliography"/>
      </w:pPr>
      <w:bookmarkStart w:id="1462" w:name="ref-dawson2004"/>
      <w:bookmarkEnd w:id="1459"/>
      <w:del w:id="1463" w:author="Author" w:date="2026-03-29T20:30:00Z" w16du:dateUtc="2026-03-29T18:30:00Z">
        <w:r>
          <w:delText>31</w:delText>
        </w:r>
      </w:del>
      <w:ins w:id="1464" w:author="Author" w:date="2026-03-29T20:30:00Z" w16du:dateUtc="2026-03-29T18:30:00Z">
        <w:r>
          <w:t>33</w:t>
        </w:r>
      </w:ins>
      <w:r>
        <w:t xml:space="preserve">. </w:t>
      </w:r>
      <w:r>
        <w:tab/>
        <w:t xml:space="preserve">Dawson RD. 2004 Does fresh vegetation protect avian nests from ectoparasites? An experiment with tree swallows. </w:t>
      </w:r>
      <w:r>
        <w:rPr>
          <w:i/>
          <w:iCs/>
        </w:rPr>
        <w:t>Canadian Journal of Zoology</w:t>
      </w:r>
      <w:r>
        <w:t xml:space="preserve"> </w:t>
      </w:r>
      <w:r>
        <w:rPr>
          <w:b/>
          <w:bCs/>
        </w:rPr>
        <w:t>82</w:t>
      </w:r>
      <w:r>
        <w:t>, 1005–1010. (doi:</w:t>
      </w:r>
      <w:hyperlink r:id="rId38">
        <w:r w:rsidR="00695C00">
          <w:rPr>
            <w:rStyle w:val="Hyperlink"/>
          </w:rPr>
          <w:t>10.1139/z04-076</w:t>
        </w:r>
      </w:hyperlink>
      <w:r>
        <w:t>)</w:t>
      </w:r>
    </w:p>
    <w:p w14:paraId="2C2E0051" w14:textId="77777777" w:rsidR="00695C00" w:rsidRDefault="00000000">
      <w:pPr>
        <w:pStyle w:val="Bibliography"/>
      </w:pPr>
      <w:bookmarkStart w:id="1465" w:name="ref-quiroga2012"/>
      <w:bookmarkEnd w:id="1462"/>
      <w:del w:id="1466" w:author="Author" w:date="2026-03-29T20:30:00Z" w16du:dateUtc="2026-03-29T18:30:00Z">
        <w:r>
          <w:lastRenderedPageBreak/>
          <w:delText>32</w:delText>
        </w:r>
      </w:del>
      <w:ins w:id="1467" w:author="Author" w:date="2026-03-29T20:30:00Z" w16du:dateUtc="2026-03-29T18:30:00Z">
        <w:r>
          <w:t>34</w:t>
        </w:r>
      </w:ins>
      <w:r>
        <w:t xml:space="preserve">. </w:t>
      </w:r>
      <w:r>
        <w:tab/>
        <w:t xml:space="preserve">Quiroga MA, Reboreda JC, Beltzer AH. 2012 Host use by </w:t>
      </w:r>
      <w:del w:id="1468" w:author="Author" w:date="2026-03-29T20:30:00Z" w16du:dateUtc="2026-03-29T18:30:00Z">
        <w:r>
          <w:delText>philornis</w:delText>
        </w:r>
      </w:del>
      <w:proofErr w:type="spellStart"/>
      <w:ins w:id="1469" w:author="Author" w:date="2026-03-29T20:30:00Z" w16du:dateUtc="2026-03-29T18:30:00Z">
        <w:r>
          <w:rPr>
            <w:i/>
            <w:iCs/>
          </w:rPr>
          <w:t>Philornis</w:t>
        </w:r>
      </w:ins>
      <w:proofErr w:type="spellEnd"/>
      <w:r>
        <w:t xml:space="preserve"> sp. In a passerine community in central </w:t>
      </w:r>
      <w:del w:id="1470" w:author="Author" w:date="2026-03-29T20:30:00Z" w16du:dateUtc="2026-03-29T18:30:00Z">
        <w:r>
          <w:delText>argentina</w:delText>
        </w:r>
      </w:del>
      <w:ins w:id="1471" w:author="Author" w:date="2026-03-29T20:30:00Z" w16du:dateUtc="2026-03-29T18:30:00Z">
        <w:r>
          <w:t>Argentina</w:t>
        </w:r>
      </w:ins>
      <w:r>
        <w:t xml:space="preserve">. </w:t>
      </w:r>
      <w:r>
        <w:rPr>
          <w:i/>
          <w:iCs/>
        </w:rPr>
        <w:t xml:space="preserve">Revista Mexicana de </w:t>
      </w:r>
      <w:proofErr w:type="spellStart"/>
      <w:r>
        <w:rPr>
          <w:i/>
          <w:iCs/>
        </w:rPr>
        <w:t>Biodiversidad</w:t>
      </w:r>
      <w:proofErr w:type="spellEnd"/>
      <w:r>
        <w:t xml:space="preserve"> </w:t>
      </w:r>
      <w:r>
        <w:rPr>
          <w:b/>
          <w:bCs/>
        </w:rPr>
        <w:t>83</w:t>
      </w:r>
      <w:r>
        <w:t>. (doi:</w:t>
      </w:r>
      <w:hyperlink r:id="rId39">
        <w:r w:rsidR="00695C00">
          <w:rPr>
            <w:rStyle w:val="Hyperlink"/>
          </w:rPr>
          <w:t>10.22201/ib.20078706e.2012.1.1137</w:t>
        </w:r>
      </w:hyperlink>
      <w:r>
        <w:t>)</w:t>
      </w:r>
    </w:p>
    <w:p w14:paraId="7BCEF206" w14:textId="77777777" w:rsidR="00695C00" w:rsidRDefault="00000000">
      <w:pPr>
        <w:pStyle w:val="Bibliography"/>
      </w:pPr>
      <w:bookmarkStart w:id="1472" w:name="ref-gwinner2000"/>
      <w:bookmarkEnd w:id="1465"/>
      <w:del w:id="1473" w:author="Author" w:date="2026-03-29T20:30:00Z" w16du:dateUtc="2026-03-29T18:30:00Z">
        <w:r>
          <w:delText>33</w:delText>
        </w:r>
      </w:del>
      <w:ins w:id="1474" w:author="Author" w:date="2026-03-29T20:30:00Z" w16du:dateUtc="2026-03-29T18:30:00Z">
        <w:r>
          <w:t>35</w:t>
        </w:r>
      </w:ins>
      <w:r>
        <w:t xml:space="preserve">. </w:t>
      </w:r>
      <w:r>
        <w:tab/>
        <w:t xml:space="preserve">Gwinner H, Oltrogge M, Trost L, Nienaber U. 2000 Green plants in starling nests: Effects on nestlings. </w:t>
      </w:r>
      <w:del w:id="1475" w:author="Author" w:date="2026-03-29T20:30:00Z" w16du:dateUtc="2026-03-29T18:30:00Z">
        <w:r>
          <w:rPr>
            <w:i/>
            <w:iCs/>
          </w:rPr>
          <w:delText>ANIMAL BEHAVIOUR</w:delText>
        </w:r>
      </w:del>
      <w:ins w:id="1476" w:author="Author" w:date="2026-03-29T20:30:00Z" w16du:dateUtc="2026-03-29T18:30:00Z">
        <w:r>
          <w:rPr>
            <w:i/>
            <w:iCs/>
          </w:rPr>
          <w:t xml:space="preserve">Animal </w:t>
        </w:r>
        <w:proofErr w:type="spellStart"/>
        <w:r>
          <w:rPr>
            <w:i/>
            <w:iCs/>
          </w:rPr>
          <w:t>Behaviour</w:t>
        </w:r>
      </w:ins>
      <w:proofErr w:type="spellEnd"/>
      <w:r>
        <w:t xml:space="preserve"> </w:t>
      </w:r>
      <w:r>
        <w:rPr>
          <w:b/>
          <w:bCs/>
        </w:rPr>
        <w:t>59</w:t>
      </w:r>
      <w:r>
        <w:t>, 301–309. (doi:</w:t>
      </w:r>
      <w:hyperlink r:id="rId40">
        <w:r w:rsidR="00695C00">
          <w:rPr>
            <w:rStyle w:val="Hyperlink"/>
          </w:rPr>
          <w:t>10.1006/anbe.1999.1306</w:t>
        </w:r>
      </w:hyperlink>
      <w:r>
        <w:t>)</w:t>
      </w:r>
    </w:p>
    <w:p w14:paraId="4D27BEC6" w14:textId="77777777" w:rsidR="00695C00" w:rsidRDefault="00000000">
      <w:pPr>
        <w:pStyle w:val="Bibliography"/>
        <w:rPr>
          <w:ins w:id="1477" w:author="Author" w:date="2026-03-29T20:30:00Z" w16du:dateUtc="2026-03-29T18:30:00Z"/>
        </w:rPr>
      </w:pPr>
      <w:bookmarkStart w:id="1478" w:name="ref-gwinner2005"/>
      <w:bookmarkEnd w:id="1472"/>
      <w:del w:id="1479" w:author="Author" w:date="2026-03-29T20:30:00Z" w16du:dateUtc="2026-03-29T18:30:00Z">
        <w:r>
          <w:delText>34</w:delText>
        </w:r>
      </w:del>
      <w:ins w:id="1480" w:author="Author" w:date="2026-03-29T20:30:00Z" w16du:dateUtc="2026-03-29T18:30:00Z">
        <w:r>
          <w:t xml:space="preserve">36. </w:t>
        </w:r>
        <w:r>
          <w:tab/>
          <w:t xml:space="preserve">Gwinner H, Berger S. 2005 European starlings: Nestling condition, parasites and green nest material during the breeding season. </w:t>
        </w:r>
        <w:r>
          <w:rPr>
            <w:i/>
            <w:iCs/>
          </w:rPr>
          <w:t>Journal of Ornithology</w:t>
        </w:r>
        <w:r>
          <w:t xml:space="preserve"> </w:t>
        </w:r>
        <w:r>
          <w:rPr>
            <w:b/>
            <w:bCs/>
          </w:rPr>
          <w:t>146</w:t>
        </w:r>
        <w:r>
          <w:t>, 365–371. (doi:</w:t>
        </w:r>
        <w:r>
          <w:fldChar w:fldCharType="begin"/>
        </w:r>
        <w:r>
          <w:instrText>HYPERLINK "https://doi.org/10.1007/s10336-005-0012-x" \h</w:instrText>
        </w:r>
        <w:r>
          <w:fldChar w:fldCharType="separate"/>
        </w:r>
        <w:r>
          <w:rPr>
            <w:rStyle w:val="Hyperlink"/>
          </w:rPr>
          <w:t>10.1007/s10336-005-0012-x</w:t>
        </w:r>
        <w:r>
          <w:fldChar w:fldCharType="end"/>
        </w:r>
        <w:r>
          <w:t>)</w:t>
        </w:r>
      </w:ins>
    </w:p>
    <w:p w14:paraId="08CE8FAB" w14:textId="77777777" w:rsidR="00695C00" w:rsidRDefault="00000000">
      <w:pPr>
        <w:pStyle w:val="Bibliography"/>
      </w:pPr>
      <w:bookmarkStart w:id="1481" w:name="ref-mennerat2009a"/>
      <w:bookmarkEnd w:id="1478"/>
      <w:ins w:id="1482" w:author="Author" w:date="2026-03-29T20:30:00Z" w16du:dateUtc="2026-03-29T18:30:00Z">
        <w:r>
          <w:t>37</w:t>
        </w:r>
      </w:ins>
      <w:r>
        <w:t xml:space="preserve">. </w:t>
      </w:r>
      <w:r>
        <w:tab/>
      </w:r>
      <w:proofErr w:type="spellStart"/>
      <w:r>
        <w:t>Mennerat</w:t>
      </w:r>
      <w:proofErr w:type="spellEnd"/>
      <w:r>
        <w:t xml:space="preserve"> A, Perret P, Bourgault P, Blondel J, Gimenez O, Thomas DW, Heeb P, Lambrechts MM. 2009 Aromatic plants in nests of blue tits: </w:t>
      </w:r>
      <w:del w:id="1483" w:author="Author" w:date="2026-03-29T20:30:00Z" w16du:dateUtc="2026-03-29T18:30:00Z">
        <w:r>
          <w:delText>positive</w:delText>
        </w:r>
      </w:del>
      <w:ins w:id="1484" w:author="Author" w:date="2026-03-29T20:30:00Z" w16du:dateUtc="2026-03-29T18:30:00Z">
        <w:r>
          <w:t>Positive</w:t>
        </w:r>
      </w:ins>
      <w:r>
        <w:t xml:space="preserve"> effects on nestlings. </w:t>
      </w:r>
      <w:r>
        <w:rPr>
          <w:i/>
          <w:iCs/>
        </w:rPr>
        <w:t xml:space="preserve">Animal </w:t>
      </w:r>
      <w:proofErr w:type="spellStart"/>
      <w:r>
        <w:rPr>
          <w:i/>
          <w:iCs/>
        </w:rPr>
        <w:t>Behaviour</w:t>
      </w:r>
      <w:proofErr w:type="spellEnd"/>
      <w:r>
        <w:t xml:space="preserve"> </w:t>
      </w:r>
      <w:r>
        <w:rPr>
          <w:b/>
          <w:bCs/>
        </w:rPr>
        <w:t>77</w:t>
      </w:r>
      <w:r>
        <w:t>, 569–574. (doi:</w:t>
      </w:r>
      <w:hyperlink r:id="rId41">
        <w:r w:rsidR="00695C00">
          <w:rPr>
            <w:rStyle w:val="Hyperlink"/>
          </w:rPr>
          <w:t>10.1016/j.anbehav.2008.11.008</w:t>
        </w:r>
      </w:hyperlink>
      <w:r>
        <w:t>)</w:t>
      </w:r>
    </w:p>
    <w:p w14:paraId="776A4F83" w14:textId="77777777" w:rsidR="00695C00" w:rsidRDefault="00000000">
      <w:pPr>
        <w:pStyle w:val="Bibliography"/>
        <w:rPr>
          <w:ins w:id="1485" w:author="Author" w:date="2026-03-29T20:30:00Z" w16du:dateUtc="2026-03-29T18:30:00Z"/>
        </w:rPr>
      </w:pPr>
      <w:bookmarkStart w:id="1486" w:name="ref-cowie1988"/>
      <w:bookmarkEnd w:id="1481"/>
      <w:ins w:id="1487" w:author="Author" w:date="2026-03-29T20:30:00Z" w16du:dateUtc="2026-03-29T18:30:00Z">
        <w:r>
          <w:t xml:space="preserve">38. </w:t>
        </w:r>
        <w:r>
          <w:tab/>
          <w:t xml:space="preserve">Cowie RJ, Hinsley SA. 1988 Timing of return with green vegetation by nesting blue tits </w:t>
        </w:r>
        <w:r>
          <w:rPr>
            <w:i/>
            <w:iCs/>
          </w:rPr>
          <w:t>Parus caeruleus</w:t>
        </w:r>
        <w:r>
          <w:t xml:space="preserve">. </w:t>
        </w:r>
        <w:r>
          <w:rPr>
            <w:i/>
            <w:iCs/>
          </w:rPr>
          <w:t>Ibis</w:t>
        </w:r>
        <w:r>
          <w:t xml:space="preserve"> </w:t>
        </w:r>
        <w:r>
          <w:rPr>
            <w:b/>
            <w:bCs/>
          </w:rPr>
          <w:t>130</w:t>
        </w:r>
        <w:r>
          <w:t>, 553–555. (doi:</w:t>
        </w:r>
        <w:r>
          <w:fldChar w:fldCharType="begin"/>
        </w:r>
        <w:r>
          <w:instrText>HYPERLINK "https://doi.org/10.1111/j.1474-919x.1988.tb02722.x" \h</w:instrText>
        </w:r>
        <w:r>
          <w:fldChar w:fldCharType="separate"/>
        </w:r>
        <w:r>
          <w:rPr>
            <w:rStyle w:val="Hyperlink"/>
          </w:rPr>
          <w:t>10.1111/j.1474-919x.1988.tb02722.x</w:t>
        </w:r>
        <w:r>
          <w:fldChar w:fldCharType="end"/>
        </w:r>
        <w:r>
          <w:t>)</w:t>
        </w:r>
      </w:ins>
    </w:p>
    <w:p w14:paraId="44793DDD" w14:textId="77777777" w:rsidR="00695C00" w:rsidRDefault="00000000">
      <w:pPr>
        <w:pStyle w:val="Bibliography"/>
        <w:rPr>
          <w:moveTo w:id="1488" w:author="Author" w:date="2026-03-29T20:30:00Z" w16du:dateUtc="2026-03-29T18:30:00Z"/>
        </w:rPr>
      </w:pPr>
      <w:bookmarkStart w:id="1489" w:name="ref-banbura1995"/>
      <w:bookmarkEnd w:id="1486"/>
      <w:ins w:id="1490" w:author="Author" w:date="2026-03-29T20:30:00Z" w16du:dateUtc="2026-03-29T18:30:00Z">
        <w:r>
          <w:t>39</w:t>
        </w:r>
      </w:ins>
      <w:moveToRangeStart w:id="1491" w:author="Author" w:date="2026-03-29T20:30:00Z" w:name="move225708651"/>
      <w:moveTo w:id="1492" w:author="Author" w:date="2026-03-29T20:30:00Z" w16du:dateUtc="2026-03-29T18:30:00Z">
        <w:r>
          <w:t xml:space="preserve">. </w:t>
        </w:r>
        <w:r>
          <w:tab/>
        </w:r>
        <w:proofErr w:type="spellStart"/>
        <w:r>
          <w:t>Banbura</w:t>
        </w:r>
        <w:proofErr w:type="spellEnd"/>
        <w:r>
          <w:t xml:space="preserve"> J, Blondel J, Wilde-Lambrechts H de, Perret P. </w:t>
        </w:r>
      </w:moveTo>
      <w:moveToRangeEnd w:id="1491"/>
      <w:ins w:id="1493" w:author="Author" w:date="2026-03-29T20:30:00Z" w16du:dateUtc="2026-03-29T18:30:00Z">
        <w:r>
          <w:t xml:space="preserve">1995 Why do female blue tits </w:t>
        </w:r>
        <w:r>
          <w:rPr>
            <w:i/>
            <w:iCs/>
          </w:rPr>
          <w:t>Parus caeruleus</w:t>
        </w:r>
        <w:r>
          <w:t xml:space="preserve"> bring fresh plants to their nests? </w:t>
        </w:r>
      </w:ins>
      <w:moveToRangeStart w:id="1494" w:author="Author" w:date="2026-03-29T20:30:00Z" w:name="move225708652"/>
      <w:moveTo w:id="1495" w:author="Author" w:date="2026-03-29T20:30:00Z" w16du:dateUtc="2026-03-29T18:30:00Z">
        <w:r>
          <w:rPr>
            <w:i/>
            <w:iCs/>
          </w:rPr>
          <w:t xml:space="preserve">Journal für </w:t>
        </w:r>
        <w:proofErr w:type="spellStart"/>
        <w:r>
          <w:rPr>
            <w:i/>
            <w:iCs/>
          </w:rPr>
          <w:t>Ornithologie</w:t>
        </w:r>
        <w:proofErr w:type="spellEnd"/>
        <w:r>
          <w:t xml:space="preserve"> </w:t>
        </w:r>
        <w:r>
          <w:rPr>
            <w:b/>
            <w:bCs/>
          </w:rPr>
          <w:t>136</w:t>
        </w:r>
        <w:r>
          <w:t>, 217–221. (doi:</w:t>
        </w:r>
        <w:r>
          <w:fldChar w:fldCharType="begin"/>
        </w:r>
        <w:r>
          <w:instrText>HYPERLINK "https://doi.org/10.1007/bf01651244" \h</w:instrText>
        </w:r>
      </w:moveTo>
      <w:ins w:id="1496" w:author="Author" w:date="2026-03-29T20:30:00Z" w16du:dateUtc="2026-03-29T18:30:00Z"/>
      <w:moveTo w:id="1497" w:author="Author" w:date="2026-03-29T20:30:00Z" w16du:dateUtc="2026-03-29T18:30:00Z">
        <w:r>
          <w:fldChar w:fldCharType="separate"/>
        </w:r>
        <w:r>
          <w:rPr>
            <w:rStyle w:val="Hyperlink"/>
          </w:rPr>
          <w:t>10.1007/bf01651244</w:t>
        </w:r>
        <w:r>
          <w:fldChar w:fldCharType="end"/>
        </w:r>
        <w:r>
          <w:t>)</w:t>
        </w:r>
      </w:moveTo>
    </w:p>
    <w:p w14:paraId="7A472910" w14:textId="77777777" w:rsidR="00695C00" w:rsidRDefault="00000000">
      <w:pPr>
        <w:pStyle w:val="Bibliography"/>
        <w:rPr>
          <w:ins w:id="1498" w:author="Author" w:date="2026-03-29T20:30:00Z" w16du:dateUtc="2026-03-29T18:30:00Z"/>
        </w:rPr>
      </w:pPr>
      <w:bookmarkStart w:id="1499" w:name="ref-garcía-campa2024"/>
      <w:bookmarkEnd w:id="1489"/>
      <w:moveToRangeEnd w:id="1494"/>
      <w:del w:id="1500" w:author="Author" w:date="2026-03-29T20:30:00Z" w16du:dateUtc="2026-03-29T18:30:00Z">
        <w:r>
          <w:delText>35</w:delText>
        </w:r>
      </w:del>
      <w:ins w:id="1501" w:author="Author" w:date="2026-03-29T20:30:00Z" w16du:dateUtc="2026-03-29T18:30:00Z">
        <w:r>
          <w:t xml:space="preserve">40. </w:t>
        </w:r>
        <w:r>
          <w:tab/>
          <w:t>García-Campa J, González-</w:t>
        </w:r>
        <w:proofErr w:type="spellStart"/>
        <w:r>
          <w:t>Braojos</w:t>
        </w:r>
        <w:proofErr w:type="spellEnd"/>
        <w:r>
          <w:t xml:space="preserve"> S, Morales J. 2024 Nest secondary plants and their associations with </w:t>
        </w:r>
        <w:proofErr w:type="spellStart"/>
        <w:r>
          <w:t>haemosporidian</w:t>
        </w:r>
        <w:proofErr w:type="spellEnd"/>
        <w:r>
          <w:t xml:space="preserve"> blood parasites in blue tit females. </w:t>
        </w:r>
        <w:r>
          <w:rPr>
            <w:i/>
            <w:iCs/>
          </w:rPr>
          <w:t>Parasitology</w:t>
        </w:r>
        <w:r>
          <w:t xml:space="preserve"> </w:t>
        </w:r>
        <w:r>
          <w:rPr>
            <w:b/>
            <w:bCs/>
          </w:rPr>
          <w:t>151</w:t>
        </w:r>
        <w:r>
          <w:t>, 1126–1136. (doi:</w:t>
        </w:r>
        <w:r>
          <w:fldChar w:fldCharType="begin"/>
        </w:r>
        <w:r>
          <w:instrText>HYPERLINK "https://doi.org/10.1017/s0031182024000775" \h</w:instrText>
        </w:r>
        <w:r>
          <w:fldChar w:fldCharType="separate"/>
        </w:r>
        <w:r>
          <w:rPr>
            <w:rStyle w:val="Hyperlink"/>
          </w:rPr>
          <w:t>10.1017/s0031182024000775</w:t>
        </w:r>
        <w:r>
          <w:fldChar w:fldCharType="end"/>
        </w:r>
        <w:r>
          <w:t>)</w:t>
        </w:r>
      </w:ins>
    </w:p>
    <w:p w14:paraId="16FF4C97" w14:textId="77777777" w:rsidR="00695C00" w:rsidRDefault="00000000">
      <w:pPr>
        <w:pStyle w:val="Bibliography"/>
      </w:pPr>
      <w:bookmarkStart w:id="1502" w:name="ref-skutch1957"/>
      <w:bookmarkEnd w:id="1499"/>
      <w:ins w:id="1503" w:author="Author" w:date="2026-03-29T20:30:00Z" w16du:dateUtc="2026-03-29T18:30:00Z">
        <w:r>
          <w:t>41</w:t>
        </w:r>
      </w:ins>
      <w:r>
        <w:t xml:space="preserve">. </w:t>
      </w:r>
      <w:r>
        <w:tab/>
      </w:r>
      <w:proofErr w:type="spellStart"/>
      <w:r>
        <w:t>Skutch</w:t>
      </w:r>
      <w:proofErr w:type="spellEnd"/>
      <w:r>
        <w:t xml:space="preserve"> AF. 1957 The incubation patterns of birds. </w:t>
      </w:r>
      <w:r>
        <w:rPr>
          <w:i/>
          <w:iCs/>
        </w:rPr>
        <w:t>Ibis</w:t>
      </w:r>
      <w:r>
        <w:t xml:space="preserve"> </w:t>
      </w:r>
      <w:r>
        <w:rPr>
          <w:b/>
          <w:bCs/>
        </w:rPr>
        <w:t>99</w:t>
      </w:r>
      <w:r>
        <w:t>, 69–93. (doi:</w:t>
      </w:r>
      <w:hyperlink r:id="rId42">
        <w:r w:rsidR="00695C00">
          <w:rPr>
            <w:rStyle w:val="Hyperlink"/>
          </w:rPr>
          <w:t>10.1111/j.1474-919x.1957.tb01934.x</w:t>
        </w:r>
      </w:hyperlink>
      <w:r>
        <w:t>)</w:t>
      </w:r>
    </w:p>
    <w:p w14:paraId="5B2A0768" w14:textId="77777777" w:rsidR="00695C00" w:rsidRDefault="00000000">
      <w:pPr>
        <w:pStyle w:val="Bibliography"/>
      </w:pPr>
      <w:bookmarkStart w:id="1504" w:name="ref-mertens1977"/>
      <w:bookmarkEnd w:id="1502"/>
      <w:del w:id="1505" w:author="Author" w:date="2026-03-29T20:30:00Z" w16du:dateUtc="2026-03-29T18:30:00Z">
        <w:r>
          <w:delText>36</w:delText>
        </w:r>
      </w:del>
      <w:ins w:id="1506" w:author="Author" w:date="2026-03-29T20:30:00Z" w16du:dateUtc="2026-03-29T18:30:00Z">
        <w:r>
          <w:t>42</w:t>
        </w:r>
      </w:ins>
      <w:r>
        <w:t xml:space="preserve">. </w:t>
      </w:r>
      <w:r>
        <w:tab/>
        <w:t xml:space="preserve">Mertens JAL. 1977 Thermal conditions for successful breeding in </w:t>
      </w:r>
      <w:del w:id="1507" w:author="Author" w:date="2026-03-29T20:30:00Z" w16du:dateUtc="2026-03-29T18:30:00Z">
        <w:r>
          <w:delText>Great Tits (</w:delText>
        </w:r>
      </w:del>
      <w:ins w:id="1508" w:author="Author" w:date="2026-03-29T20:30:00Z" w16du:dateUtc="2026-03-29T18:30:00Z">
        <w:r>
          <w:t xml:space="preserve">great tits </w:t>
        </w:r>
      </w:ins>
      <w:r>
        <w:rPr>
          <w:i/>
          <w:rPrChange w:id="1509" w:author="Author" w:date="2026-03-29T20:30:00Z" w16du:dateUtc="2026-03-29T18:30:00Z">
            <w:rPr/>
          </w:rPrChange>
        </w:rPr>
        <w:t>Parus major</w:t>
      </w:r>
      <w:del w:id="1510" w:author="Author" w:date="2026-03-29T20:30:00Z" w16du:dateUtc="2026-03-29T18:30:00Z">
        <w:r>
          <w:delText xml:space="preserve"> L.).</w:delText>
        </w:r>
      </w:del>
      <w:ins w:id="1511" w:author="Author" w:date="2026-03-29T20:30:00Z" w16du:dateUtc="2026-03-29T18:30:00Z">
        <w:r>
          <w:t>.</w:t>
        </w:r>
      </w:ins>
      <w:r>
        <w:t xml:space="preserve"> </w:t>
      </w:r>
      <w:proofErr w:type="spellStart"/>
      <w:r>
        <w:rPr>
          <w:i/>
          <w:iCs/>
        </w:rPr>
        <w:t>Oecologia</w:t>
      </w:r>
      <w:proofErr w:type="spellEnd"/>
      <w:r>
        <w:t xml:space="preserve"> </w:t>
      </w:r>
      <w:r>
        <w:rPr>
          <w:b/>
          <w:bCs/>
        </w:rPr>
        <w:t>28</w:t>
      </w:r>
      <w:r>
        <w:t>, 1–29. (doi:</w:t>
      </w:r>
      <w:hyperlink r:id="rId43">
        <w:r w:rsidR="00695C00">
          <w:rPr>
            <w:rStyle w:val="Hyperlink"/>
          </w:rPr>
          <w:t>10.1007/bf00346834</w:t>
        </w:r>
      </w:hyperlink>
      <w:r>
        <w:t>)</w:t>
      </w:r>
    </w:p>
    <w:p w14:paraId="766B16B7" w14:textId="77777777" w:rsidR="00695C00" w:rsidRDefault="00000000">
      <w:pPr>
        <w:pStyle w:val="Bibliography"/>
      </w:pPr>
      <w:bookmarkStart w:id="1512" w:name="ref-lyons1987"/>
      <w:bookmarkEnd w:id="1504"/>
      <w:del w:id="1513" w:author="Author" w:date="2026-03-29T20:30:00Z" w16du:dateUtc="2026-03-29T18:30:00Z">
        <w:r>
          <w:delText>37</w:delText>
        </w:r>
      </w:del>
      <w:ins w:id="1514" w:author="Author" w:date="2026-03-29T20:30:00Z" w16du:dateUtc="2026-03-29T18:30:00Z">
        <w:r>
          <w:t>43</w:t>
        </w:r>
      </w:ins>
      <w:r>
        <w:t xml:space="preserve">. </w:t>
      </w:r>
      <w:r>
        <w:tab/>
        <w:t xml:space="preserve">Lyons DM, Mosher JA. 1987 </w:t>
      </w:r>
      <w:r>
        <w:fldChar w:fldCharType="begin"/>
      </w:r>
      <w:r>
        <w:instrText>HYPERLINK "https://www.jstor.org/stable/4513249" \h</w:instrText>
      </w:r>
      <w:r>
        <w:fldChar w:fldCharType="separate"/>
      </w:r>
      <w:r>
        <w:rPr>
          <w:rStyle w:val="Hyperlink"/>
        </w:rPr>
        <w:t xml:space="preserve">Morphological growth, behavioral development, and parental care of </w:t>
      </w:r>
      <w:del w:id="1515" w:author="Author" w:date="2026-03-29T20:30:00Z" w16du:dateUtc="2026-03-29T18:30:00Z">
        <w:r w:rsidR="001C589A">
          <w:rPr>
            <w:rStyle w:val="Hyperlink"/>
          </w:rPr>
          <w:delText>broad-winged hawks</w:delText>
        </w:r>
      </w:del>
      <w:ins w:id="1516" w:author="Author" w:date="2026-03-29T20:30:00Z" w16du:dateUtc="2026-03-29T18:30:00Z">
        <w:r>
          <w:rPr>
            <w:rStyle w:val="Hyperlink"/>
          </w:rPr>
          <w:t>Broad-Winged Hawks</w:t>
        </w:r>
      </w:ins>
      <w:r>
        <w:rPr>
          <w:rStyle w:val="Hyperlink"/>
        </w:rPr>
        <w:t xml:space="preserve"> (</w:t>
      </w:r>
      <w:proofErr w:type="spellStart"/>
      <w:r>
        <w:rPr>
          <w:rStyle w:val="Hyperlink"/>
        </w:rPr>
        <w:t>crecimiento</w:t>
      </w:r>
      <w:proofErr w:type="spellEnd"/>
      <w:r>
        <w:rPr>
          <w:rStyle w:val="Hyperlink"/>
        </w:rPr>
        <w:t xml:space="preserve">, </w:t>
      </w:r>
      <w:proofErr w:type="spellStart"/>
      <w:r>
        <w:rPr>
          <w:rStyle w:val="Hyperlink"/>
        </w:rPr>
        <w:t>desarollo</w:t>
      </w:r>
      <w:proofErr w:type="spellEnd"/>
      <w:r>
        <w:rPr>
          <w:rStyle w:val="Hyperlink"/>
        </w:rPr>
        <w:t xml:space="preserve"> de </w:t>
      </w:r>
      <w:proofErr w:type="spellStart"/>
      <w:r>
        <w:rPr>
          <w:rStyle w:val="Hyperlink"/>
        </w:rPr>
        <w:t>patrones</w:t>
      </w:r>
      <w:proofErr w:type="spellEnd"/>
      <w:r>
        <w:rPr>
          <w:rStyle w:val="Hyperlink"/>
        </w:rPr>
        <w:t xml:space="preserve"> de </w:t>
      </w:r>
      <w:proofErr w:type="spellStart"/>
      <w:r>
        <w:rPr>
          <w:rStyle w:val="Hyperlink"/>
        </w:rPr>
        <w:t>conducta</w:t>
      </w:r>
      <w:proofErr w:type="spellEnd"/>
      <w:r>
        <w:rPr>
          <w:rStyle w:val="Hyperlink"/>
        </w:rPr>
        <w:t xml:space="preserve"> y </w:t>
      </w:r>
      <w:proofErr w:type="spellStart"/>
      <w:r>
        <w:rPr>
          <w:rStyle w:val="Hyperlink"/>
        </w:rPr>
        <w:t>cuidado</w:t>
      </w:r>
      <w:proofErr w:type="spellEnd"/>
      <w:r>
        <w:rPr>
          <w:rStyle w:val="Hyperlink"/>
        </w:rPr>
        <w:t xml:space="preserve"> parental </w:t>
      </w:r>
      <w:proofErr w:type="spellStart"/>
      <w:r>
        <w:rPr>
          <w:rStyle w:val="Hyperlink"/>
        </w:rPr>
        <w:t>en</w:t>
      </w:r>
      <w:proofErr w:type="spellEnd"/>
      <w:r>
        <w:rPr>
          <w:rStyle w:val="Hyperlink"/>
        </w:rPr>
        <w:t xml:space="preserve"> </w:t>
      </w:r>
      <w:del w:id="1517" w:author="Author" w:date="2026-03-29T20:30:00Z" w16du:dateUtc="2026-03-29T18:30:00Z">
        <w:r w:rsidR="001C589A">
          <w:rPr>
            <w:rStyle w:val="Hyperlink"/>
          </w:rPr>
          <w:delText>buteo</w:delText>
        </w:r>
      </w:del>
      <w:ins w:id="1518" w:author="Author" w:date="2026-03-29T20:30:00Z" w16du:dateUtc="2026-03-29T18:30:00Z">
        <w:r>
          <w:rPr>
            <w:rStyle w:val="Hyperlink"/>
            <w:i/>
            <w:iCs/>
          </w:rPr>
          <w:t>Buteo</w:t>
        </w:r>
      </w:ins>
      <w:r>
        <w:rPr>
          <w:rStyle w:val="Hyperlink"/>
          <w:i/>
          <w:rPrChange w:id="1519" w:author="Author" w:date="2026-03-29T20:30:00Z" w16du:dateUtc="2026-03-29T18:30:00Z">
            <w:rPr>
              <w:rStyle w:val="Hyperlink"/>
            </w:rPr>
          </w:rPrChange>
        </w:rPr>
        <w:t xml:space="preserve"> </w:t>
      </w:r>
      <w:proofErr w:type="spellStart"/>
      <w:r>
        <w:rPr>
          <w:rStyle w:val="Hyperlink"/>
          <w:i/>
          <w:rPrChange w:id="1520" w:author="Author" w:date="2026-03-29T20:30:00Z" w16du:dateUtc="2026-03-29T18:30:00Z">
            <w:rPr>
              <w:rStyle w:val="Hyperlink"/>
            </w:rPr>
          </w:rPrChange>
        </w:rPr>
        <w:t>platypterus</w:t>
      </w:r>
      <w:proofErr w:type="spellEnd"/>
      <w:r>
        <w:rPr>
          <w:rStyle w:val="Hyperlink"/>
        </w:rPr>
        <w:t>)</w:t>
      </w:r>
      <w:r>
        <w:fldChar w:fldCharType="end"/>
      </w:r>
      <w:r>
        <w:t xml:space="preserve">. </w:t>
      </w:r>
      <w:r>
        <w:rPr>
          <w:i/>
          <w:iCs/>
        </w:rPr>
        <w:t>Journal of Field Ornithology</w:t>
      </w:r>
      <w:r>
        <w:t xml:space="preserve"> </w:t>
      </w:r>
      <w:r>
        <w:rPr>
          <w:b/>
          <w:bCs/>
        </w:rPr>
        <w:t>58</w:t>
      </w:r>
      <w:r>
        <w:t>, 334–344.</w:t>
      </w:r>
    </w:p>
    <w:p w14:paraId="055366F1" w14:textId="4D30FCE0" w:rsidR="00695C00" w:rsidRDefault="00000000">
      <w:pPr>
        <w:pStyle w:val="Bibliography"/>
      </w:pPr>
      <w:bookmarkStart w:id="1521" w:name="ref-dimri2024"/>
      <w:bookmarkEnd w:id="1512"/>
      <w:del w:id="1522" w:author="Author" w:date="2026-03-29T20:30:00Z" w16du:dateUtc="2026-03-29T18:30:00Z">
        <w:r>
          <w:delText>38</w:delText>
        </w:r>
      </w:del>
      <w:ins w:id="1523" w:author="Author" w:date="2026-03-29T20:30:00Z" w16du:dateUtc="2026-03-29T18:30:00Z">
        <w:r>
          <w:t>44</w:t>
        </w:r>
      </w:ins>
      <w:r>
        <w:t xml:space="preserve">. </w:t>
      </w:r>
      <w:r>
        <w:tab/>
      </w:r>
      <w:r w:rsidR="00CA7988">
        <w:t xml:space="preserve">Temporary link for the </w:t>
      </w:r>
      <w:r w:rsidR="00371311">
        <w:t>pre-registration</w:t>
      </w:r>
      <w:r w:rsidR="00CA7988">
        <w:t xml:space="preserve"> for the project:</w:t>
      </w:r>
      <w:r>
        <w:t xml:space="preserve"> The adaptive value of green nest material across birds: A systematic review and meta-analysis. (</w:t>
      </w:r>
      <w:proofErr w:type="spellStart"/>
      <w:r w:rsidR="00CA7988">
        <w:t>url</w:t>
      </w:r>
      <w:proofErr w:type="spellEnd"/>
      <w:r>
        <w:t>:</w:t>
      </w:r>
      <w:r w:rsidR="00CA7988" w:rsidRPr="00CA7988">
        <w:t xml:space="preserve"> </w:t>
      </w:r>
      <w:hyperlink r:id="rId44" w:history="1">
        <w:r w:rsidR="00CA7988" w:rsidRPr="00F4317E">
          <w:rPr>
            <w:rStyle w:val="Hyperlink"/>
          </w:rPr>
          <w:t>https://tinyurl.com/4bn37acx</w:t>
        </w:r>
      </w:hyperlink>
      <w:r w:rsidR="00CA7988">
        <w:t>)</w:t>
      </w:r>
    </w:p>
    <w:p w14:paraId="6BA0D3C9" w14:textId="77777777" w:rsidR="00695C00" w:rsidRDefault="00000000">
      <w:pPr>
        <w:pStyle w:val="Bibliography"/>
      </w:pPr>
      <w:bookmarkStart w:id="1524" w:name="ref-odea2021"/>
      <w:bookmarkEnd w:id="1521"/>
      <w:del w:id="1525" w:author="Author" w:date="2026-03-29T20:30:00Z" w16du:dateUtc="2026-03-29T18:30:00Z">
        <w:r>
          <w:delText>39</w:delText>
        </w:r>
      </w:del>
      <w:ins w:id="1526" w:author="Author" w:date="2026-03-29T20:30:00Z" w16du:dateUtc="2026-03-29T18:30:00Z">
        <w:r>
          <w:t>45</w:t>
        </w:r>
      </w:ins>
      <w:r>
        <w:t xml:space="preserve">. </w:t>
      </w:r>
      <w:r>
        <w:tab/>
        <w:t xml:space="preserve">O’Dea RE </w:t>
      </w:r>
      <w:r>
        <w:rPr>
          <w:i/>
          <w:iCs/>
        </w:rPr>
        <w:t>et al.</w:t>
      </w:r>
      <w:r>
        <w:t xml:space="preserve"> 2021 Preferred reporting items for systematic reviews and meta-analyses in ecology and evolutionary biology: </w:t>
      </w:r>
      <w:del w:id="1527" w:author="Author" w:date="2026-03-29T20:30:00Z" w16du:dateUtc="2026-03-29T18:30:00Z">
        <w:r>
          <w:delText>a</w:delText>
        </w:r>
      </w:del>
      <w:ins w:id="1528" w:author="Author" w:date="2026-03-29T20:30:00Z" w16du:dateUtc="2026-03-29T18:30:00Z">
        <w:r>
          <w:t>A</w:t>
        </w:r>
      </w:ins>
      <w:r>
        <w:t xml:space="preserve"> PRISMA extension. </w:t>
      </w:r>
      <w:r>
        <w:rPr>
          <w:i/>
          <w:iCs/>
        </w:rPr>
        <w:t>Biological Reviews</w:t>
      </w:r>
      <w:r>
        <w:t xml:space="preserve"> </w:t>
      </w:r>
      <w:r>
        <w:rPr>
          <w:b/>
          <w:bCs/>
        </w:rPr>
        <w:t>96</w:t>
      </w:r>
      <w:r>
        <w:t>, 1695–1722. (doi:</w:t>
      </w:r>
      <w:hyperlink r:id="rId45">
        <w:r w:rsidR="00695C00">
          <w:rPr>
            <w:rStyle w:val="Hyperlink"/>
          </w:rPr>
          <w:t>10.1111/brv.12721</w:t>
        </w:r>
      </w:hyperlink>
      <w:r>
        <w:t>)</w:t>
      </w:r>
    </w:p>
    <w:p w14:paraId="13E9B49E" w14:textId="77777777" w:rsidR="00695C00" w:rsidRDefault="00000000">
      <w:pPr>
        <w:pStyle w:val="Bibliography"/>
      </w:pPr>
      <w:bookmarkStart w:id="1529" w:name="ref-grames2019"/>
      <w:bookmarkEnd w:id="1524"/>
      <w:del w:id="1530" w:author="Author" w:date="2026-03-29T20:30:00Z" w16du:dateUtc="2026-03-29T18:30:00Z">
        <w:r>
          <w:delText>40</w:delText>
        </w:r>
      </w:del>
      <w:ins w:id="1531" w:author="Author" w:date="2026-03-29T20:30:00Z" w16du:dateUtc="2026-03-29T18:30:00Z">
        <w:r>
          <w:t>46</w:t>
        </w:r>
      </w:ins>
      <w:r>
        <w:t xml:space="preserve">. </w:t>
      </w:r>
      <w:r>
        <w:tab/>
        <w:t xml:space="preserve">Grames EM, Stillman AN, Tingley MW, Elphick CS. 2019 An automated approach to identifying search terms for systematic reviews using keyword co-occurrence networks. </w:t>
      </w:r>
      <w:r>
        <w:rPr>
          <w:i/>
          <w:iCs/>
        </w:rPr>
        <w:t>Methods in Ecology and Evolution</w:t>
      </w:r>
      <w:r>
        <w:t xml:space="preserve"> </w:t>
      </w:r>
      <w:r>
        <w:rPr>
          <w:b/>
          <w:bCs/>
        </w:rPr>
        <w:t>10</w:t>
      </w:r>
      <w:r>
        <w:t>, 1645–1654. (doi:</w:t>
      </w:r>
      <w:hyperlink r:id="rId46">
        <w:r w:rsidR="00695C00">
          <w:rPr>
            <w:rStyle w:val="Hyperlink"/>
          </w:rPr>
          <w:t>10.1111/2041-210x.13268</w:t>
        </w:r>
      </w:hyperlink>
      <w:r>
        <w:t>)</w:t>
      </w:r>
    </w:p>
    <w:p w14:paraId="07C2C8C6" w14:textId="77777777" w:rsidR="00695C00" w:rsidRDefault="00000000">
      <w:pPr>
        <w:pStyle w:val="Bibliography"/>
      </w:pPr>
      <w:bookmarkStart w:id="1532" w:name="ref-westgate2019"/>
      <w:bookmarkEnd w:id="1529"/>
      <w:del w:id="1533" w:author="Author" w:date="2026-03-29T20:30:00Z" w16du:dateUtc="2026-03-29T18:30:00Z">
        <w:r>
          <w:lastRenderedPageBreak/>
          <w:delText>41</w:delText>
        </w:r>
      </w:del>
      <w:ins w:id="1534" w:author="Author" w:date="2026-03-29T20:30:00Z" w16du:dateUtc="2026-03-29T18:30:00Z">
        <w:r>
          <w:t>47</w:t>
        </w:r>
      </w:ins>
      <w:r>
        <w:t xml:space="preserve">. </w:t>
      </w:r>
      <w:r>
        <w:tab/>
        <w:t xml:space="preserve">Westgate MJ. 2019 </w:t>
      </w:r>
      <w:del w:id="1535" w:author="Author" w:date="2026-03-29T20:30:00Z" w16du:dateUtc="2026-03-29T18:30:00Z">
        <w:r>
          <w:delText>revtools</w:delText>
        </w:r>
      </w:del>
      <w:proofErr w:type="spellStart"/>
      <w:ins w:id="1536" w:author="Author" w:date="2026-03-29T20:30:00Z" w16du:dateUtc="2026-03-29T18:30:00Z">
        <w:r>
          <w:t>Revtools</w:t>
        </w:r>
      </w:ins>
      <w:proofErr w:type="spellEnd"/>
      <w:r>
        <w:t xml:space="preserve">: An R package to support article screening for evidence synthesis. </w:t>
      </w:r>
      <w:r>
        <w:rPr>
          <w:i/>
          <w:iCs/>
        </w:rPr>
        <w:t>Research Synthesis Methods</w:t>
      </w:r>
      <w:r>
        <w:t xml:space="preserve"> </w:t>
      </w:r>
      <w:r>
        <w:rPr>
          <w:b/>
          <w:bCs/>
        </w:rPr>
        <w:t>10</w:t>
      </w:r>
      <w:r>
        <w:t>, 606–614. (doi:</w:t>
      </w:r>
      <w:hyperlink r:id="rId47">
        <w:r w:rsidR="00695C00">
          <w:rPr>
            <w:rStyle w:val="Hyperlink"/>
          </w:rPr>
          <w:t>10.1002/jrsm.1374</w:t>
        </w:r>
      </w:hyperlink>
      <w:r>
        <w:t>)</w:t>
      </w:r>
    </w:p>
    <w:p w14:paraId="569D1052" w14:textId="77777777" w:rsidR="00695C00" w:rsidRDefault="00000000">
      <w:pPr>
        <w:pStyle w:val="Bibliography"/>
      </w:pPr>
      <w:bookmarkStart w:id="1537" w:name="ref-pick2018"/>
      <w:bookmarkEnd w:id="1532"/>
      <w:del w:id="1538" w:author="Author" w:date="2026-03-29T20:30:00Z" w16du:dateUtc="2026-03-29T18:30:00Z">
        <w:r>
          <w:delText>42</w:delText>
        </w:r>
      </w:del>
      <w:ins w:id="1539" w:author="Author" w:date="2026-03-29T20:30:00Z" w16du:dateUtc="2026-03-29T18:30:00Z">
        <w:r>
          <w:t>48</w:t>
        </w:r>
      </w:ins>
      <w:r>
        <w:t xml:space="preserve">. </w:t>
      </w:r>
      <w:r>
        <w:tab/>
        <w:t xml:space="preserve">Pick JL, Nakagawa S, Noble DWA. 2018 Reproducible, flexible and high-throughput data extraction from primary literature: The </w:t>
      </w:r>
      <w:proofErr w:type="spellStart"/>
      <w:r>
        <w:t>metaDigitise</w:t>
      </w:r>
      <w:proofErr w:type="spellEnd"/>
      <w:r>
        <w:t xml:space="preserve"> </w:t>
      </w:r>
      <w:del w:id="1540" w:author="Author" w:date="2026-03-29T20:30:00Z" w16du:dateUtc="2026-03-29T18:30:00Z">
        <w:r>
          <w:delText>r</w:delText>
        </w:r>
      </w:del>
      <w:ins w:id="1541" w:author="Author" w:date="2026-03-29T20:30:00Z" w16du:dateUtc="2026-03-29T18:30:00Z">
        <w:r>
          <w:t>R</w:t>
        </w:r>
      </w:ins>
      <w:r>
        <w:t xml:space="preserve"> package. </w:t>
      </w:r>
      <w:r>
        <w:rPr>
          <w:i/>
          <w:iCs/>
        </w:rPr>
        <w:t>Methods in Ecology and Evolution</w:t>
      </w:r>
      <w:r>
        <w:t xml:space="preserve"> </w:t>
      </w:r>
      <w:r>
        <w:rPr>
          <w:b/>
          <w:bCs/>
        </w:rPr>
        <w:t>10</w:t>
      </w:r>
      <w:r>
        <w:t>, 426–431. (doi:</w:t>
      </w:r>
      <w:hyperlink r:id="rId48">
        <w:r w:rsidR="00695C00">
          <w:rPr>
            <w:rStyle w:val="Hyperlink"/>
          </w:rPr>
          <w:t>10.1111/2041-210x.13118</w:t>
        </w:r>
      </w:hyperlink>
      <w:r>
        <w:t>)</w:t>
      </w:r>
    </w:p>
    <w:p w14:paraId="62880310" w14:textId="77777777" w:rsidR="00695C00" w:rsidRDefault="00000000">
      <w:pPr>
        <w:pStyle w:val="Bibliography"/>
      </w:pPr>
      <w:bookmarkStart w:id="1542" w:name="ref-metafor"/>
      <w:bookmarkEnd w:id="1537"/>
      <w:del w:id="1543" w:author="Author" w:date="2026-03-29T20:30:00Z" w16du:dateUtc="2026-03-29T18:30:00Z">
        <w:r>
          <w:delText>43</w:delText>
        </w:r>
      </w:del>
      <w:ins w:id="1544" w:author="Author" w:date="2026-03-29T20:30:00Z" w16du:dateUtc="2026-03-29T18:30:00Z">
        <w:r>
          <w:t>49</w:t>
        </w:r>
      </w:ins>
      <w:r>
        <w:t xml:space="preserve">. </w:t>
      </w:r>
      <w:r>
        <w:tab/>
        <w:t xml:space="preserve">Viechtbauer W. 2010 Conducting meta-analyses in </w:t>
      </w:r>
      <w:del w:id="1545" w:author="Author" w:date="2026-03-29T20:30:00Z" w16du:dateUtc="2026-03-29T18:30:00Z">
        <w:r>
          <w:delText>r</w:delText>
        </w:r>
      </w:del>
      <w:ins w:id="1546" w:author="Author" w:date="2026-03-29T20:30:00Z" w16du:dateUtc="2026-03-29T18:30:00Z">
        <w:r>
          <w:t>R</w:t>
        </w:r>
      </w:ins>
      <w:r>
        <w:t xml:space="preserve"> with the </w:t>
      </w:r>
      <w:proofErr w:type="spellStart"/>
      <w:r>
        <w:t>metafor</w:t>
      </w:r>
      <w:proofErr w:type="spellEnd"/>
      <w:r>
        <w:t xml:space="preserve"> package. </w:t>
      </w:r>
      <w:ins w:id="1547" w:author="Author" w:date="2026-03-29T20:30:00Z" w16du:dateUtc="2026-03-29T18:30:00Z">
        <w:r>
          <w:rPr>
            <w:i/>
            <w:iCs/>
          </w:rPr>
          <w:t>Journal of Statistical Software</w:t>
        </w:r>
        <w:r>
          <w:t xml:space="preserve"> </w:t>
        </w:r>
      </w:ins>
      <w:r>
        <w:rPr>
          <w:b/>
          <w:bCs/>
        </w:rPr>
        <w:t>36</w:t>
      </w:r>
      <w:ins w:id="1548" w:author="Author" w:date="2026-03-29T20:30:00Z" w16du:dateUtc="2026-03-29T18:30:00Z">
        <w:r>
          <w:t>, 1–48</w:t>
        </w:r>
      </w:ins>
      <w:r>
        <w:t>. (doi:</w:t>
      </w:r>
      <w:hyperlink r:id="rId49">
        <w:r w:rsidR="00695C00">
          <w:rPr>
            <w:rStyle w:val="Hyperlink"/>
          </w:rPr>
          <w:t>10.18637/</w:t>
        </w:r>
        <w:proofErr w:type="gramStart"/>
        <w:r w:rsidR="00695C00">
          <w:rPr>
            <w:rStyle w:val="Hyperlink"/>
          </w:rPr>
          <w:t>jss.v036.i</w:t>
        </w:r>
        <w:proofErr w:type="gramEnd"/>
        <w:r w:rsidR="00695C00">
          <w:rPr>
            <w:rStyle w:val="Hyperlink"/>
          </w:rPr>
          <w:t>03</w:t>
        </w:r>
      </w:hyperlink>
      <w:r>
        <w:t>)</w:t>
      </w:r>
    </w:p>
    <w:p w14:paraId="16EA5E86" w14:textId="77777777" w:rsidR="00695C00" w:rsidRDefault="00000000">
      <w:pPr>
        <w:pStyle w:val="Bibliography"/>
      </w:pPr>
      <w:bookmarkStart w:id="1549" w:name="ref-thehand2019"/>
      <w:bookmarkEnd w:id="1542"/>
      <w:del w:id="1550" w:author="Author" w:date="2026-03-29T20:30:00Z" w16du:dateUtc="2026-03-29T18:30:00Z">
        <w:r>
          <w:delText>44</w:delText>
        </w:r>
      </w:del>
      <w:ins w:id="1551" w:author="Author" w:date="2026-03-29T20:30:00Z" w16du:dateUtc="2026-03-29T18:30:00Z">
        <w:r>
          <w:t>50</w:t>
        </w:r>
      </w:ins>
      <w:r>
        <w:t xml:space="preserve">. </w:t>
      </w:r>
      <w:r>
        <w:tab/>
        <w:t>Cooper H, Hedges LV, Valentine JC</w:t>
      </w:r>
      <w:del w:id="1552" w:author="Author" w:date="2026-03-29T20:30:00Z" w16du:dateUtc="2026-03-29T18:30:00Z">
        <w:r>
          <w:delText>, editors</w:delText>
        </w:r>
      </w:del>
      <w:r>
        <w:t xml:space="preserve">. 2019 </w:t>
      </w:r>
      <w:r>
        <w:rPr>
          <w:i/>
          <w:rPrChange w:id="1553" w:author="Author" w:date="2026-03-29T20:30:00Z" w16du:dateUtc="2026-03-29T18:30:00Z">
            <w:rPr/>
          </w:rPrChange>
        </w:rPr>
        <w:t>The handbook of research synthesis and meta-analysis</w:t>
      </w:r>
      <w:r>
        <w:t xml:space="preserve">. </w:t>
      </w:r>
      <w:ins w:id="1554" w:author="Author" w:date="2026-03-29T20:30:00Z" w16du:dateUtc="2026-03-29T18:30:00Z">
        <w:r>
          <w:t xml:space="preserve">New York, NY: Russell Sage Foundation. </w:t>
        </w:r>
      </w:ins>
      <w:r>
        <w:t>(doi:</w:t>
      </w:r>
      <w:hyperlink r:id="rId50">
        <w:r w:rsidR="00695C00">
          <w:rPr>
            <w:rStyle w:val="Hyperlink"/>
          </w:rPr>
          <w:t>10.7758/9781610448864</w:t>
        </w:r>
      </w:hyperlink>
      <w:r>
        <w:t>)</w:t>
      </w:r>
    </w:p>
    <w:p w14:paraId="3838E8C3" w14:textId="77777777" w:rsidR="00695C00" w:rsidRDefault="00000000">
      <w:pPr>
        <w:pStyle w:val="Bibliography"/>
      </w:pPr>
      <w:bookmarkStart w:id="1555" w:name="ref-nakagawa2022"/>
      <w:bookmarkEnd w:id="1549"/>
      <w:del w:id="1556" w:author="Author" w:date="2026-03-29T20:30:00Z" w16du:dateUtc="2026-03-29T18:30:00Z">
        <w:r>
          <w:delText>45</w:delText>
        </w:r>
      </w:del>
      <w:ins w:id="1557" w:author="Author" w:date="2026-03-29T20:30:00Z" w16du:dateUtc="2026-03-29T18:30:00Z">
        <w:r>
          <w:t>51</w:t>
        </w:r>
      </w:ins>
      <w:r>
        <w:t xml:space="preserve">. </w:t>
      </w:r>
      <w:r>
        <w:tab/>
        <w:t xml:space="preserve">Nakagawa S, Noble DWA, </w:t>
      </w:r>
      <w:proofErr w:type="spellStart"/>
      <w:r>
        <w:t>Lagisz</w:t>
      </w:r>
      <w:proofErr w:type="spellEnd"/>
      <w:r>
        <w:t xml:space="preserve"> M, Spake R, Viechtbauer W, Senior AM. 2022 A robust and readily implementable method for the meta-analysis of response ratios with and without missing standard deviations. </w:t>
      </w:r>
      <w:r>
        <w:rPr>
          <w:i/>
          <w:iCs/>
        </w:rPr>
        <w:t>Ecology Letters</w:t>
      </w:r>
      <w:r>
        <w:t xml:space="preserve"> </w:t>
      </w:r>
      <w:r>
        <w:rPr>
          <w:b/>
          <w:bCs/>
        </w:rPr>
        <w:t>26</w:t>
      </w:r>
      <w:r>
        <w:t>, 232–244. (doi:</w:t>
      </w:r>
      <w:hyperlink r:id="rId51">
        <w:r w:rsidR="00695C00">
          <w:rPr>
            <w:rStyle w:val="Hyperlink"/>
          </w:rPr>
          <w:t>10.1111/ele.14144</w:t>
        </w:r>
      </w:hyperlink>
      <w:r>
        <w:t>)</w:t>
      </w:r>
    </w:p>
    <w:p w14:paraId="7A464F83" w14:textId="77777777" w:rsidR="00695C00" w:rsidRDefault="00000000">
      <w:pPr>
        <w:pStyle w:val="Bibliography"/>
      </w:pPr>
      <w:bookmarkStart w:id="1558" w:name="ref-lajeunesse2013"/>
      <w:bookmarkEnd w:id="1555"/>
      <w:del w:id="1559" w:author="Author" w:date="2026-03-29T20:30:00Z" w16du:dateUtc="2026-03-29T18:30:00Z">
        <w:r>
          <w:delText>46</w:delText>
        </w:r>
      </w:del>
      <w:ins w:id="1560" w:author="Author" w:date="2026-03-29T20:30:00Z" w16du:dateUtc="2026-03-29T18:30:00Z">
        <w:r>
          <w:t>52</w:t>
        </w:r>
      </w:ins>
      <w:r>
        <w:t xml:space="preserve">. </w:t>
      </w:r>
      <w:r>
        <w:tab/>
        <w:t xml:space="preserve">Lajeunesse MJ. 2013 Recovering </w:t>
      </w:r>
      <w:del w:id="1561" w:author="Author" w:date="2026-03-29T20:30:00Z" w16du:dateUtc="2026-03-29T18:30:00Z">
        <w:r>
          <w:delText>Missing</w:delText>
        </w:r>
      </w:del>
      <w:ins w:id="1562" w:author="Author" w:date="2026-03-29T20:30:00Z" w16du:dateUtc="2026-03-29T18:30:00Z">
        <w:r>
          <w:t>missing</w:t>
        </w:r>
      </w:ins>
      <w:r>
        <w:t xml:space="preserve"> or </w:t>
      </w:r>
      <w:del w:id="1563" w:author="Author" w:date="2026-03-29T20:30:00Z" w16du:dateUtc="2026-03-29T18:30:00Z">
        <w:r>
          <w:delText>Partial Data</w:delText>
        </w:r>
      </w:del>
      <w:ins w:id="1564" w:author="Author" w:date="2026-03-29T20:30:00Z" w16du:dateUtc="2026-03-29T18:30:00Z">
        <w:r>
          <w:t>partial data</w:t>
        </w:r>
      </w:ins>
      <w:r>
        <w:t xml:space="preserve"> from </w:t>
      </w:r>
      <w:del w:id="1565" w:author="Author" w:date="2026-03-29T20:30:00Z" w16du:dateUtc="2026-03-29T18:30:00Z">
        <w:r>
          <w:delText>Studies: a Survey</w:delText>
        </w:r>
      </w:del>
      <w:ins w:id="1566" w:author="Author" w:date="2026-03-29T20:30:00Z" w16du:dateUtc="2026-03-29T18:30:00Z">
        <w:r>
          <w:t>studies: A survey</w:t>
        </w:r>
      </w:ins>
      <w:r>
        <w:t xml:space="preserve"> of </w:t>
      </w:r>
      <w:del w:id="1567" w:author="Author" w:date="2026-03-29T20:30:00Z" w16du:dateUtc="2026-03-29T18:30:00Z">
        <w:r>
          <w:delText>Conversions</w:delText>
        </w:r>
      </w:del>
      <w:ins w:id="1568" w:author="Author" w:date="2026-03-29T20:30:00Z" w16du:dateUtc="2026-03-29T18:30:00Z">
        <w:r>
          <w:t>conversions</w:t>
        </w:r>
      </w:ins>
      <w:r>
        <w:t xml:space="preserve"> and </w:t>
      </w:r>
      <w:del w:id="1569" w:author="Author" w:date="2026-03-29T20:30:00Z" w16du:dateUtc="2026-03-29T18:30:00Z">
        <w:r>
          <w:delText>Imputations</w:delText>
        </w:r>
      </w:del>
      <w:ins w:id="1570" w:author="Author" w:date="2026-03-29T20:30:00Z" w16du:dateUtc="2026-03-29T18:30:00Z">
        <w:r>
          <w:t>imputations</w:t>
        </w:r>
      </w:ins>
      <w:r>
        <w:t xml:space="preserve"> for </w:t>
      </w:r>
      <w:del w:id="1571" w:author="Author" w:date="2026-03-29T20:30:00Z" w16du:dateUtc="2026-03-29T18:30:00Z">
        <w:r>
          <w:delText>Meta</w:delText>
        </w:r>
      </w:del>
      <w:ins w:id="1572" w:author="Author" w:date="2026-03-29T20:30:00Z" w16du:dateUtc="2026-03-29T18:30:00Z">
        <w:r>
          <w:t>meta</w:t>
        </w:r>
      </w:ins>
      <w:r>
        <w:t xml:space="preserve">-analysis. </w:t>
      </w:r>
      <w:ins w:id="1573" w:author="Author" w:date="2026-03-29T20:30:00Z" w16du:dateUtc="2026-03-29T18:30:00Z">
        <w:r>
          <w:t xml:space="preserve">In </w:t>
        </w:r>
        <w:r>
          <w:rPr>
            <w:i/>
            <w:iCs/>
          </w:rPr>
          <w:t>Handbook of meta-analysis in ecology and evolution</w:t>
        </w:r>
        <w:r>
          <w:t xml:space="preserve">, pp. 195–206. </w:t>
        </w:r>
      </w:ins>
      <w:r>
        <w:t xml:space="preserve">Princeton University Press. </w:t>
      </w:r>
      <w:del w:id="1574" w:author="Author" w:date="2026-03-29T20:30:00Z" w16du:dateUtc="2026-03-29T18:30:00Z">
        <w:r>
          <w:delText>(doi:</w:delText>
        </w:r>
        <w:r w:rsidR="001C589A">
          <w:fldChar w:fldCharType="begin"/>
        </w:r>
        <w:r w:rsidR="001C589A">
          <w:delInstrText>HYPERLINK "https://doi.org/10.23943/princeton/9780691137285.003.0013" \h</w:delInstrText>
        </w:r>
        <w:r w:rsidR="001C589A">
          <w:fldChar w:fldCharType="separate"/>
        </w:r>
        <w:r w:rsidR="001C589A">
          <w:rPr>
            <w:rStyle w:val="Hyperlink"/>
          </w:rPr>
          <w:delText>10.23943/princeton/9780691137285.003.0013</w:delText>
        </w:r>
        <w:r w:rsidR="001C589A">
          <w:fldChar w:fldCharType="end"/>
        </w:r>
        <w:r>
          <w:delText>)</w:delText>
        </w:r>
      </w:del>
    </w:p>
    <w:p w14:paraId="76654A26" w14:textId="77777777" w:rsidR="00695C00" w:rsidRDefault="00000000">
      <w:pPr>
        <w:pStyle w:val="Bibliography"/>
      </w:pPr>
      <w:bookmarkStart w:id="1575" w:name="ref-R-version"/>
      <w:bookmarkEnd w:id="1558"/>
      <w:del w:id="1576" w:author="Author" w:date="2026-03-29T20:30:00Z" w16du:dateUtc="2026-03-29T18:30:00Z">
        <w:r>
          <w:delText>47</w:delText>
        </w:r>
      </w:del>
      <w:ins w:id="1577" w:author="Author" w:date="2026-03-29T20:30:00Z" w16du:dateUtc="2026-03-29T18:30:00Z">
        <w:r>
          <w:t>53</w:t>
        </w:r>
      </w:ins>
      <w:r>
        <w:t xml:space="preserve">. </w:t>
      </w:r>
      <w:r>
        <w:tab/>
        <w:t xml:space="preserve">R Core Team. 2025 </w:t>
      </w:r>
      <w:r>
        <w:rPr>
          <w:i/>
          <w:iCs/>
        </w:rPr>
        <w:t>R: A language and environment for statistical computing</w:t>
      </w:r>
      <w:r>
        <w:t xml:space="preserve">. Vienna, Austria: R Foundation for Statistical Computing. See </w:t>
      </w:r>
      <w:hyperlink r:id="rId52">
        <w:r w:rsidR="00695C00">
          <w:rPr>
            <w:rStyle w:val="Hyperlink"/>
          </w:rPr>
          <w:t>https://www.R-project.org/</w:t>
        </w:r>
      </w:hyperlink>
      <w:r>
        <w:t>.</w:t>
      </w:r>
    </w:p>
    <w:p w14:paraId="26DA93DC" w14:textId="77777777" w:rsidR="00695C00" w:rsidRDefault="00000000">
      <w:pPr>
        <w:pStyle w:val="Bibliography"/>
      </w:pPr>
      <w:bookmarkStart w:id="1578" w:name="ref-noble2017"/>
      <w:bookmarkEnd w:id="1575"/>
      <w:del w:id="1579" w:author="Author" w:date="2026-03-29T20:30:00Z" w16du:dateUtc="2026-03-29T18:30:00Z">
        <w:r>
          <w:delText>48</w:delText>
        </w:r>
      </w:del>
      <w:ins w:id="1580" w:author="Author" w:date="2026-03-29T20:30:00Z" w16du:dateUtc="2026-03-29T18:30:00Z">
        <w:r>
          <w:t>54</w:t>
        </w:r>
      </w:ins>
      <w:r>
        <w:t xml:space="preserve">. </w:t>
      </w:r>
      <w:r>
        <w:tab/>
        <w:t xml:space="preserve">Noble DWA, </w:t>
      </w:r>
      <w:proofErr w:type="spellStart"/>
      <w:r>
        <w:t>Lagisz</w:t>
      </w:r>
      <w:proofErr w:type="spellEnd"/>
      <w:r>
        <w:t xml:space="preserve"> M, </w:t>
      </w:r>
      <w:del w:id="1581" w:author="Author" w:date="2026-03-29T20:30:00Z" w16du:dateUtc="2026-03-29T18:30:00Z">
        <w:r>
          <w:delText>O’dea</w:delText>
        </w:r>
      </w:del>
      <w:ins w:id="1582" w:author="Author" w:date="2026-03-29T20:30:00Z" w16du:dateUtc="2026-03-29T18:30:00Z">
        <w:r>
          <w:t>O’Dea</w:t>
        </w:r>
      </w:ins>
      <w:r>
        <w:t xml:space="preserve"> RE, Nakagawa S. 2017 Nonindependence and sensitivity analyses in ecological and evolutionary meta-analyses. </w:t>
      </w:r>
      <w:r>
        <w:rPr>
          <w:i/>
          <w:iCs/>
        </w:rPr>
        <w:t>Molecular Ecology</w:t>
      </w:r>
      <w:r>
        <w:t xml:space="preserve"> </w:t>
      </w:r>
      <w:r>
        <w:rPr>
          <w:b/>
          <w:bCs/>
        </w:rPr>
        <w:t>26</w:t>
      </w:r>
      <w:r>
        <w:t>, 2410–2425. (doi:</w:t>
      </w:r>
      <w:hyperlink r:id="rId53">
        <w:r w:rsidR="00695C00">
          <w:rPr>
            <w:rStyle w:val="Hyperlink"/>
          </w:rPr>
          <w:t>10.1111/mec.14031</w:t>
        </w:r>
      </w:hyperlink>
      <w:r>
        <w:t>)</w:t>
      </w:r>
    </w:p>
    <w:p w14:paraId="2A6722BC" w14:textId="77777777" w:rsidR="00695C00" w:rsidRDefault="00000000">
      <w:pPr>
        <w:pStyle w:val="Bibliography"/>
        <w:rPr>
          <w:ins w:id="1583" w:author="Author" w:date="2026-03-29T20:30:00Z" w16du:dateUtc="2026-03-29T18:30:00Z"/>
        </w:rPr>
      </w:pPr>
      <w:bookmarkStart w:id="1584" w:name="ref-krackow2002"/>
      <w:bookmarkEnd w:id="1578"/>
      <w:del w:id="1585" w:author="Author" w:date="2026-03-29T20:30:00Z" w16du:dateUtc="2026-03-29T18:30:00Z">
        <w:r>
          <w:delText>49</w:delText>
        </w:r>
      </w:del>
      <w:ins w:id="1586" w:author="Author" w:date="2026-03-29T20:30:00Z" w16du:dateUtc="2026-03-29T18:30:00Z">
        <w:r>
          <w:t xml:space="preserve">55. </w:t>
        </w:r>
        <w:r>
          <w:tab/>
        </w:r>
        <w:proofErr w:type="spellStart"/>
        <w:r>
          <w:t>Krackow</w:t>
        </w:r>
        <w:proofErr w:type="spellEnd"/>
        <w:r>
          <w:t xml:space="preserve"> S. 2002 Why parental sex ratio manipulation is rare in higher vertebrates (invited article). </w:t>
        </w:r>
        <w:r>
          <w:rPr>
            <w:i/>
            <w:iCs/>
          </w:rPr>
          <w:t>Ethology</w:t>
        </w:r>
        <w:r>
          <w:t xml:space="preserve"> </w:t>
        </w:r>
        <w:r>
          <w:rPr>
            <w:b/>
            <w:bCs/>
          </w:rPr>
          <w:t>108</w:t>
        </w:r>
        <w:r>
          <w:t>, 1041–1056. (doi:</w:t>
        </w:r>
        <w:r>
          <w:fldChar w:fldCharType="begin"/>
        </w:r>
        <w:r>
          <w:instrText>HYPERLINK "https://doi.org/10.1046/j.1439-0310.2002.00843.x" \h</w:instrText>
        </w:r>
        <w:r>
          <w:fldChar w:fldCharType="separate"/>
        </w:r>
        <w:r>
          <w:rPr>
            <w:rStyle w:val="Hyperlink"/>
          </w:rPr>
          <w:t>10.1046/j.1439-0310.</w:t>
        </w:r>
        <w:proofErr w:type="gramStart"/>
        <w:r>
          <w:rPr>
            <w:rStyle w:val="Hyperlink"/>
          </w:rPr>
          <w:t>2002.00843.x</w:t>
        </w:r>
        <w:proofErr w:type="gramEnd"/>
        <w:r>
          <w:fldChar w:fldCharType="end"/>
        </w:r>
        <w:r>
          <w:t>)</w:t>
        </w:r>
      </w:ins>
    </w:p>
    <w:p w14:paraId="51AC4888" w14:textId="77777777" w:rsidR="00695C00" w:rsidRDefault="00000000">
      <w:pPr>
        <w:pStyle w:val="Bibliography"/>
        <w:rPr>
          <w:ins w:id="1587" w:author="Author" w:date="2026-03-29T20:30:00Z" w16du:dateUtc="2026-03-29T18:30:00Z"/>
        </w:rPr>
      </w:pPr>
      <w:bookmarkStart w:id="1588" w:name="ref-mentesana2025"/>
      <w:bookmarkEnd w:id="1584"/>
      <w:ins w:id="1589" w:author="Author" w:date="2026-03-29T20:30:00Z" w16du:dateUtc="2026-03-29T18:30:00Z">
        <w:r>
          <w:t xml:space="preserve">56. </w:t>
        </w:r>
        <w:r>
          <w:tab/>
          <w:t>Mentesana L, Hau M, D’Amelio PB, Adreani NM, Sánchez-</w:t>
        </w:r>
        <w:proofErr w:type="spellStart"/>
        <w:r>
          <w:t>Tójar</w:t>
        </w:r>
        <w:proofErr w:type="spellEnd"/>
        <w:r>
          <w:t xml:space="preserve"> A. 2025 Do egg hormones have fitness consequences in wild birds? A Systematic Review and Meta-Analysis. </w:t>
        </w:r>
        <w:r>
          <w:rPr>
            <w:i/>
            <w:iCs/>
          </w:rPr>
          <w:t>Ecology Letters</w:t>
        </w:r>
        <w:r>
          <w:t xml:space="preserve"> </w:t>
        </w:r>
        <w:r>
          <w:rPr>
            <w:b/>
            <w:bCs/>
          </w:rPr>
          <w:t>28</w:t>
        </w:r>
        <w:r>
          <w:t>, e70100. (doi:</w:t>
        </w:r>
        <w:r>
          <w:fldChar w:fldCharType="begin"/>
        </w:r>
        <w:r>
          <w:instrText>HYPERLINK "https://doi.org/10.1111/ele.70100" \h</w:instrText>
        </w:r>
        <w:r>
          <w:fldChar w:fldCharType="separate"/>
        </w:r>
        <w:r>
          <w:rPr>
            <w:rStyle w:val="Hyperlink"/>
          </w:rPr>
          <w:t>10.1111/ele.70100</w:t>
        </w:r>
        <w:r>
          <w:fldChar w:fldCharType="end"/>
        </w:r>
        <w:r>
          <w:t>)</w:t>
        </w:r>
      </w:ins>
    </w:p>
    <w:p w14:paraId="59677920" w14:textId="77777777" w:rsidR="00695C00" w:rsidRDefault="00000000">
      <w:pPr>
        <w:pStyle w:val="Bibliography"/>
      </w:pPr>
      <w:bookmarkStart w:id="1590" w:name="ref-yang2025"/>
      <w:bookmarkEnd w:id="1588"/>
      <w:ins w:id="1591" w:author="Author" w:date="2026-03-29T20:30:00Z" w16du:dateUtc="2026-03-29T18:30:00Z">
        <w:r>
          <w:t>57</w:t>
        </w:r>
      </w:ins>
      <w:r>
        <w:t xml:space="preserve">. </w:t>
      </w:r>
      <w:r>
        <w:tab/>
        <w:t xml:space="preserve">Yang Y, Noble </w:t>
      </w:r>
      <w:del w:id="1592" w:author="Author" w:date="2026-03-29T20:30:00Z" w16du:dateUtc="2026-03-29T18:30:00Z">
        <w:r>
          <w:delText>D</w:delText>
        </w:r>
      </w:del>
      <w:ins w:id="1593" w:author="Author" w:date="2026-03-29T20:30:00Z" w16du:dateUtc="2026-03-29T18:30:00Z">
        <w:r>
          <w:t>DWA</w:t>
        </w:r>
      </w:ins>
      <w:r>
        <w:t xml:space="preserve">, Spake R, Senior </w:t>
      </w:r>
      <w:del w:id="1594" w:author="Author" w:date="2026-03-29T20:30:00Z" w16du:dateUtc="2026-03-29T18:30:00Z">
        <w:r>
          <w:delText>A</w:delText>
        </w:r>
      </w:del>
      <w:ins w:id="1595" w:author="Author" w:date="2026-03-29T20:30:00Z" w16du:dateUtc="2026-03-29T18:30:00Z">
        <w:r>
          <w:t>AM</w:t>
        </w:r>
      </w:ins>
      <w:r>
        <w:t xml:space="preserve">, </w:t>
      </w:r>
      <w:proofErr w:type="spellStart"/>
      <w:r>
        <w:t>Lagisz</w:t>
      </w:r>
      <w:proofErr w:type="spellEnd"/>
      <w:r>
        <w:t xml:space="preserve"> M, Nakagawa S. </w:t>
      </w:r>
      <w:del w:id="1596" w:author="Author" w:date="2026-03-29T20:30:00Z" w16du:dateUtc="2026-03-29T18:30:00Z">
        <w:r>
          <w:delText xml:space="preserve">2024 </w:delText>
        </w:r>
        <w:r w:rsidR="001C589A">
          <w:fldChar w:fldCharType="begin"/>
        </w:r>
        <w:r w:rsidR="001C589A">
          <w:delInstrText>HYPERLINK "http://dx.doi.org/10.32942/X2RG7X" \h</w:delInstrText>
        </w:r>
        <w:r w:rsidR="001C589A">
          <w:fldChar w:fldCharType="separate"/>
        </w:r>
        <w:r w:rsidR="001C589A">
          <w:rPr>
            <w:rStyle w:val="Hyperlink"/>
          </w:rPr>
          <w:delText>Measuring biological generality in meta-analysis: A pluralistic approach to heterogeneity quantification and stratification</w:delText>
        </w:r>
        <w:r w:rsidR="001C589A">
          <w:fldChar w:fldCharType="end"/>
        </w:r>
        <w:r>
          <w:delText xml:space="preserve">. </w:delText>
        </w:r>
      </w:del>
      <w:ins w:id="1597" w:author="Author" w:date="2026-03-29T20:30:00Z" w16du:dateUtc="2026-03-29T18:30:00Z">
        <w:r>
          <w:t xml:space="preserve">2025 A pluralistic framework for measuring, interpreting and decomposing heterogeneity in meta-analysis. </w:t>
        </w:r>
        <w:r>
          <w:rPr>
            <w:i/>
            <w:iCs/>
          </w:rPr>
          <w:t>Methods in Ecology and Evolution</w:t>
        </w:r>
        <w:r>
          <w:t xml:space="preserve"> </w:t>
        </w:r>
        <w:r>
          <w:rPr>
            <w:b/>
            <w:bCs/>
          </w:rPr>
          <w:t>16</w:t>
        </w:r>
        <w:r>
          <w:t>, 2710–2725. (doi:</w:t>
        </w:r>
        <w:r>
          <w:fldChar w:fldCharType="begin"/>
        </w:r>
        <w:r>
          <w:instrText>HYPERLINK "https://doi.org/10.1111/2041-210x.70155" \h</w:instrText>
        </w:r>
        <w:r>
          <w:fldChar w:fldCharType="separate"/>
        </w:r>
        <w:r>
          <w:rPr>
            <w:rStyle w:val="Hyperlink"/>
          </w:rPr>
          <w:t>10.1111/2041-210x.70155</w:t>
        </w:r>
        <w:r>
          <w:fldChar w:fldCharType="end"/>
        </w:r>
        <w:r>
          <w:t>)</w:t>
        </w:r>
      </w:ins>
    </w:p>
    <w:p w14:paraId="719E93CB" w14:textId="77777777" w:rsidR="00695C00" w:rsidRDefault="00000000">
      <w:pPr>
        <w:pStyle w:val="Bibliography"/>
      </w:pPr>
      <w:bookmarkStart w:id="1598" w:name="ref-nakagawa2012"/>
      <w:bookmarkEnd w:id="1590"/>
      <w:del w:id="1599" w:author="Author" w:date="2026-03-29T20:30:00Z" w16du:dateUtc="2026-03-29T18:30:00Z">
        <w:r>
          <w:delText>50</w:delText>
        </w:r>
      </w:del>
      <w:ins w:id="1600" w:author="Author" w:date="2026-03-29T20:30:00Z" w16du:dateUtc="2026-03-29T18:30:00Z">
        <w:r>
          <w:t>58</w:t>
        </w:r>
      </w:ins>
      <w:r>
        <w:t xml:space="preserve">. </w:t>
      </w:r>
      <w:r>
        <w:tab/>
        <w:t xml:space="preserve">Nakagawa S, </w:t>
      </w:r>
      <w:proofErr w:type="spellStart"/>
      <w:r>
        <w:t>Schielzeth</w:t>
      </w:r>
      <w:proofErr w:type="spellEnd"/>
      <w:r>
        <w:t xml:space="preserve"> H. 2012 A general and simple method for obtaining </w:t>
      </w:r>
      <w:r>
        <w:rPr>
          <w:rPrChange w:id="1601" w:author="Author" w:date="2026-03-29T20:30:00Z" w16du:dateUtc="2026-03-29T18:30:00Z">
            <w:rPr>
              <w:i/>
            </w:rPr>
          </w:rPrChange>
        </w:rPr>
        <w:t>R</w:t>
      </w:r>
      <w:r>
        <w:rPr>
          <w:vertAlign w:val="superscript"/>
        </w:rPr>
        <w:t>2</w:t>
      </w:r>
      <w:r>
        <w:t xml:space="preserve"> from generalized linear mixed-effects models. </w:t>
      </w:r>
      <w:r>
        <w:rPr>
          <w:i/>
          <w:iCs/>
        </w:rPr>
        <w:t>Methods in Ecology and Evolution</w:t>
      </w:r>
      <w:r>
        <w:t xml:space="preserve"> </w:t>
      </w:r>
      <w:r>
        <w:rPr>
          <w:b/>
          <w:bCs/>
        </w:rPr>
        <w:t>4</w:t>
      </w:r>
      <w:r>
        <w:t>, 133–142. (doi:</w:t>
      </w:r>
      <w:hyperlink r:id="rId54">
        <w:r w:rsidR="00695C00">
          <w:rPr>
            <w:rStyle w:val="Hyperlink"/>
          </w:rPr>
          <w:t>10.1111/j.2041-210x.</w:t>
        </w:r>
        <w:proofErr w:type="gramStart"/>
        <w:r w:rsidR="00695C00">
          <w:rPr>
            <w:rStyle w:val="Hyperlink"/>
          </w:rPr>
          <w:t>2012.00261.x</w:t>
        </w:r>
        <w:proofErr w:type="gramEnd"/>
      </w:hyperlink>
      <w:r>
        <w:t>)</w:t>
      </w:r>
    </w:p>
    <w:p w14:paraId="01885EE5" w14:textId="77777777" w:rsidR="001C589A" w:rsidRDefault="00000000">
      <w:pPr>
        <w:pStyle w:val="Bibliography"/>
        <w:rPr>
          <w:del w:id="1602" w:author="Author" w:date="2026-03-29T20:30:00Z" w16du:dateUtc="2026-03-29T18:30:00Z"/>
        </w:rPr>
      </w:pPr>
      <w:del w:id="1603" w:author="Author" w:date="2026-03-29T20:30:00Z" w16du:dateUtc="2026-03-29T18:30:00Z">
        <w:r>
          <w:delText xml:space="preserve">51. </w:delText>
        </w:r>
        <w:r>
          <w:tab/>
          <w:delText xml:space="preserve">Culina A </w:delText>
        </w:r>
        <w:r>
          <w:rPr>
            <w:i/>
            <w:iCs/>
          </w:rPr>
          <w:delText>et al.</w:delText>
        </w:r>
        <w:r>
          <w:delText xml:space="preserve"> 2025 </w:delText>
        </w:r>
        <w:r w:rsidR="001C589A">
          <w:fldChar w:fldCharType="begin"/>
        </w:r>
        <w:r w:rsidR="001C589A">
          <w:delInstrText>HYPERLINK "http://dx.doi.org/10.32942/X2764C" \h</w:delInstrText>
        </w:r>
        <w:r w:rsidR="001C589A">
          <w:fldChar w:fldCharType="separate"/>
        </w:r>
        <w:r w:rsidR="001C589A">
          <w:rPr>
            <w:rStyle w:val="Hyperlink"/>
          </w:rPr>
          <w:delText>Elevating the importance of risk of bias assessment for ecology and evolution</w:delText>
        </w:r>
        <w:r w:rsidR="001C589A">
          <w:fldChar w:fldCharType="end"/>
        </w:r>
        <w:r>
          <w:delText xml:space="preserve">. </w:delText>
        </w:r>
      </w:del>
    </w:p>
    <w:p w14:paraId="6B98C469" w14:textId="77777777" w:rsidR="00695C00" w:rsidRDefault="00000000">
      <w:pPr>
        <w:pStyle w:val="Bibliography"/>
        <w:rPr>
          <w:ins w:id="1604" w:author="Author" w:date="2026-03-29T20:30:00Z" w16du:dateUtc="2026-03-29T18:30:00Z"/>
        </w:rPr>
      </w:pPr>
      <w:del w:id="1605" w:author="Author" w:date="2026-03-29T20:30:00Z" w16du:dateUtc="2026-03-29T18:30:00Z">
        <w:r>
          <w:delText>52</w:delText>
        </w:r>
      </w:del>
      <w:bookmarkStart w:id="1606" w:name="ref-stanhope2022"/>
      <w:bookmarkEnd w:id="1598"/>
      <w:ins w:id="1607" w:author="Author" w:date="2026-03-29T20:30:00Z" w16du:dateUtc="2026-03-29T18:30:00Z">
        <w:r>
          <w:t xml:space="preserve">59. </w:t>
        </w:r>
        <w:r>
          <w:tab/>
          <w:t xml:space="preserve">Stanhope J, Weinstein P. 2022 Critical appraisal in ecology: What tools are available, and what is being used in systematic reviews? </w:t>
        </w:r>
        <w:r>
          <w:rPr>
            <w:i/>
            <w:iCs/>
          </w:rPr>
          <w:t>Research Synthesis Methods</w:t>
        </w:r>
        <w:r>
          <w:t xml:space="preserve"> </w:t>
        </w:r>
        <w:r>
          <w:rPr>
            <w:b/>
            <w:bCs/>
          </w:rPr>
          <w:t>14</w:t>
        </w:r>
        <w:r>
          <w:t>, 342–356. (doi:</w:t>
        </w:r>
        <w:r>
          <w:fldChar w:fldCharType="begin"/>
        </w:r>
        <w:r>
          <w:instrText>HYPERLINK "https://doi.org/10.1002/jrsm.1609" \h</w:instrText>
        </w:r>
        <w:r>
          <w:fldChar w:fldCharType="separate"/>
        </w:r>
        <w:r>
          <w:rPr>
            <w:rStyle w:val="Hyperlink"/>
          </w:rPr>
          <w:t>10.1002/jrsm.1609</w:t>
        </w:r>
        <w:r>
          <w:fldChar w:fldCharType="end"/>
        </w:r>
        <w:r>
          <w:t>)</w:t>
        </w:r>
      </w:ins>
    </w:p>
    <w:p w14:paraId="5EB3DF1D" w14:textId="77777777" w:rsidR="00695C00" w:rsidRDefault="00000000">
      <w:pPr>
        <w:pStyle w:val="Bibliography"/>
        <w:rPr>
          <w:ins w:id="1608" w:author="Author" w:date="2026-03-29T20:30:00Z" w16du:dateUtc="2026-03-29T18:30:00Z"/>
        </w:rPr>
      </w:pPr>
      <w:bookmarkStart w:id="1609" w:name="ref-culina2025"/>
      <w:bookmarkEnd w:id="1606"/>
      <w:ins w:id="1610" w:author="Author" w:date="2026-03-29T20:30:00Z" w16du:dateUtc="2026-03-29T18:30:00Z">
        <w:r>
          <w:lastRenderedPageBreak/>
          <w:t xml:space="preserve">60. </w:t>
        </w:r>
        <w:r>
          <w:tab/>
          <w:t xml:space="preserve">Culina A </w:t>
        </w:r>
        <w:r>
          <w:rPr>
            <w:i/>
            <w:iCs/>
          </w:rPr>
          <w:t>et al.</w:t>
        </w:r>
        <w:r>
          <w:t xml:space="preserve"> 2025 Elevating the importance of risk of bias assessment for ecology and evolution. (doi:</w:t>
        </w:r>
        <w:r>
          <w:fldChar w:fldCharType="begin"/>
        </w:r>
        <w:r>
          <w:instrText>HYPERLINK "https://doi.org/10.32942/X2764C" \h</w:instrText>
        </w:r>
        <w:r>
          <w:fldChar w:fldCharType="separate"/>
        </w:r>
        <w:r>
          <w:rPr>
            <w:rStyle w:val="Hyperlink"/>
          </w:rPr>
          <w:t>10.32942/X2764C</w:t>
        </w:r>
        <w:r>
          <w:fldChar w:fldCharType="end"/>
        </w:r>
        <w:r>
          <w:t>)</w:t>
        </w:r>
      </w:ins>
    </w:p>
    <w:p w14:paraId="358335D3" w14:textId="77777777" w:rsidR="00695C00" w:rsidRDefault="00000000">
      <w:pPr>
        <w:pStyle w:val="Bibliography"/>
      </w:pPr>
      <w:bookmarkStart w:id="1611" w:name="ref-jennions2013"/>
      <w:bookmarkEnd w:id="1609"/>
      <w:ins w:id="1612" w:author="Author" w:date="2026-03-29T20:30:00Z" w16du:dateUtc="2026-03-29T18:30:00Z">
        <w:r>
          <w:t>61</w:t>
        </w:r>
      </w:ins>
      <w:r>
        <w:t xml:space="preserve">. </w:t>
      </w:r>
      <w:r>
        <w:tab/>
      </w:r>
      <w:proofErr w:type="spellStart"/>
      <w:r>
        <w:t>Jennions</w:t>
      </w:r>
      <w:proofErr w:type="spellEnd"/>
      <w:r>
        <w:t xml:space="preserve"> MD, Lortie CJ, Rosenberg MS, Rothstein HR. 2013 Publication and related biases. In </w:t>
      </w:r>
      <w:r>
        <w:rPr>
          <w:i/>
          <w:iCs/>
        </w:rPr>
        <w:t>Handbook of meta-analysis in ecology and evolution</w:t>
      </w:r>
      <w:del w:id="1613" w:author="Author" w:date="2026-03-29T20:30:00Z" w16du:dateUtc="2026-03-29T18:30:00Z">
        <w:r>
          <w:delText>,</w:delText>
        </w:r>
      </w:del>
      <w:ins w:id="1614" w:author="Author" w:date="2026-03-29T20:30:00Z" w16du:dateUtc="2026-03-29T18:30:00Z">
        <w:r>
          <w:t xml:space="preserve"> (eds J Koricheva, J Gurevitch, K Mengersen),</w:t>
        </w:r>
      </w:ins>
      <w:r>
        <w:t xml:space="preserve"> pp. 207–236.</w:t>
      </w:r>
      <w:ins w:id="1615" w:author="Author" w:date="2026-03-29T20:30:00Z" w16du:dateUtc="2026-03-29T18:30:00Z">
        <w:r>
          <w:t xml:space="preserve"> Princeton, NJ:</w:t>
        </w:r>
      </w:ins>
      <w:r>
        <w:t xml:space="preserve"> Princeton University Press. </w:t>
      </w:r>
    </w:p>
    <w:p w14:paraId="05B4B4C6" w14:textId="77777777" w:rsidR="00695C00" w:rsidRDefault="00000000">
      <w:pPr>
        <w:pStyle w:val="Bibliography"/>
      </w:pPr>
      <w:bookmarkStart w:id="1616" w:name="ref-yang2023"/>
      <w:bookmarkEnd w:id="1611"/>
      <w:del w:id="1617" w:author="Author" w:date="2026-03-29T20:30:00Z" w16du:dateUtc="2026-03-29T18:30:00Z">
        <w:r>
          <w:delText>53</w:delText>
        </w:r>
      </w:del>
      <w:ins w:id="1618" w:author="Author" w:date="2026-03-29T20:30:00Z" w16du:dateUtc="2026-03-29T18:30:00Z">
        <w:r>
          <w:t>62</w:t>
        </w:r>
      </w:ins>
      <w:r>
        <w:t xml:space="preserve">. </w:t>
      </w:r>
      <w:r>
        <w:tab/>
        <w:t>Yang Y, Sánchez-</w:t>
      </w:r>
      <w:proofErr w:type="spellStart"/>
      <w:r>
        <w:t>Tójar</w:t>
      </w:r>
      <w:proofErr w:type="spellEnd"/>
      <w:r>
        <w:t xml:space="preserve"> A, O’Dea RE, Noble DWA, </w:t>
      </w:r>
      <w:proofErr w:type="spellStart"/>
      <w:r>
        <w:t>Koricheva</w:t>
      </w:r>
      <w:proofErr w:type="spellEnd"/>
      <w:r>
        <w:t xml:space="preserve"> J, </w:t>
      </w:r>
      <w:proofErr w:type="spellStart"/>
      <w:r>
        <w:t>Jennions</w:t>
      </w:r>
      <w:proofErr w:type="spellEnd"/>
      <w:r>
        <w:t xml:space="preserve"> MD, Parker TH, </w:t>
      </w:r>
      <w:proofErr w:type="spellStart"/>
      <w:r>
        <w:t>Lagisz</w:t>
      </w:r>
      <w:proofErr w:type="spellEnd"/>
      <w:r>
        <w:t xml:space="preserve"> M, Nakagawa S. 2023 Publication bias impacts on effect size, statistical power, and magnitude (</w:t>
      </w:r>
      <w:del w:id="1619" w:author="Author" w:date="2026-03-29T20:30:00Z" w16du:dateUtc="2026-03-29T18:30:00Z">
        <w:r>
          <w:delText>Type M</w:delText>
        </w:r>
      </w:del>
      <w:ins w:id="1620" w:author="Author" w:date="2026-03-29T20:30:00Z" w16du:dateUtc="2026-03-29T18:30:00Z">
        <w:r>
          <w:t>type m</w:t>
        </w:r>
      </w:ins>
      <w:r>
        <w:t>) and sign (</w:t>
      </w:r>
      <w:proofErr w:type="spellStart"/>
      <w:del w:id="1621" w:author="Author" w:date="2026-03-29T20:30:00Z" w16du:dateUtc="2026-03-29T18:30:00Z">
        <w:r>
          <w:delText>Type S</w:delText>
        </w:r>
      </w:del>
      <w:ins w:id="1622" w:author="Author" w:date="2026-03-29T20:30:00Z" w16du:dateUtc="2026-03-29T18:30:00Z">
        <w:r>
          <w:t>type s</w:t>
        </w:r>
      </w:ins>
      <w:proofErr w:type="spellEnd"/>
      <w:r>
        <w:t xml:space="preserve">) errors in ecology and evolutionary biology. </w:t>
      </w:r>
      <w:r>
        <w:rPr>
          <w:i/>
          <w:iCs/>
        </w:rPr>
        <w:t>BMC Biology</w:t>
      </w:r>
      <w:r>
        <w:t xml:space="preserve"> </w:t>
      </w:r>
      <w:r>
        <w:rPr>
          <w:b/>
          <w:bCs/>
        </w:rPr>
        <w:t>21</w:t>
      </w:r>
      <w:r>
        <w:t>. (doi:</w:t>
      </w:r>
      <w:hyperlink r:id="rId55">
        <w:r w:rsidR="00695C00">
          <w:rPr>
            <w:rStyle w:val="Hyperlink"/>
          </w:rPr>
          <w:t>10.1186/s12915-022-01485-y</w:t>
        </w:r>
      </w:hyperlink>
      <w:r>
        <w:t>)</w:t>
      </w:r>
    </w:p>
    <w:p w14:paraId="0087D099" w14:textId="77777777" w:rsidR="00695C00" w:rsidRDefault="00000000">
      <w:pPr>
        <w:pStyle w:val="Bibliography"/>
      </w:pPr>
      <w:bookmarkStart w:id="1623" w:name="ref-nakagawa2022a"/>
      <w:bookmarkEnd w:id="1616"/>
      <w:del w:id="1624" w:author="Author" w:date="2026-03-29T20:30:00Z" w16du:dateUtc="2026-03-29T18:30:00Z">
        <w:r>
          <w:delText>54</w:delText>
        </w:r>
      </w:del>
      <w:ins w:id="1625" w:author="Author" w:date="2026-03-29T20:30:00Z" w16du:dateUtc="2026-03-29T18:30:00Z">
        <w:r>
          <w:t>63</w:t>
        </w:r>
      </w:ins>
      <w:r>
        <w:t xml:space="preserve">. </w:t>
      </w:r>
      <w:r>
        <w:tab/>
        <w:t xml:space="preserve">Nakagawa S, </w:t>
      </w:r>
      <w:proofErr w:type="spellStart"/>
      <w:r>
        <w:t>Lagisz</w:t>
      </w:r>
      <w:proofErr w:type="spellEnd"/>
      <w:r>
        <w:t xml:space="preserve"> M, </w:t>
      </w:r>
      <w:proofErr w:type="spellStart"/>
      <w:r>
        <w:t>Jennions</w:t>
      </w:r>
      <w:proofErr w:type="spellEnd"/>
      <w:r>
        <w:t xml:space="preserve"> MD, </w:t>
      </w:r>
      <w:proofErr w:type="spellStart"/>
      <w:r>
        <w:t>Koricheva</w:t>
      </w:r>
      <w:proofErr w:type="spellEnd"/>
      <w:r>
        <w:t xml:space="preserve"> J, Noble DWA, Parker TH, Sánchez-</w:t>
      </w:r>
      <w:proofErr w:type="spellStart"/>
      <w:r>
        <w:t>Tójar</w:t>
      </w:r>
      <w:proofErr w:type="spellEnd"/>
      <w:r>
        <w:t xml:space="preserve"> A, Yang Y, O’Dea RE. 2022 Methods for testing publication bias in ecological and evolutionary meta-analyses. </w:t>
      </w:r>
      <w:r>
        <w:rPr>
          <w:i/>
          <w:iCs/>
        </w:rPr>
        <w:t>Methods in Ecology and Evolution</w:t>
      </w:r>
      <w:r>
        <w:t xml:space="preserve"> </w:t>
      </w:r>
      <w:r>
        <w:rPr>
          <w:b/>
          <w:bCs/>
        </w:rPr>
        <w:t>13</w:t>
      </w:r>
      <w:r>
        <w:t>, 4–21. (doi:</w:t>
      </w:r>
      <w:r>
        <w:fldChar w:fldCharType="begin"/>
      </w:r>
      <w:r>
        <w:instrText>HYPERLINK "https://doi.org/10.1111/2041-210X.13724" \h</w:instrText>
      </w:r>
      <w:r>
        <w:fldChar w:fldCharType="separate"/>
      </w:r>
      <w:del w:id="1626" w:author="Author" w:date="2026-03-29T20:30:00Z" w16du:dateUtc="2026-03-29T18:30:00Z">
        <w:r w:rsidR="001C589A">
          <w:rPr>
            <w:rStyle w:val="Hyperlink"/>
          </w:rPr>
          <w:delText>https://doi.org/</w:delText>
        </w:r>
      </w:del>
      <w:r>
        <w:rPr>
          <w:rStyle w:val="Hyperlink"/>
        </w:rPr>
        <w:t>10.1111/2041-210X.13724</w:t>
      </w:r>
      <w:r>
        <w:fldChar w:fldCharType="end"/>
      </w:r>
      <w:r>
        <w:t>)</w:t>
      </w:r>
    </w:p>
    <w:p w14:paraId="755A27B0" w14:textId="77777777" w:rsidR="00695C00" w:rsidRDefault="00000000">
      <w:pPr>
        <w:pStyle w:val="Bibliography"/>
      </w:pPr>
      <w:bookmarkStart w:id="1627" w:name="ref-sanchez-tojar2018"/>
      <w:bookmarkEnd w:id="1623"/>
      <w:del w:id="1628" w:author="Author" w:date="2026-03-29T20:30:00Z" w16du:dateUtc="2026-03-29T18:30:00Z">
        <w:r>
          <w:delText>55</w:delText>
        </w:r>
      </w:del>
      <w:ins w:id="1629" w:author="Author" w:date="2026-03-29T20:30:00Z" w16du:dateUtc="2026-03-29T18:30:00Z">
        <w:r>
          <w:t>64</w:t>
        </w:r>
      </w:ins>
      <w:r>
        <w:t xml:space="preserve">. </w:t>
      </w:r>
      <w:r>
        <w:tab/>
        <w:t>Sánchez-</w:t>
      </w:r>
      <w:proofErr w:type="spellStart"/>
      <w:r>
        <w:t>Tójar</w:t>
      </w:r>
      <w:proofErr w:type="spellEnd"/>
      <w:r>
        <w:t xml:space="preserve"> A </w:t>
      </w:r>
      <w:r>
        <w:rPr>
          <w:i/>
          <w:iCs/>
        </w:rPr>
        <w:t>et al.</w:t>
      </w:r>
      <w:r>
        <w:t xml:space="preserve"> 2018 Meta-analysis challenges a textbook example of status </w:t>
      </w:r>
      <w:proofErr w:type="spellStart"/>
      <w:r>
        <w:t>signalling</w:t>
      </w:r>
      <w:proofErr w:type="spellEnd"/>
      <w:r>
        <w:t xml:space="preserve"> and demonstrates publication bias. </w:t>
      </w:r>
      <w:proofErr w:type="spellStart"/>
      <w:r>
        <w:rPr>
          <w:i/>
          <w:iCs/>
        </w:rPr>
        <w:t>eLife</w:t>
      </w:r>
      <w:proofErr w:type="spellEnd"/>
      <w:r>
        <w:t xml:space="preserve"> </w:t>
      </w:r>
      <w:r>
        <w:rPr>
          <w:b/>
          <w:bCs/>
        </w:rPr>
        <w:t>7</w:t>
      </w:r>
      <w:ins w:id="1630" w:author="Author" w:date="2026-03-29T20:30:00Z" w16du:dateUtc="2026-03-29T18:30:00Z">
        <w:r>
          <w:t>, e37385</w:t>
        </w:r>
      </w:ins>
      <w:r>
        <w:t>. (doi:</w:t>
      </w:r>
      <w:hyperlink r:id="rId56">
        <w:r w:rsidR="00695C00">
          <w:rPr>
            <w:rStyle w:val="Hyperlink"/>
          </w:rPr>
          <w:t>10.7554/elife.37385</w:t>
        </w:r>
      </w:hyperlink>
      <w:r>
        <w:t>)</w:t>
      </w:r>
    </w:p>
    <w:p w14:paraId="28B4726C" w14:textId="77777777" w:rsidR="001C589A" w:rsidRDefault="00000000">
      <w:pPr>
        <w:pStyle w:val="Bibliography"/>
        <w:rPr>
          <w:del w:id="1631" w:author="Author" w:date="2026-03-29T20:30:00Z" w16du:dateUtc="2026-03-29T18:30:00Z"/>
        </w:rPr>
      </w:pPr>
      <w:bookmarkStart w:id="1632" w:name="ref-lopez-rull2009"/>
      <w:del w:id="1633" w:author="Author" w:date="2026-03-29T20:30:00Z" w16du:dateUtc="2026-03-29T18:30:00Z">
        <w:r>
          <w:delText xml:space="preserve">56. </w:delText>
        </w:r>
        <w:r>
          <w:tab/>
          <w:delText xml:space="preserve">Lopez-Rull I, Gil D. 2009 Do female spotless starlings sturnus unicolor adjust maternal investment according to male attractiveness? </w:delText>
        </w:r>
        <w:r>
          <w:rPr>
            <w:i/>
            <w:iCs/>
          </w:rPr>
          <w:delText>Journal of Avian Biology</w:delText>
        </w:r>
        <w:r>
          <w:delText xml:space="preserve"> </w:delText>
        </w:r>
        <w:r>
          <w:rPr>
            <w:b/>
            <w:bCs/>
          </w:rPr>
          <w:delText>40</w:delText>
        </w:r>
        <w:r>
          <w:delText>, 254–262. (doi:</w:delText>
        </w:r>
        <w:r w:rsidR="001C589A">
          <w:fldChar w:fldCharType="begin"/>
        </w:r>
        <w:r w:rsidR="001C589A">
          <w:delInstrText>HYPERLINK "https://doi.org/10.1111/j.1600-048X.2009.04553.x" \h</w:delInstrText>
        </w:r>
        <w:r w:rsidR="001C589A">
          <w:fldChar w:fldCharType="separate"/>
        </w:r>
        <w:r w:rsidR="001C589A">
          <w:rPr>
            <w:rStyle w:val="Hyperlink"/>
          </w:rPr>
          <w:delText>10.1111/j.1600-048X.2009.04553.x</w:delText>
        </w:r>
        <w:r w:rsidR="001C589A">
          <w:fldChar w:fldCharType="end"/>
        </w:r>
        <w:r>
          <w:delText>)</w:delText>
        </w:r>
      </w:del>
    </w:p>
    <w:bookmarkEnd w:id="1632"/>
    <w:p w14:paraId="1EB18E4A" w14:textId="77777777" w:rsidR="00695C00" w:rsidRDefault="00000000">
      <w:pPr>
        <w:pStyle w:val="Bibliography"/>
        <w:rPr>
          <w:ins w:id="1634" w:author="Author" w:date="2026-03-29T20:30:00Z" w16du:dateUtc="2026-03-29T18:30:00Z"/>
        </w:rPr>
      </w:pPr>
      <w:del w:id="1635" w:author="Author" w:date="2026-03-29T20:30:00Z" w16du:dateUtc="2026-03-29T18:30:00Z">
        <w:r>
          <w:delText>57</w:delText>
        </w:r>
      </w:del>
      <w:bookmarkStart w:id="1636" w:name="ref-fauth1991"/>
      <w:bookmarkEnd w:id="1627"/>
      <w:ins w:id="1637" w:author="Author" w:date="2026-03-29T20:30:00Z" w16du:dateUtc="2026-03-29T18:30:00Z">
        <w:r>
          <w:t xml:space="preserve">65. </w:t>
        </w:r>
        <w:r>
          <w:tab/>
          <w:t xml:space="preserve">Fauth PT, Krementz DG, Hines JE. 1991 </w:t>
        </w:r>
        <w:proofErr w:type="spellStart"/>
        <w:r>
          <w:t>Ectoparasitism</w:t>
        </w:r>
        <w:proofErr w:type="spellEnd"/>
        <w:r>
          <w:t xml:space="preserve"> and the role of green nesting material in the European Starling. </w:t>
        </w:r>
        <w:proofErr w:type="spellStart"/>
        <w:r>
          <w:rPr>
            <w:i/>
            <w:iCs/>
          </w:rPr>
          <w:t>Oecologia</w:t>
        </w:r>
        <w:proofErr w:type="spellEnd"/>
        <w:r>
          <w:t xml:space="preserve"> </w:t>
        </w:r>
        <w:r>
          <w:rPr>
            <w:b/>
            <w:bCs/>
          </w:rPr>
          <w:t>88</w:t>
        </w:r>
        <w:r>
          <w:t>, 22–29. (doi:</w:t>
        </w:r>
        <w:r>
          <w:fldChar w:fldCharType="begin"/>
        </w:r>
        <w:r>
          <w:instrText>HYPERLINK "https://doi.org/10.1007/BF00328399" \h</w:instrText>
        </w:r>
        <w:r>
          <w:fldChar w:fldCharType="separate"/>
        </w:r>
        <w:r>
          <w:rPr>
            <w:rStyle w:val="Hyperlink"/>
          </w:rPr>
          <w:t>10.1007/BF00328399</w:t>
        </w:r>
        <w:r>
          <w:fldChar w:fldCharType="end"/>
        </w:r>
        <w:r>
          <w:t>)</w:t>
        </w:r>
      </w:ins>
    </w:p>
    <w:p w14:paraId="1CAC7BC9" w14:textId="77777777" w:rsidR="00695C00" w:rsidRDefault="00000000">
      <w:pPr>
        <w:pStyle w:val="Bibliography"/>
        <w:rPr>
          <w:ins w:id="1638" w:author="Author" w:date="2026-03-29T20:30:00Z" w16du:dateUtc="2026-03-29T18:30:00Z"/>
        </w:rPr>
      </w:pPr>
      <w:bookmarkStart w:id="1639" w:name="ref-clark1988"/>
      <w:bookmarkEnd w:id="1636"/>
      <w:ins w:id="1640" w:author="Author" w:date="2026-03-29T20:30:00Z" w16du:dateUtc="2026-03-29T18:30:00Z">
        <w:r>
          <w:t xml:space="preserve">66. </w:t>
        </w:r>
        <w:r>
          <w:tab/>
          <w:t xml:space="preserve">Clark L, Mason JR. 1988 Effect of biologically active plants used as nests material and the derived benefit to starling nestlings. </w:t>
        </w:r>
        <w:proofErr w:type="spellStart"/>
        <w:r>
          <w:rPr>
            <w:i/>
            <w:iCs/>
          </w:rPr>
          <w:t>Oecologia</w:t>
        </w:r>
        <w:proofErr w:type="spellEnd"/>
        <w:r>
          <w:t xml:space="preserve"> </w:t>
        </w:r>
        <w:r>
          <w:rPr>
            <w:b/>
            <w:bCs/>
          </w:rPr>
          <w:t>77</w:t>
        </w:r>
        <w:r>
          <w:t>, 174–180. (doi:</w:t>
        </w:r>
        <w:r>
          <w:fldChar w:fldCharType="begin"/>
        </w:r>
        <w:r>
          <w:instrText>HYPERLINK "https://doi.org/10.1007/bf00379183" \h</w:instrText>
        </w:r>
        <w:r>
          <w:fldChar w:fldCharType="separate"/>
        </w:r>
        <w:r>
          <w:rPr>
            <w:rStyle w:val="Hyperlink"/>
          </w:rPr>
          <w:t>10.1007/bf00379183</w:t>
        </w:r>
        <w:r>
          <w:fldChar w:fldCharType="end"/>
        </w:r>
        <w:r>
          <w:t>)</w:t>
        </w:r>
      </w:ins>
    </w:p>
    <w:p w14:paraId="20158BC3" w14:textId="77777777" w:rsidR="00695C00" w:rsidRDefault="00000000">
      <w:pPr>
        <w:pStyle w:val="Bibliography"/>
        <w:rPr>
          <w:ins w:id="1641" w:author="Author" w:date="2026-03-29T20:30:00Z" w16du:dateUtc="2026-03-29T18:30:00Z"/>
        </w:rPr>
      </w:pPr>
      <w:bookmarkStart w:id="1642" w:name="ref-shutler2007"/>
      <w:bookmarkEnd w:id="1639"/>
      <w:ins w:id="1643" w:author="Author" w:date="2026-03-29T20:30:00Z" w16du:dateUtc="2026-03-29T18:30:00Z">
        <w:r>
          <w:t xml:space="preserve">67. </w:t>
        </w:r>
        <w:r>
          <w:tab/>
          <w:t xml:space="preserve">Shutler D, Campbell AA. 2007 Experimental addition of greenery reduces flea loads in nests of a non-greenery using species, the tree swallow </w:t>
        </w:r>
        <w:proofErr w:type="spellStart"/>
        <w:r>
          <w:rPr>
            <w:i/>
            <w:iCs/>
          </w:rPr>
          <w:t>Tachycineta</w:t>
        </w:r>
        <w:proofErr w:type="spellEnd"/>
        <w:r>
          <w:rPr>
            <w:i/>
            <w:iCs/>
          </w:rPr>
          <w:t xml:space="preserve"> bicolor</w:t>
        </w:r>
        <w:r>
          <w:t xml:space="preserve">. </w:t>
        </w:r>
        <w:r>
          <w:rPr>
            <w:i/>
            <w:iCs/>
          </w:rPr>
          <w:t>Journal of Avian Biology</w:t>
        </w:r>
        <w:r>
          <w:t xml:space="preserve"> </w:t>
        </w:r>
        <w:r>
          <w:rPr>
            <w:b/>
            <w:bCs/>
          </w:rPr>
          <w:t>38</w:t>
        </w:r>
        <w:r>
          <w:t>, 7–12. (doi:</w:t>
        </w:r>
        <w:r>
          <w:fldChar w:fldCharType="begin"/>
        </w:r>
        <w:r>
          <w:instrText>HYPERLINK "https://doi.org/10.1111/j.2007.0908-8857.04015.x" \h</w:instrText>
        </w:r>
        <w:r>
          <w:fldChar w:fldCharType="separate"/>
        </w:r>
        <w:r>
          <w:rPr>
            <w:rStyle w:val="Hyperlink"/>
          </w:rPr>
          <w:t>10.1111/j.2007.0908-</w:t>
        </w:r>
        <w:proofErr w:type="gramStart"/>
        <w:r>
          <w:rPr>
            <w:rStyle w:val="Hyperlink"/>
          </w:rPr>
          <w:t>8857.04015.x</w:t>
        </w:r>
        <w:proofErr w:type="gramEnd"/>
        <w:r>
          <w:fldChar w:fldCharType="end"/>
        </w:r>
        <w:r>
          <w:t>)</w:t>
        </w:r>
      </w:ins>
    </w:p>
    <w:p w14:paraId="759F8517" w14:textId="77777777" w:rsidR="00695C00" w:rsidRDefault="00000000">
      <w:pPr>
        <w:pStyle w:val="Bibliography"/>
      </w:pPr>
      <w:bookmarkStart w:id="1644" w:name="ref-mennerat2008"/>
      <w:bookmarkEnd w:id="1642"/>
      <w:ins w:id="1645" w:author="Author" w:date="2026-03-29T20:30:00Z" w16du:dateUtc="2026-03-29T18:30:00Z">
        <w:r>
          <w:t>68</w:t>
        </w:r>
      </w:ins>
      <w:r>
        <w:t xml:space="preserve">. </w:t>
      </w:r>
      <w:r>
        <w:tab/>
      </w:r>
      <w:proofErr w:type="spellStart"/>
      <w:r>
        <w:t>Mennerat</w:t>
      </w:r>
      <w:proofErr w:type="spellEnd"/>
      <w:r>
        <w:t xml:space="preserve"> A, Perret P, Caro SP, Heeb P, Lambrechts MM. 2008 Aromatic plants in blue tit </w:t>
      </w:r>
      <w:del w:id="1646" w:author="Author" w:date="2026-03-29T20:30:00Z" w16du:dateUtc="2026-03-29T18:30:00Z">
        <w:r>
          <w:delText>cyanistes</w:delText>
        </w:r>
      </w:del>
      <w:proofErr w:type="spellStart"/>
      <w:ins w:id="1647" w:author="Author" w:date="2026-03-29T20:30:00Z" w16du:dateUtc="2026-03-29T18:30:00Z">
        <w:r>
          <w:rPr>
            <w:i/>
            <w:iCs/>
          </w:rPr>
          <w:t>Cyanistes</w:t>
        </w:r>
      </w:ins>
      <w:proofErr w:type="spellEnd"/>
      <w:r>
        <w:rPr>
          <w:i/>
          <w:rPrChange w:id="1648" w:author="Author" w:date="2026-03-29T20:30:00Z" w16du:dateUtc="2026-03-29T18:30:00Z">
            <w:rPr/>
          </w:rPrChange>
        </w:rPr>
        <w:t xml:space="preserve"> caeruleus</w:t>
      </w:r>
      <w:r>
        <w:t xml:space="preserve"> nests: No negative effect on blood-sucking protocalliphora blow fly larvae. </w:t>
      </w:r>
      <w:r>
        <w:rPr>
          <w:i/>
          <w:iCs/>
        </w:rPr>
        <w:t>Journal of Avian Biology</w:t>
      </w:r>
      <w:r>
        <w:t xml:space="preserve"> </w:t>
      </w:r>
      <w:r>
        <w:rPr>
          <w:b/>
          <w:bCs/>
        </w:rPr>
        <w:t>39</w:t>
      </w:r>
      <w:r>
        <w:t>, 127–132. (doi:</w:t>
      </w:r>
      <w:hyperlink r:id="rId57">
        <w:r w:rsidR="00695C00">
          <w:rPr>
            <w:rStyle w:val="Hyperlink"/>
          </w:rPr>
          <w:t>10.1111/j.0908-8857.2008.04400.x</w:t>
        </w:r>
      </w:hyperlink>
      <w:r>
        <w:t>)</w:t>
      </w:r>
    </w:p>
    <w:p w14:paraId="660CE4C7" w14:textId="77777777" w:rsidR="00695C00" w:rsidRDefault="00000000">
      <w:pPr>
        <w:pStyle w:val="Bibliography"/>
        <w:rPr>
          <w:moveFrom w:id="1649" w:author="Author" w:date="2026-03-29T20:30:00Z" w16du:dateUtc="2026-03-29T18:30:00Z"/>
        </w:rPr>
      </w:pPr>
      <w:del w:id="1650" w:author="Author" w:date="2026-03-29T20:30:00Z" w16du:dateUtc="2026-03-29T18:30:00Z">
        <w:r>
          <w:delText>58</w:delText>
        </w:r>
      </w:del>
      <w:bookmarkStart w:id="1651" w:name="ref-taverner1933"/>
      <w:bookmarkEnd w:id="1644"/>
      <w:ins w:id="1652" w:author="Author" w:date="2026-03-29T20:30:00Z" w16du:dateUtc="2026-03-29T18:30:00Z">
        <w:r>
          <w:t>69</w:t>
        </w:r>
      </w:ins>
      <w:moveFromRangeStart w:id="1653" w:author="Author" w:date="2026-03-29T20:30:00Z" w:name="move225708651"/>
      <w:moveFrom w:id="1654" w:author="Author" w:date="2026-03-29T20:30:00Z" w16du:dateUtc="2026-03-29T18:30:00Z">
        <w:r>
          <w:t xml:space="preserve">. </w:t>
        </w:r>
        <w:r>
          <w:tab/>
          <w:t xml:space="preserve">Banbura J, Blondel J, Wilde-Lambrechts H de, Perret P. </w:t>
        </w:r>
      </w:moveFrom>
      <w:moveFromRangeEnd w:id="1653"/>
      <w:del w:id="1655" w:author="Author" w:date="2026-03-29T20:30:00Z" w16du:dateUtc="2026-03-29T18:30:00Z">
        <w:r>
          <w:delText xml:space="preserve">1995 Why do female Blue Tits (Parus careuleus) bring fresh plants to their nests? </w:delText>
        </w:r>
      </w:del>
      <w:moveFromRangeStart w:id="1656" w:author="Author" w:date="2026-03-29T20:30:00Z" w:name="move225708652"/>
      <w:moveFrom w:id="1657" w:author="Author" w:date="2026-03-29T20:30:00Z" w16du:dateUtc="2026-03-29T18:30:00Z">
        <w:r>
          <w:rPr>
            <w:i/>
            <w:iCs/>
          </w:rPr>
          <w:t>Journal für Ornithologie</w:t>
        </w:r>
        <w:r>
          <w:t xml:space="preserve"> </w:t>
        </w:r>
        <w:r>
          <w:rPr>
            <w:b/>
            <w:bCs/>
          </w:rPr>
          <w:t>136</w:t>
        </w:r>
        <w:r>
          <w:t>, 217–221. (doi:</w:t>
        </w:r>
        <w:r>
          <w:fldChar w:fldCharType="begin"/>
        </w:r>
        <w:r>
          <w:instrText>HYPERLINK "https://doi.org/10.1007/bf01651244" \h</w:instrText>
        </w:r>
      </w:moveFrom>
      <w:del w:id="1658" w:author="Author" w:date="2026-03-29T20:30:00Z" w16du:dateUtc="2026-03-29T18:30:00Z"/>
      <w:moveFrom w:id="1659" w:author="Author" w:date="2026-03-29T20:30:00Z" w16du:dateUtc="2026-03-29T18:30:00Z">
        <w:r>
          <w:fldChar w:fldCharType="separate"/>
        </w:r>
        <w:r>
          <w:rPr>
            <w:rStyle w:val="Hyperlink"/>
          </w:rPr>
          <w:t>10.1007/bf01651244</w:t>
        </w:r>
        <w:r>
          <w:fldChar w:fldCharType="end"/>
        </w:r>
        <w:r>
          <w:t>)</w:t>
        </w:r>
      </w:moveFrom>
    </w:p>
    <w:moveFromRangeEnd w:id="1656"/>
    <w:p w14:paraId="03C1A79D" w14:textId="77777777" w:rsidR="00695C00" w:rsidRDefault="00000000">
      <w:pPr>
        <w:pStyle w:val="Bibliography"/>
      </w:pPr>
      <w:del w:id="1660" w:author="Author" w:date="2026-03-29T20:30:00Z" w16du:dateUtc="2026-03-29T18:30:00Z">
        <w:r>
          <w:delText>59</w:delText>
        </w:r>
      </w:del>
      <w:r>
        <w:t xml:space="preserve">. </w:t>
      </w:r>
      <w:r>
        <w:tab/>
        <w:t xml:space="preserve">Taverner PA. 1933 Purple martins gathering leaves. </w:t>
      </w:r>
      <w:r>
        <w:rPr>
          <w:i/>
          <w:iCs/>
        </w:rPr>
        <w:t>The Auk</w:t>
      </w:r>
      <w:r>
        <w:t xml:space="preserve"> </w:t>
      </w:r>
      <w:r>
        <w:rPr>
          <w:b/>
          <w:bCs/>
        </w:rPr>
        <w:t>50</w:t>
      </w:r>
      <w:r>
        <w:t>, 110–111. (doi:</w:t>
      </w:r>
      <w:hyperlink r:id="rId58">
        <w:r w:rsidR="00695C00">
          <w:rPr>
            <w:rStyle w:val="Hyperlink"/>
          </w:rPr>
          <w:t>10.2307/4076584</w:t>
        </w:r>
      </w:hyperlink>
      <w:r>
        <w:t>)</w:t>
      </w:r>
    </w:p>
    <w:p w14:paraId="3747E6DC" w14:textId="77777777" w:rsidR="00695C00" w:rsidRDefault="00000000">
      <w:pPr>
        <w:pStyle w:val="Bibliography"/>
      </w:pPr>
      <w:bookmarkStart w:id="1661" w:name="ref-peralta-sanchez2010"/>
      <w:bookmarkEnd w:id="1651"/>
      <w:del w:id="1662" w:author="Author" w:date="2026-03-29T20:30:00Z" w16du:dateUtc="2026-03-29T18:30:00Z">
        <w:r>
          <w:delText>60</w:delText>
        </w:r>
      </w:del>
      <w:ins w:id="1663" w:author="Author" w:date="2026-03-29T20:30:00Z" w16du:dateUtc="2026-03-29T18:30:00Z">
        <w:r>
          <w:t>70</w:t>
        </w:r>
      </w:ins>
      <w:r>
        <w:t xml:space="preserve">. </w:t>
      </w:r>
      <w:r>
        <w:tab/>
        <w:t xml:space="preserve">Peralta-Sanchez JM, Møller AP, Martin-Platero AM, Soler JJ. 2010 Number and colour composition of nest lining feathers predict eggshell bacterial community in barn swallow nests: </w:t>
      </w:r>
      <w:del w:id="1664" w:author="Author" w:date="2026-03-29T20:30:00Z" w16du:dateUtc="2026-03-29T18:30:00Z">
        <w:r>
          <w:delText>an</w:delText>
        </w:r>
      </w:del>
      <w:ins w:id="1665" w:author="Author" w:date="2026-03-29T20:30:00Z" w16du:dateUtc="2026-03-29T18:30:00Z">
        <w:r>
          <w:t>An</w:t>
        </w:r>
      </w:ins>
      <w:r>
        <w:t xml:space="preserve"> experimental study. </w:t>
      </w:r>
      <w:r>
        <w:rPr>
          <w:i/>
          <w:iCs/>
        </w:rPr>
        <w:t>Functional Ecology</w:t>
      </w:r>
      <w:r>
        <w:t xml:space="preserve"> </w:t>
      </w:r>
      <w:r>
        <w:rPr>
          <w:b/>
          <w:bCs/>
        </w:rPr>
        <w:t>24</w:t>
      </w:r>
      <w:r>
        <w:t>, 426–433. (doi:</w:t>
      </w:r>
      <w:hyperlink r:id="rId59">
        <w:r w:rsidR="00695C00">
          <w:rPr>
            <w:rStyle w:val="Hyperlink"/>
          </w:rPr>
          <w:t>10.1111/j.1365-2435.2009.01669.x</w:t>
        </w:r>
      </w:hyperlink>
      <w:r>
        <w:t>)</w:t>
      </w:r>
    </w:p>
    <w:p w14:paraId="5C7061EF" w14:textId="77777777" w:rsidR="00695C00" w:rsidRDefault="00000000">
      <w:pPr>
        <w:pStyle w:val="Bibliography"/>
        <w:rPr>
          <w:ins w:id="1666" w:author="Author" w:date="2026-03-29T20:30:00Z" w16du:dateUtc="2026-03-29T18:30:00Z"/>
        </w:rPr>
      </w:pPr>
      <w:bookmarkStart w:id="1667" w:name="ref-nilsson2017"/>
      <w:bookmarkEnd w:id="1661"/>
      <w:del w:id="1668" w:author="Author" w:date="2026-03-29T20:30:00Z" w16du:dateUtc="2026-03-29T18:30:00Z">
        <w:r>
          <w:delText>61</w:delText>
        </w:r>
      </w:del>
      <w:ins w:id="1669" w:author="Author" w:date="2026-03-29T20:30:00Z" w16du:dateUtc="2026-03-29T18:30:00Z">
        <w:r>
          <w:t xml:space="preserve">71. </w:t>
        </w:r>
        <w:r>
          <w:tab/>
          <w:t xml:space="preserve">Nilsson J-Å, Nord A. 2017 The use of the nest for parental roosting and thermal consequences of the nest for nestlings and parents. </w:t>
        </w:r>
        <w:r>
          <w:rPr>
            <w:i/>
            <w:iCs/>
          </w:rPr>
          <w:t>Behavioral Ecology and Sociobiology</w:t>
        </w:r>
        <w:r>
          <w:t xml:space="preserve"> </w:t>
        </w:r>
        <w:r>
          <w:rPr>
            <w:b/>
            <w:bCs/>
          </w:rPr>
          <w:t>71</w:t>
        </w:r>
        <w:r>
          <w:t>. (doi:</w:t>
        </w:r>
        <w:r>
          <w:fldChar w:fldCharType="begin"/>
        </w:r>
        <w:r>
          <w:instrText>HYPERLINK "https://doi.org/10.1007/s00265-017-2400-7" \h</w:instrText>
        </w:r>
        <w:r>
          <w:fldChar w:fldCharType="separate"/>
        </w:r>
        <w:r>
          <w:rPr>
            <w:rStyle w:val="Hyperlink"/>
          </w:rPr>
          <w:t>10.1007/s00265-017-2400-7</w:t>
        </w:r>
        <w:r>
          <w:fldChar w:fldCharType="end"/>
        </w:r>
        <w:r>
          <w:t>)</w:t>
        </w:r>
      </w:ins>
    </w:p>
    <w:p w14:paraId="5E69E9C2" w14:textId="77777777" w:rsidR="00695C00" w:rsidRDefault="00000000">
      <w:pPr>
        <w:pStyle w:val="Bibliography"/>
        <w:rPr>
          <w:ins w:id="1670" w:author="Author" w:date="2026-03-29T20:30:00Z" w16du:dateUtc="2026-03-29T18:30:00Z"/>
        </w:rPr>
      </w:pPr>
      <w:bookmarkStart w:id="1671" w:name="ref-perez2020"/>
      <w:bookmarkEnd w:id="1667"/>
      <w:ins w:id="1672" w:author="Author" w:date="2026-03-29T20:30:00Z" w16du:dateUtc="2026-03-29T18:30:00Z">
        <w:r>
          <w:lastRenderedPageBreak/>
          <w:t xml:space="preserve">72. </w:t>
        </w:r>
        <w:r>
          <w:tab/>
          <w:t xml:space="preserve">Perez DM, Gardner JL, Medina I. 2020 Climate as an evolutionary driver of nest morphology in birds: A Review. </w:t>
        </w:r>
        <w:r>
          <w:rPr>
            <w:i/>
            <w:iCs/>
          </w:rPr>
          <w:t>Frontiers in Ecology and Evolution</w:t>
        </w:r>
        <w:r>
          <w:t xml:space="preserve"> </w:t>
        </w:r>
        <w:r>
          <w:rPr>
            <w:b/>
            <w:bCs/>
          </w:rPr>
          <w:t>8</w:t>
        </w:r>
        <w:r>
          <w:t>. (doi:</w:t>
        </w:r>
        <w:r>
          <w:fldChar w:fldCharType="begin"/>
        </w:r>
        <w:r>
          <w:instrText>HYPERLINK "https://doi.org/10.3389/fevo.2020.566018" \h</w:instrText>
        </w:r>
        <w:r>
          <w:fldChar w:fldCharType="separate"/>
        </w:r>
        <w:r>
          <w:rPr>
            <w:rStyle w:val="Hyperlink"/>
          </w:rPr>
          <w:t>10.3389/fevo.2020.566018</w:t>
        </w:r>
        <w:r>
          <w:fldChar w:fldCharType="end"/>
        </w:r>
        <w:r>
          <w:t>)</w:t>
        </w:r>
      </w:ins>
    </w:p>
    <w:p w14:paraId="2039B2D0" w14:textId="77777777" w:rsidR="00695C00" w:rsidRDefault="00000000">
      <w:pPr>
        <w:pStyle w:val="Bibliography"/>
        <w:rPr>
          <w:ins w:id="1673" w:author="Author" w:date="2026-03-29T20:30:00Z" w16du:dateUtc="2026-03-29T18:30:00Z"/>
        </w:rPr>
      </w:pPr>
      <w:bookmarkStart w:id="1674" w:name="ref-labocha2011"/>
      <w:bookmarkEnd w:id="1671"/>
      <w:ins w:id="1675" w:author="Author" w:date="2026-03-29T20:30:00Z" w16du:dateUtc="2026-03-29T18:30:00Z">
        <w:r>
          <w:t xml:space="preserve">73. </w:t>
        </w:r>
        <w:r>
          <w:tab/>
        </w:r>
        <w:proofErr w:type="spellStart"/>
        <w:r>
          <w:t>Labocha</w:t>
        </w:r>
        <w:proofErr w:type="spellEnd"/>
        <w:r>
          <w:t xml:space="preserve"> MK, Hayes JP. 2011 Morphometric indices of body condition in birds: A review. </w:t>
        </w:r>
        <w:r>
          <w:rPr>
            <w:i/>
            <w:iCs/>
          </w:rPr>
          <w:t>Journal of Ornithology</w:t>
        </w:r>
        <w:r>
          <w:t xml:space="preserve"> </w:t>
        </w:r>
        <w:r>
          <w:rPr>
            <w:b/>
            <w:bCs/>
          </w:rPr>
          <w:t>153</w:t>
        </w:r>
        <w:r>
          <w:t>, 1–22. (doi:</w:t>
        </w:r>
        <w:r>
          <w:fldChar w:fldCharType="begin"/>
        </w:r>
        <w:r>
          <w:instrText>HYPERLINK "https://doi.org/10.1007/s10336-011-0706-1" \h</w:instrText>
        </w:r>
        <w:r>
          <w:fldChar w:fldCharType="separate"/>
        </w:r>
        <w:r>
          <w:rPr>
            <w:rStyle w:val="Hyperlink"/>
          </w:rPr>
          <w:t>10.1007/s10336-011-0706-1</w:t>
        </w:r>
        <w:r>
          <w:fldChar w:fldCharType="end"/>
        </w:r>
        <w:r>
          <w:t>)</w:t>
        </w:r>
      </w:ins>
    </w:p>
    <w:p w14:paraId="608D884A" w14:textId="77777777" w:rsidR="00695C00" w:rsidRDefault="00000000">
      <w:pPr>
        <w:pStyle w:val="Bibliography"/>
        <w:rPr>
          <w:ins w:id="1676" w:author="Author" w:date="2026-03-29T20:30:00Z" w16du:dateUtc="2026-03-29T18:30:00Z"/>
        </w:rPr>
      </w:pPr>
      <w:bookmarkStart w:id="1677" w:name="ref-pires2020"/>
      <w:bookmarkEnd w:id="1674"/>
      <w:ins w:id="1678" w:author="Author" w:date="2026-03-29T20:30:00Z" w16du:dateUtc="2026-03-29T18:30:00Z">
        <w:r>
          <w:t xml:space="preserve">74. </w:t>
        </w:r>
        <w:r>
          <w:tab/>
          <w:t xml:space="preserve">Pires BA, Belo AD, Diamantino F, </w:t>
        </w:r>
        <w:proofErr w:type="spellStart"/>
        <w:r>
          <w:t>Rabaça</w:t>
        </w:r>
        <w:proofErr w:type="spellEnd"/>
        <w:r>
          <w:t xml:space="preserve"> JE, Merino S. 2020 Development of nestling blue tits (</w:t>
        </w:r>
        <w:proofErr w:type="spellStart"/>
        <w:r>
          <w:rPr>
            <w:i/>
            <w:iCs/>
          </w:rPr>
          <w:t>Cyanistes</w:t>
        </w:r>
        <w:proofErr w:type="spellEnd"/>
        <w:r>
          <w:rPr>
            <w:i/>
            <w:iCs/>
          </w:rPr>
          <w:t xml:space="preserve"> caeruleus</w:t>
        </w:r>
        <w:r>
          <w:t xml:space="preserve">) is affected by experimental addition of aromatic plants. </w:t>
        </w:r>
        <w:r>
          <w:rPr>
            <w:i/>
            <w:iCs/>
          </w:rPr>
          <w:t>Avian Biology Research</w:t>
        </w:r>
        <w:r>
          <w:t xml:space="preserve"> </w:t>
        </w:r>
        <w:r>
          <w:rPr>
            <w:b/>
            <w:bCs/>
          </w:rPr>
          <w:t>13</w:t>
        </w:r>
        <w:r>
          <w:t>, 44–48. (doi:</w:t>
        </w:r>
        <w:r>
          <w:fldChar w:fldCharType="begin"/>
        </w:r>
        <w:r>
          <w:instrText>HYPERLINK "https://doi.org/10.1177/1758155920921075" \h</w:instrText>
        </w:r>
        <w:r>
          <w:fldChar w:fldCharType="separate"/>
        </w:r>
        <w:r>
          <w:rPr>
            <w:rStyle w:val="Hyperlink"/>
          </w:rPr>
          <w:t>10.1177/1758155920921075</w:t>
        </w:r>
        <w:r>
          <w:fldChar w:fldCharType="end"/>
        </w:r>
        <w:r>
          <w:t>)</w:t>
        </w:r>
      </w:ins>
    </w:p>
    <w:p w14:paraId="30B25799" w14:textId="77777777" w:rsidR="00695C00" w:rsidRDefault="00000000">
      <w:pPr>
        <w:pStyle w:val="Bibliography"/>
      </w:pPr>
      <w:bookmarkStart w:id="1679" w:name="ref-corregidor-castro2021"/>
      <w:bookmarkEnd w:id="1677"/>
      <w:ins w:id="1680" w:author="Author" w:date="2026-03-29T20:30:00Z" w16du:dateUtc="2026-03-29T18:30:00Z">
        <w:r>
          <w:t>75</w:t>
        </w:r>
      </w:ins>
      <w:r>
        <w:t xml:space="preserve">. </w:t>
      </w:r>
      <w:r>
        <w:tab/>
        <w:t xml:space="preserve">Corregidor-Castro A, Jones OR. 2021 The effect of nest temperature on growth and survival in juvenile </w:t>
      </w:r>
      <w:del w:id="1681" w:author="Author" w:date="2026-03-29T20:30:00Z" w16du:dateUtc="2026-03-29T18:30:00Z">
        <w:r>
          <w:delText>Great Tits</w:delText>
        </w:r>
        <w:r>
          <w:rPr>
            <w:i/>
            <w:iCs/>
          </w:rPr>
          <w:delText>Parus</w:delText>
        </w:r>
      </w:del>
      <w:ins w:id="1682" w:author="Author" w:date="2026-03-29T20:30:00Z" w16du:dateUtc="2026-03-29T18:30:00Z">
        <w:r>
          <w:t xml:space="preserve">great tits </w:t>
        </w:r>
        <w:r>
          <w:rPr>
            <w:i/>
            <w:iCs/>
          </w:rPr>
          <w:t>Parus</w:t>
        </w:r>
      </w:ins>
      <w:r>
        <w:rPr>
          <w:i/>
          <w:iCs/>
        </w:rPr>
        <w:t xml:space="preserve"> major</w:t>
      </w:r>
      <w:r>
        <w:t xml:space="preserve">. </w:t>
      </w:r>
      <w:r>
        <w:rPr>
          <w:i/>
          <w:iCs/>
        </w:rPr>
        <w:t>Ecology and Evolution</w:t>
      </w:r>
      <w:r>
        <w:t xml:space="preserve"> </w:t>
      </w:r>
      <w:r>
        <w:rPr>
          <w:b/>
          <w:bCs/>
        </w:rPr>
        <w:t>11</w:t>
      </w:r>
      <w:r>
        <w:t>, 7346–7353. (doi:</w:t>
      </w:r>
      <w:hyperlink r:id="rId60">
        <w:r w:rsidR="00695C00">
          <w:rPr>
            <w:rStyle w:val="Hyperlink"/>
          </w:rPr>
          <w:t>10.1002/ece3.7565</w:t>
        </w:r>
      </w:hyperlink>
      <w:r>
        <w:t>)</w:t>
      </w:r>
    </w:p>
    <w:p w14:paraId="44D764D2" w14:textId="77777777" w:rsidR="00695C00" w:rsidRDefault="00000000">
      <w:pPr>
        <w:pStyle w:val="Bibliography"/>
      </w:pPr>
      <w:bookmarkStart w:id="1683" w:name="ref-yang2024"/>
      <w:bookmarkEnd w:id="1679"/>
      <w:del w:id="1684" w:author="Author" w:date="2026-03-29T20:30:00Z" w16du:dateUtc="2026-03-29T18:30:00Z">
        <w:r>
          <w:delText>62</w:delText>
        </w:r>
      </w:del>
      <w:ins w:id="1685" w:author="Author" w:date="2026-03-29T20:30:00Z" w16du:dateUtc="2026-03-29T18:30:00Z">
        <w:r>
          <w:t>76</w:t>
        </w:r>
      </w:ins>
      <w:r>
        <w:t xml:space="preserve">. </w:t>
      </w:r>
      <w:r>
        <w:tab/>
        <w:t xml:space="preserve">Yang Y, Williams C, Senior AM, Morrison K, Ricolfi L, Pan J, Lagisz M, Nakagawa S. </w:t>
      </w:r>
      <w:del w:id="1686" w:author="Author" w:date="2026-03-29T20:30:00Z" w16du:dateUtc="2026-03-29T18:30:00Z">
        <w:r>
          <w:delText xml:space="preserve">2024 </w:delText>
        </w:r>
        <w:r w:rsidR="001C589A">
          <w:fldChar w:fldCharType="begin"/>
        </w:r>
        <w:r w:rsidR="001C589A">
          <w:delInstrText>HYPERLINK "http://dx.doi.org/10.1101/2024.05.13.594019" \h</w:delInstrText>
        </w:r>
        <w:r w:rsidR="001C589A">
          <w:fldChar w:fldCharType="separate"/>
        </w:r>
        <w:r w:rsidR="001C589A">
          <w:rPr>
            <w:rStyle w:val="Hyperlink"/>
          </w:rPr>
          <w:delText>Bivariate multilevel meta-analysis of log response ratio and standardized mean difference for robust and reproducible environmental and biological sciences</w:delText>
        </w:r>
        <w:r w:rsidR="001C589A">
          <w:fldChar w:fldCharType="end"/>
        </w:r>
        <w:r>
          <w:delText xml:space="preserve">. </w:delText>
        </w:r>
      </w:del>
      <w:ins w:id="1687" w:author="Author" w:date="2026-03-29T20:30:00Z" w16du:dateUtc="2026-03-29T18:30:00Z">
        <w:r>
          <w:t>2024 Bivariate multilevel meta-analysis of log response ratio and standardized mean difference for robust and reproducible environmental and biological sciences. (doi:</w:t>
        </w:r>
        <w:r>
          <w:fldChar w:fldCharType="begin"/>
        </w:r>
        <w:r>
          <w:instrText>HYPERLINK "https://doi.org/10.1101/2024.05.13.594019" \h</w:instrText>
        </w:r>
        <w:r>
          <w:fldChar w:fldCharType="separate"/>
        </w:r>
        <w:r>
          <w:rPr>
            <w:rStyle w:val="Hyperlink"/>
          </w:rPr>
          <w:t>10.1101/2024.05.13.594019</w:t>
        </w:r>
        <w:r>
          <w:fldChar w:fldCharType="end"/>
        </w:r>
        <w:r>
          <w:t>)</w:t>
        </w:r>
      </w:ins>
    </w:p>
    <w:p w14:paraId="164396C5" w14:textId="77777777" w:rsidR="00695C00" w:rsidRDefault="00000000">
      <w:pPr>
        <w:pStyle w:val="Bibliography"/>
      </w:pPr>
      <w:bookmarkStart w:id="1688" w:name="ref-pantazi2024"/>
      <w:bookmarkStart w:id="1689" w:name="ref-inthout2015"/>
      <w:bookmarkEnd w:id="1683"/>
      <w:del w:id="1690" w:author="Author" w:date="2026-03-29T20:30:00Z" w16du:dateUtc="2026-03-29T18:30:00Z">
        <w:r>
          <w:delText xml:space="preserve">63. </w:delText>
        </w:r>
        <w:r>
          <w:tab/>
          <w:delText xml:space="preserve">Pantazi A. 2024 Aromatic plants in nests of blue tits (Cyanistes caeruleus). PhD thesis. See </w:delText>
        </w:r>
        <w:r w:rsidR="001C589A">
          <w:fldChar w:fldCharType="begin"/>
        </w:r>
        <w:r w:rsidR="001C589A">
          <w:delInstrText>HYPERLINK "https://bora.uib.no/bora-xmlui/handle/11250/3172874" \h</w:delInstrText>
        </w:r>
        <w:r w:rsidR="001C589A">
          <w:fldChar w:fldCharType="separate"/>
        </w:r>
        <w:r w:rsidR="001C589A">
          <w:rPr>
            <w:rStyle w:val="Hyperlink"/>
          </w:rPr>
          <w:delText>https://bora.uib.no/bora-xmlui/handle/11250/3172874</w:delText>
        </w:r>
        <w:r w:rsidR="001C589A">
          <w:fldChar w:fldCharType="end"/>
        </w:r>
        <w:r>
          <w:delText>.</w:delText>
        </w:r>
      </w:del>
      <w:bookmarkEnd w:id="1688"/>
      <w:ins w:id="1691" w:author="Author" w:date="2026-03-29T20:30:00Z" w16du:dateUtc="2026-03-29T18:30:00Z">
        <w:r>
          <w:t xml:space="preserve">77. </w:t>
        </w:r>
        <w:r>
          <w:tab/>
        </w:r>
        <w:proofErr w:type="spellStart"/>
        <w:r>
          <w:t>IntHout</w:t>
        </w:r>
        <w:proofErr w:type="spellEnd"/>
        <w:r>
          <w:t xml:space="preserve"> J, Ioannidis JPA, Borm GF, Goeman JJ. 2015 Small studies are more heterogeneous than large ones: A meta-meta-analysis. </w:t>
        </w:r>
        <w:r>
          <w:rPr>
            <w:i/>
            <w:iCs/>
          </w:rPr>
          <w:t>Journal of Clinical Epidemiology</w:t>
        </w:r>
        <w:r>
          <w:t xml:space="preserve"> </w:t>
        </w:r>
        <w:r>
          <w:rPr>
            <w:b/>
            <w:bCs/>
          </w:rPr>
          <w:t>68</w:t>
        </w:r>
        <w:r>
          <w:t>, 860–869. (doi:</w:t>
        </w:r>
        <w:r>
          <w:fldChar w:fldCharType="begin"/>
        </w:r>
        <w:r>
          <w:instrText>HYPERLINK "https://doi.org/10.1016/j.jclinepi.2015.03.017" \h</w:instrText>
        </w:r>
        <w:r>
          <w:fldChar w:fldCharType="separate"/>
        </w:r>
        <w:r>
          <w:rPr>
            <w:rStyle w:val="Hyperlink"/>
          </w:rPr>
          <w:t>10.1016/j.jclinepi.2015.03.017</w:t>
        </w:r>
        <w:r>
          <w:fldChar w:fldCharType="end"/>
        </w:r>
        <w:r>
          <w:t>)</w:t>
        </w:r>
      </w:ins>
      <w:bookmarkEnd w:id="1284"/>
      <w:bookmarkEnd w:id="1286"/>
      <w:bookmarkEnd w:id="1689"/>
    </w:p>
    <w:sectPr w:rsidR="00695C0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notTrueType/>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92EC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1EAD0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B0ACE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76464532">
    <w:abstractNumId w:val="0"/>
  </w:num>
  <w:num w:numId="2" w16cid:durableId="441925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42951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06196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C00"/>
    <w:rsid w:val="00077F97"/>
    <w:rsid w:val="00083C73"/>
    <w:rsid w:val="001C589A"/>
    <w:rsid w:val="00371311"/>
    <w:rsid w:val="00695C00"/>
    <w:rsid w:val="00C6661C"/>
    <w:rsid w:val="00CA7988"/>
    <w:rsid w:val="00DD448C"/>
    <w:rsid w:val="00EA7B9F"/>
    <w:rsid w:val="00F43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EAB3E2"/>
  <w15:docId w15:val="{DC6D58FA-018D-5E43-ABD9-D635822A9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077F97"/>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077F97"/>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heme="majorHAnsi" w:eastAsiaTheme="majorEastAsia" w:hAnsiTheme="majorHAnsi" w:cstheme="majorBidi"/>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rsid w:val="00077F97"/>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rsid w:val="00077F97"/>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077F97"/>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sid w:val="00077F97"/>
    <w:rPr>
      <w:i w:val="0"/>
    </w:rPr>
  </w:style>
  <w:style w:type="character" w:styleId="FootnoteReference">
    <w:name w:val="footnote reference"/>
    <w:basedOn w:val="CaptionChar"/>
    <w:rsid w:val="00077F97"/>
    <w:rPr>
      <w:i w:val="0"/>
      <w:vertAlign w:val="superscript"/>
    </w:rPr>
  </w:style>
  <w:style w:type="character" w:styleId="Hyperlink">
    <w:name w:val="Hyperlink"/>
    <w:basedOn w:val="CaptionChar"/>
    <w:rsid w:val="00077F97"/>
    <w:rPr>
      <w:i w:val="0"/>
      <w:color w:val="156082" w:themeColor="accent1"/>
    </w:rPr>
  </w:style>
  <w:style w:type="paragraph" w:styleId="TOCHeading">
    <w:name w:val="TOC Heading"/>
    <w:basedOn w:val="Heading1"/>
    <w:next w:val="BodyText"/>
    <w:uiPriority w:val="39"/>
    <w:unhideWhenUsed/>
    <w:qFormat/>
    <w:rsid w:val="00077F97"/>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sid w:val="00077F97"/>
    <w:rPr>
      <w:rFonts w:ascii="Consolas" w:hAnsi="Consolas"/>
      <w:b/>
      <w:i w:val="0"/>
      <w:color w:val="003B4F"/>
      <w:sz w:val="22"/>
      <w:shd w:val="clear" w:color="auto" w:fill="F1F3F5"/>
    </w:rPr>
  </w:style>
  <w:style w:type="character" w:customStyle="1" w:styleId="DataTypeTok">
    <w:name w:val="DataTypeTok"/>
    <w:basedOn w:val="VerbatimChar"/>
    <w:rsid w:val="00077F97"/>
    <w:rPr>
      <w:rFonts w:ascii="Consolas" w:hAnsi="Consolas"/>
      <w:i w:val="0"/>
      <w:color w:val="AD0000"/>
      <w:sz w:val="22"/>
      <w:shd w:val="clear" w:color="auto" w:fill="F1F3F5"/>
    </w:rPr>
  </w:style>
  <w:style w:type="character" w:customStyle="1" w:styleId="DecValTok">
    <w:name w:val="DecValTok"/>
    <w:basedOn w:val="VerbatimChar"/>
    <w:rsid w:val="00077F97"/>
    <w:rPr>
      <w:rFonts w:ascii="Consolas" w:hAnsi="Consolas"/>
      <w:i w:val="0"/>
      <w:color w:val="AD0000"/>
      <w:sz w:val="22"/>
      <w:shd w:val="clear" w:color="auto" w:fill="F1F3F5"/>
    </w:rPr>
  </w:style>
  <w:style w:type="character" w:customStyle="1" w:styleId="BaseNTok">
    <w:name w:val="BaseNTok"/>
    <w:basedOn w:val="VerbatimChar"/>
    <w:rsid w:val="00077F97"/>
    <w:rPr>
      <w:rFonts w:ascii="Consolas" w:hAnsi="Consolas"/>
      <w:i w:val="0"/>
      <w:color w:val="AD0000"/>
      <w:sz w:val="22"/>
      <w:shd w:val="clear" w:color="auto" w:fill="F1F3F5"/>
    </w:rPr>
  </w:style>
  <w:style w:type="character" w:customStyle="1" w:styleId="FloatTok">
    <w:name w:val="FloatTok"/>
    <w:basedOn w:val="VerbatimChar"/>
    <w:rsid w:val="00077F97"/>
    <w:rPr>
      <w:rFonts w:ascii="Consolas" w:hAnsi="Consolas"/>
      <w:i w:val="0"/>
      <w:color w:val="AD0000"/>
      <w:sz w:val="22"/>
      <w:shd w:val="clear" w:color="auto" w:fill="F1F3F5"/>
    </w:rPr>
  </w:style>
  <w:style w:type="character" w:customStyle="1" w:styleId="ConstantTok">
    <w:name w:val="ConstantTok"/>
    <w:basedOn w:val="VerbatimChar"/>
    <w:rsid w:val="00077F97"/>
    <w:rPr>
      <w:rFonts w:ascii="Consolas" w:hAnsi="Consolas"/>
      <w:i w:val="0"/>
      <w:color w:val="8F5902"/>
      <w:sz w:val="22"/>
      <w:shd w:val="clear" w:color="auto" w:fill="F1F3F5"/>
    </w:rPr>
  </w:style>
  <w:style w:type="character" w:customStyle="1" w:styleId="CharTok">
    <w:name w:val="CharTok"/>
    <w:basedOn w:val="VerbatimChar"/>
    <w:rsid w:val="00077F97"/>
    <w:rPr>
      <w:rFonts w:ascii="Consolas" w:hAnsi="Consolas"/>
      <w:i w:val="0"/>
      <w:color w:val="20794D"/>
      <w:sz w:val="22"/>
      <w:shd w:val="clear" w:color="auto" w:fill="F1F3F5"/>
    </w:rPr>
  </w:style>
  <w:style w:type="character" w:customStyle="1" w:styleId="SpecialCharTok">
    <w:name w:val="SpecialCharTok"/>
    <w:basedOn w:val="VerbatimChar"/>
    <w:rsid w:val="00077F97"/>
    <w:rPr>
      <w:rFonts w:ascii="Consolas" w:hAnsi="Consolas"/>
      <w:i w:val="0"/>
      <w:color w:val="5E5E5E"/>
      <w:sz w:val="22"/>
      <w:shd w:val="clear" w:color="auto" w:fill="F1F3F5"/>
    </w:rPr>
  </w:style>
  <w:style w:type="character" w:customStyle="1" w:styleId="StringTok">
    <w:name w:val="StringTok"/>
    <w:basedOn w:val="VerbatimChar"/>
    <w:rsid w:val="00077F97"/>
    <w:rPr>
      <w:rFonts w:ascii="Consolas" w:hAnsi="Consolas"/>
      <w:i w:val="0"/>
      <w:color w:val="20794D"/>
      <w:sz w:val="22"/>
      <w:shd w:val="clear" w:color="auto" w:fill="F1F3F5"/>
    </w:rPr>
  </w:style>
  <w:style w:type="character" w:customStyle="1" w:styleId="VerbatimStringTok">
    <w:name w:val="VerbatimStringTok"/>
    <w:basedOn w:val="VerbatimChar"/>
    <w:rsid w:val="00077F97"/>
    <w:rPr>
      <w:rFonts w:ascii="Consolas" w:hAnsi="Consolas"/>
      <w:i w:val="0"/>
      <w:color w:val="20794D"/>
      <w:sz w:val="22"/>
      <w:shd w:val="clear" w:color="auto" w:fill="F1F3F5"/>
    </w:rPr>
  </w:style>
  <w:style w:type="character" w:customStyle="1" w:styleId="SpecialStringTok">
    <w:name w:val="SpecialStringTok"/>
    <w:basedOn w:val="VerbatimChar"/>
    <w:rsid w:val="00077F97"/>
    <w:rPr>
      <w:rFonts w:ascii="Consolas" w:hAnsi="Consolas"/>
      <w:i w:val="0"/>
      <w:color w:val="20794D"/>
      <w:sz w:val="22"/>
      <w:shd w:val="clear" w:color="auto" w:fill="F1F3F5"/>
    </w:rPr>
  </w:style>
  <w:style w:type="character" w:customStyle="1" w:styleId="ImportTok">
    <w:name w:val="ImportTok"/>
    <w:basedOn w:val="VerbatimChar"/>
    <w:rsid w:val="00077F97"/>
    <w:rPr>
      <w:rFonts w:ascii="Consolas" w:hAnsi="Consolas"/>
      <w:i w:val="0"/>
      <w:color w:val="00769E"/>
      <w:sz w:val="22"/>
      <w:shd w:val="clear" w:color="auto" w:fill="F1F3F5"/>
    </w:rPr>
  </w:style>
  <w:style w:type="character" w:customStyle="1" w:styleId="CommentTok">
    <w:name w:val="CommentTok"/>
    <w:basedOn w:val="VerbatimChar"/>
    <w:rsid w:val="00077F97"/>
    <w:rPr>
      <w:rFonts w:ascii="Consolas" w:hAnsi="Consolas"/>
      <w:i w:val="0"/>
      <w:color w:val="5E5E5E"/>
      <w:sz w:val="22"/>
      <w:shd w:val="clear" w:color="auto" w:fill="F1F3F5"/>
    </w:rPr>
  </w:style>
  <w:style w:type="character" w:customStyle="1" w:styleId="DocumentationTok">
    <w:name w:val="DocumentationTok"/>
    <w:basedOn w:val="VerbatimChar"/>
    <w:rsid w:val="00077F97"/>
    <w:rPr>
      <w:rFonts w:ascii="Consolas" w:hAnsi="Consolas"/>
      <w:i/>
      <w:color w:val="5E5E5E"/>
      <w:sz w:val="22"/>
      <w:shd w:val="clear" w:color="auto" w:fill="F1F3F5"/>
    </w:rPr>
  </w:style>
  <w:style w:type="character" w:customStyle="1" w:styleId="AnnotationTok">
    <w:name w:val="AnnotationTok"/>
    <w:basedOn w:val="VerbatimChar"/>
    <w:rsid w:val="00077F97"/>
    <w:rPr>
      <w:rFonts w:ascii="Consolas" w:hAnsi="Consolas"/>
      <w:i w:val="0"/>
      <w:color w:val="5E5E5E"/>
      <w:sz w:val="22"/>
      <w:shd w:val="clear" w:color="auto" w:fill="F1F3F5"/>
    </w:rPr>
  </w:style>
  <w:style w:type="character" w:customStyle="1" w:styleId="CommentVarTok">
    <w:name w:val="CommentVarTok"/>
    <w:basedOn w:val="VerbatimChar"/>
    <w:rsid w:val="00077F97"/>
    <w:rPr>
      <w:rFonts w:ascii="Consolas" w:hAnsi="Consolas"/>
      <w:i/>
      <w:color w:val="5E5E5E"/>
      <w:sz w:val="22"/>
      <w:shd w:val="clear" w:color="auto" w:fill="F1F3F5"/>
    </w:rPr>
  </w:style>
  <w:style w:type="character" w:customStyle="1" w:styleId="OtherTok">
    <w:name w:val="OtherTok"/>
    <w:basedOn w:val="VerbatimChar"/>
    <w:rsid w:val="00077F97"/>
    <w:rPr>
      <w:rFonts w:ascii="Consolas" w:hAnsi="Consolas"/>
      <w:i w:val="0"/>
      <w:color w:val="003B4F"/>
      <w:sz w:val="22"/>
      <w:shd w:val="clear" w:color="auto" w:fill="F1F3F5"/>
    </w:rPr>
  </w:style>
  <w:style w:type="character" w:customStyle="1" w:styleId="FunctionTok">
    <w:name w:val="FunctionTok"/>
    <w:basedOn w:val="VerbatimChar"/>
    <w:rsid w:val="00077F97"/>
    <w:rPr>
      <w:rFonts w:ascii="Consolas" w:hAnsi="Consolas"/>
      <w:i w:val="0"/>
      <w:color w:val="4758AB"/>
      <w:sz w:val="22"/>
      <w:shd w:val="clear" w:color="auto" w:fill="F1F3F5"/>
    </w:rPr>
  </w:style>
  <w:style w:type="character" w:customStyle="1" w:styleId="VariableTok">
    <w:name w:val="VariableTok"/>
    <w:basedOn w:val="VerbatimChar"/>
    <w:rsid w:val="00077F97"/>
    <w:rPr>
      <w:rFonts w:ascii="Consolas" w:hAnsi="Consolas"/>
      <w:i w:val="0"/>
      <w:color w:val="111111"/>
      <w:sz w:val="22"/>
      <w:shd w:val="clear" w:color="auto" w:fill="F1F3F5"/>
    </w:rPr>
  </w:style>
  <w:style w:type="character" w:customStyle="1" w:styleId="ControlFlowTok">
    <w:name w:val="ControlFlowTok"/>
    <w:basedOn w:val="VerbatimChar"/>
    <w:rsid w:val="00077F97"/>
    <w:rPr>
      <w:rFonts w:ascii="Consolas" w:hAnsi="Consolas"/>
      <w:b/>
      <w:i w:val="0"/>
      <w:color w:val="003B4F"/>
      <w:sz w:val="22"/>
      <w:shd w:val="clear" w:color="auto" w:fill="F1F3F5"/>
    </w:rPr>
  </w:style>
  <w:style w:type="character" w:customStyle="1" w:styleId="OperatorTok">
    <w:name w:val="OperatorTok"/>
    <w:basedOn w:val="VerbatimChar"/>
    <w:rsid w:val="00077F97"/>
    <w:rPr>
      <w:rFonts w:ascii="Consolas" w:hAnsi="Consolas"/>
      <w:i w:val="0"/>
      <w:color w:val="5E5E5E"/>
      <w:sz w:val="22"/>
      <w:shd w:val="clear" w:color="auto" w:fill="F1F3F5"/>
    </w:rPr>
  </w:style>
  <w:style w:type="character" w:customStyle="1" w:styleId="BuiltInTok">
    <w:name w:val="BuiltInTok"/>
    <w:basedOn w:val="VerbatimChar"/>
    <w:rsid w:val="00077F97"/>
    <w:rPr>
      <w:rFonts w:ascii="Consolas" w:hAnsi="Consolas"/>
      <w:i w:val="0"/>
      <w:color w:val="003B4F"/>
      <w:sz w:val="22"/>
      <w:shd w:val="clear" w:color="auto" w:fill="F1F3F5"/>
    </w:rPr>
  </w:style>
  <w:style w:type="character" w:customStyle="1" w:styleId="ExtensionTok">
    <w:name w:val="ExtensionTok"/>
    <w:basedOn w:val="VerbatimChar"/>
    <w:rsid w:val="00077F97"/>
    <w:rPr>
      <w:rFonts w:ascii="Consolas" w:hAnsi="Consolas"/>
      <w:i w:val="0"/>
      <w:color w:val="003B4F"/>
      <w:sz w:val="22"/>
      <w:shd w:val="clear" w:color="auto" w:fill="F1F3F5"/>
    </w:rPr>
  </w:style>
  <w:style w:type="character" w:customStyle="1" w:styleId="PreprocessorTok">
    <w:name w:val="PreprocessorTok"/>
    <w:basedOn w:val="VerbatimChar"/>
    <w:rsid w:val="00077F97"/>
    <w:rPr>
      <w:rFonts w:ascii="Consolas" w:hAnsi="Consolas"/>
      <w:i w:val="0"/>
      <w:color w:val="AD0000"/>
      <w:sz w:val="22"/>
      <w:shd w:val="clear" w:color="auto" w:fill="F1F3F5"/>
    </w:rPr>
  </w:style>
  <w:style w:type="character" w:customStyle="1" w:styleId="AttributeTok">
    <w:name w:val="AttributeTok"/>
    <w:basedOn w:val="VerbatimChar"/>
    <w:rsid w:val="00077F97"/>
    <w:rPr>
      <w:rFonts w:ascii="Consolas" w:hAnsi="Consolas"/>
      <w:i w:val="0"/>
      <w:color w:val="657422"/>
      <w:sz w:val="22"/>
      <w:shd w:val="clear" w:color="auto" w:fill="F1F3F5"/>
    </w:rPr>
  </w:style>
  <w:style w:type="character" w:customStyle="1" w:styleId="RegionMarkerTok">
    <w:name w:val="RegionMarkerTok"/>
    <w:basedOn w:val="VerbatimChar"/>
    <w:rsid w:val="00077F97"/>
    <w:rPr>
      <w:rFonts w:ascii="Consolas" w:hAnsi="Consolas"/>
      <w:i w:val="0"/>
      <w:color w:val="003B4F"/>
      <w:sz w:val="22"/>
      <w:shd w:val="clear" w:color="auto" w:fill="F1F3F5"/>
    </w:rPr>
  </w:style>
  <w:style w:type="character" w:customStyle="1" w:styleId="InformationTok">
    <w:name w:val="InformationTok"/>
    <w:basedOn w:val="VerbatimChar"/>
    <w:rsid w:val="00077F97"/>
    <w:rPr>
      <w:rFonts w:ascii="Consolas" w:hAnsi="Consolas"/>
      <w:i w:val="0"/>
      <w:color w:val="5E5E5E"/>
      <w:sz w:val="22"/>
      <w:shd w:val="clear" w:color="auto" w:fill="F1F3F5"/>
    </w:rPr>
  </w:style>
  <w:style w:type="character" w:customStyle="1" w:styleId="WarningTok">
    <w:name w:val="WarningTok"/>
    <w:basedOn w:val="VerbatimChar"/>
    <w:rsid w:val="00077F97"/>
    <w:rPr>
      <w:rFonts w:ascii="Consolas" w:hAnsi="Consolas"/>
      <w:i/>
      <w:color w:val="5E5E5E"/>
      <w:sz w:val="22"/>
      <w:shd w:val="clear" w:color="auto" w:fill="F1F3F5"/>
    </w:rPr>
  </w:style>
  <w:style w:type="character" w:customStyle="1" w:styleId="AlertTok">
    <w:name w:val="AlertTok"/>
    <w:basedOn w:val="VerbatimChar"/>
    <w:rsid w:val="00077F97"/>
    <w:rPr>
      <w:rFonts w:ascii="Consolas" w:hAnsi="Consolas"/>
      <w:i w:val="0"/>
      <w:color w:val="AD0000"/>
      <w:sz w:val="22"/>
      <w:shd w:val="clear" w:color="auto" w:fill="F1F3F5"/>
    </w:rPr>
  </w:style>
  <w:style w:type="character" w:customStyle="1" w:styleId="ErrorTok">
    <w:name w:val="ErrorTok"/>
    <w:basedOn w:val="VerbatimChar"/>
    <w:rsid w:val="00077F97"/>
    <w:rPr>
      <w:rFonts w:ascii="Consolas" w:hAnsi="Consolas"/>
      <w:i w:val="0"/>
      <w:color w:val="AD0000"/>
      <w:sz w:val="22"/>
      <w:shd w:val="clear" w:color="auto" w:fill="F1F3F5"/>
    </w:rPr>
  </w:style>
  <w:style w:type="character" w:customStyle="1" w:styleId="NormalTok">
    <w:name w:val="NormalTok"/>
    <w:basedOn w:val="VerbatimChar"/>
    <w:rsid w:val="00077F97"/>
    <w:rPr>
      <w:rFonts w:ascii="Consolas" w:hAnsi="Consolas"/>
      <w:i w:val="0"/>
      <w:color w:val="003B4F"/>
      <w:sz w:val="22"/>
      <w:shd w:val="clear" w:color="auto" w:fill="F1F3F5"/>
    </w:rPr>
  </w:style>
  <w:style w:type="character" w:styleId="UnresolvedMention">
    <w:name w:val="Unresolved Mention"/>
    <w:basedOn w:val="DefaultParagraphFont"/>
    <w:uiPriority w:val="99"/>
    <w:semiHidden/>
    <w:unhideWhenUsed/>
    <w:rsid w:val="00F431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26/science.1199422" TargetMode="External"/><Relationship Id="rId18" Type="http://schemas.openxmlformats.org/officeDocument/2006/relationships/hyperlink" Target="https://doi.org/10.1006/anbe.1996.0046" TargetMode="External"/><Relationship Id="rId26" Type="http://schemas.openxmlformats.org/officeDocument/2006/relationships/hyperlink" Target="https://doi.org/10.1111/j.1469-7998.2007.00364.x" TargetMode="External"/><Relationship Id="rId39" Type="http://schemas.openxmlformats.org/officeDocument/2006/relationships/hyperlink" Target="https://doi.org/10.22201/ib.20078706e.2012.1.1137" TargetMode="External"/><Relationship Id="rId21" Type="http://schemas.openxmlformats.org/officeDocument/2006/relationships/hyperlink" Target="https://doi.org/10.1098/rstb.2022.0145" TargetMode="External"/><Relationship Id="rId34" Type="http://schemas.openxmlformats.org/officeDocument/2006/relationships/hyperlink" Target="https://doi.org/10.1093/beheco/art015" TargetMode="External"/><Relationship Id="rId42" Type="http://schemas.openxmlformats.org/officeDocument/2006/relationships/hyperlink" Target="https://doi.org/10.1111/j.1474-919x.1957.tb01934.x" TargetMode="External"/><Relationship Id="rId47" Type="http://schemas.openxmlformats.org/officeDocument/2006/relationships/hyperlink" Target="https://doi.org/10.1002/jrsm.1374" TargetMode="External"/><Relationship Id="rId50" Type="http://schemas.openxmlformats.org/officeDocument/2006/relationships/hyperlink" Target="https://doi.org/10.7758/9781610448864" TargetMode="External"/><Relationship Id="rId55" Type="http://schemas.openxmlformats.org/officeDocument/2006/relationships/hyperlink" Target="https://doi.org/10.1186/s12915-022-01485-y"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oi.org/10.1111/1365-2656.14078" TargetMode="External"/><Relationship Id="rId29" Type="http://schemas.openxmlformats.org/officeDocument/2006/relationships/hyperlink" Target="https://doi.org/10.3184/175815513X13615363233558" TargetMode="External"/><Relationship Id="rId11" Type="http://schemas.openxmlformats.org/officeDocument/2006/relationships/hyperlink" Target="https://doi.org/10.1002/ece3.1054" TargetMode="External"/><Relationship Id="rId24" Type="http://schemas.openxmlformats.org/officeDocument/2006/relationships/hyperlink" Target="https://doi.org/10.1007/s00265-023-03393-9" TargetMode="External"/><Relationship Id="rId32" Type="http://schemas.openxmlformats.org/officeDocument/2006/relationships/hyperlink" Target="https://doi.org/10.1016/j.anbehav.2003.07.005" TargetMode="External"/><Relationship Id="rId37" Type="http://schemas.openxmlformats.org/officeDocument/2006/relationships/hyperlink" Target="https://doi.org/10.1016/s0376-6357(01)00191-7" TargetMode="External"/><Relationship Id="rId40" Type="http://schemas.openxmlformats.org/officeDocument/2006/relationships/hyperlink" Target="https://doi.org/10.1006/anbe.1999.1306" TargetMode="External"/><Relationship Id="rId45" Type="http://schemas.openxmlformats.org/officeDocument/2006/relationships/hyperlink" Target="https://doi.org/10.1111/brv.12721" TargetMode="External"/><Relationship Id="rId53" Type="http://schemas.openxmlformats.org/officeDocument/2006/relationships/hyperlink" Target="https://doi.org/10.1111/mec.14031" TargetMode="External"/><Relationship Id="rId58" Type="http://schemas.openxmlformats.org/officeDocument/2006/relationships/hyperlink" Target="https://doi.org/10.2307/4076584" TargetMode="External"/><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hyperlink" Target="https://doi.org/10.1007/bf00177797" TargetMode="External"/><Relationship Id="rId14" Type="http://schemas.openxmlformats.org/officeDocument/2006/relationships/hyperlink" Target="https://doi.org/10.1098/rsbl.2012.0931" TargetMode="External"/><Relationship Id="rId22" Type="http://schemas.openxmlformats.org/officeDocument/2006/relationships/hyperlink" Target="https://doi.org/10.1007/bf00384280" TargetMode="External"/><Relationship Id="rId27" Type="http://schemas.openxmlformats.org/officeDocument/2006/relationships/hyperlink" Target="https://doi.org/10.1371/journal.pone.0005104" TargetMode="External"/><Relationship Id="rId30" Type="http://schemas.openxmlformats.org/officeDocument/2006/relationships/hyperlink" Target="https://doi.org/10.1017/S0031182015000189" TargetMode="External"/><Relationship Id="rId35" Type="http://schemas.openxmlformats.org/officeDocument/2006/relationships/hyperlink" Target="https://www.jstor.org/stable/4086620" TargetMode="External"/><Relationship Id="rId43" Type="http://schemas.openxmlformats.org/officeDocument/2006/relationships/hyperlink" Target="https://doi.org/10.1007/bf00346834" TargetMode="External"/><Relationship Id="rId48" Type="http://schemas.openxmlformats.org/officeDocument/2006/relationships/hyperlink" Target="https://doi.org/10.1111/2041-210x.13118" TargetMode="External"/><Relationship Id="rId56" Type="http://schemas.openxmlformats.org/officeDocument/2006/relationships/hyperlink" Target="https://doi.org/10.7554/elife.37385" TargetMode="External"/><Relationship Id="rId8" Type="http://schemas.openxmlformats.org/officeDocument/2006/relationships/image" Target="media/image4.png"/><Relationship Id="rId51" Type="http://schemas.openxmlformats.org/officeDocument/2006/relationships/hyperlink" Target="https://doi.org/10.1111/ele.14144" TargetMode="External"/><Relationship Id="rId3" Type="http://schemas.openxmlformats.org/officeDocument/2006/relationships/settings" Target="settings.xml"/><Relationship Id="rId12" Type="http://schemas.openxmlformats.org/officeDocument/2006/relationships/hyperlink" Target="https://doi.org/10.1098/rstb.2022.0138" TargetMode="External"/><Relationship Id="rId17" Type="http://schemas.openxmlformats.org/officeDocument/2006/relationships/hyperlink" Target="https://doi.org/10.1006/anbe.1994.1178" TargetMode="External"/><Relationship Id="rId25" Type="http://schemas.openxmlformats.org/officeDocument/2006/relationships/hyperlink" Target="https://doi.org/10.1007/s00442-009-1418-6" TargetMode="External"/><Relationship Id="rId33" Type="http://schemas.openxmlformats.org/officeDocument/2006/relationships/hyperlink" Target="https://doi.org/10.2307/2422615" TargetMode="External"/><Relationship Id="rId38" Type="http://schemas.openxmlformats.org/officeDocument/2006/relationships/hyperlink" Target="https://doi.org/10.1139/z04-076" TargetMode="External"/><Relationship Id="rId46" Type="http://schemas.openxmlformats.org/officeDocument/2006/relationships/hyperlink" Target="https://doi.org/10.1111/2041-210x.13268" TargetMode="External"/><Relationship Id="rId59" Type="http://schemas.openxmlformats.org/officeDocument/2006/relationships/hyperlink" Target="https://doi.org/10.1111/j.1365-2435.2009.01669.x" TargetMode="External"/><Relationship Id="rId20" Type="http://schemas.openxmlformats.org/officeDocument/2006/relationships/hyperlink" Target="https://doi.org/10.3184/175815512x13534385822786" TargetMode="External"/><Relationship Id="rId41" Type="http://schemas.openxmlformats.org/officeDocument/2006/relationships/hyperlink" Target="https://doi.org/10.1016/j.anbehav.2008.11.008" TargetMode="External"/><Relationship Id="rId54" Type="http://schemas.openxmlformats.org/officeDocument/2006/relationships/hyperlink" Target="https://doi.org/10.1111/j.2041-210x.2012.00261.x"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doi.org/10.1098/rstb.2022.0156" TargetMode="External"/><Relationship Id="rId23" Type="http://schemas.openxmlformats.org/officeDocument/2006/relationships/hyperlink" Target="https://doi.org/10.1046/j.1461-0248.2002.00361.x" TargetMode="External"/><Relationship Id="rId28" Type="http://schemas.openxmlformats.org/officeDocument/2006/relationships/hyperlink" Target="https://doi.org/10.3184/175815512x13528994072997" TargetMode="External"/><Relationship Id="rId36" Type="http://schemas.openxmlformats.org/officeDocument/2006/relationships/hyperlink" Target="https://doi.org/10.1676/08-035.1" TargetMode="External"/><Relationship Id="rId49" Type="http://schemas.openxmlformats.org/officeDocument/2006/relationships/hyperlink" Target="https://doi.org/10.18637/jss.v036.i03" TargetMode="External"/><Relationship Id="rId57" Type="http://schemas.openxmlformats.org/officeDocument/2006/relationships/hyperlink" Target="https://doi.org/10.1111/j.0908-8857.2008.04400.x" TargetMode="External"/><Relationship Id="rId10" Type="http://schemas.openxmlformats.org/officeDocument/2006/relationships/image" Target="media/image6.png"/><Relationship Id="rId31" Type="http://schemas.openxmlformats.org/officeDocument/2006/relationships/hyperlink" Target="https://doi.org/10.1163/156853993x00182" TargetMode="External"/><Relationship Id="rId44" Type="http://schemas.openxmlformats.org/officeDocument/2006/relationships/hyperlink" Target="https://tinyurl.com/4bn37acx" TargetMode="External"/><Relationship Id="rId52" Type="http://schemas.openxmlformats.org/officeDocument/2006/relationships/hyperlink" Target="https://www.R-project.org/" TargetMode="External"/><Relationship Id="rId60" Type="http://schemas.openxmlformats.org/officeDocument/2006/relationships/hyperlink" Target="https://doi.org/10.1002/ece3.7565"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25</Pages>
  <Words>12373</Words>
  <Characters>72758</Characters>
  <Application>Microsoft Office Word</Application>
  <DocSecurity>0</DocSecurity>
  <Lines>1069</Lines>
  <Paragraphs>213</Paragraphs>
  <ScaleCrop>false</ScaleCrop>
  <Company/>
  <LinksUpToDate>false</LinksUpToDate>
  <CharactersWithSpaces>84918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do birds use green nest material? A systematic review and meta-analysis of experiments</dc:title>
  <dc:creator/>
  <cp:keywords/>
  <cp:lastModifiedBy>Shreya Dimri</cp:lastModifiedBy>
  <cp:revision>5</cp:revision>
  <dcterms:created xsi:type="dcterms:W3CDTF">2026-03-29T18:14:00Z</dcterms:created>
  <dcterms:modified xsi:type="dcterms:W3CDTF">2026-03-30T12:29:00Z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Many animals build nests, often considered extended phenotypes that shape survival and reproduction beyond the builder’s body. Birds are key examples of nest builders, and some species add fresh green plant material to their nests. Yet, the adaptive value of this behaviour remains debated. Non-mutually exclusive hypotheses propose roles in courtship signalling, parasite defence, and direct enhancement of offspring condition through pharmacological effects independent of parasite reduction. Here, we conducted a pre-registered systematic review and meta-analysis of 28 experimental studies (published and unpublished), spanning seven bird species and 274 effect sizes, to test whether green nest material enhances fitness and to evaluate competing functional explanations. Our synthesis shows that green nest material can increase fitness in birds that exhibit this behaviour. However, this effect varies depending on the fitness proxy investigated, and its functional role remains inconclusive. We found no clear evidence supporting the courtship, nest protection, or drug hypothesis. Instead, experimental design was the strongest moderator of effect size variation, challenging the role of aromatic compounds in the fitness benefits of green nest material and highlighting the need for further research into the underlying mechanisms.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rossref">
    <vt:lpwstr/>
  </property>
  <property fmtid="{D5CDD505-2E9C-101B-9397-08002B2CF9AE}" pid="11" name="csl">
    <vt:lpwstr>proceedings-of-the-royal-society-b.csl</vt:lpwstr>
  </property>
  <property fmtid="{D5CDD505-2E9C-101B-9397-08002B2CF9AE}" pid="12" name="editor">
    <vt:lpwstr>visual</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journal">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quarto-internal">
    <vt:lpwstr/>
  </property>
  <property fmtid="{D5CDD505-2E9C-101B-9397-08002B2CF9AE}" pid="23" name="remove-hidden">
    <vt:lpwstr>all</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
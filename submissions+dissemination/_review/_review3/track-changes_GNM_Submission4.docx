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76CC" w14:textId="77777777" w:rsidR="005A10DB" w:rsidRDefault="00000000">
      <w:pPr>
        <w:pStyle w:val="Title"/>
        <w:rPr>
          <w:rFonts w:ascii="Arial" w:hAnsi="Arial" w:cs="Arial"/>
          <w:sz w:val="40"/>
          <w:szCs w:val="40"/>
        </w:rPr>
      </w:pPr>
      <w:r w:rsidRPr="00A622FD">
        <w:rPr>
          <w:rFonts w:ascii="Arial" w:hAnsi="Arial" w:cs="Arial"/>
          <w:sz w:val="40"/>
          <w:szCs w:val="40"/>
        </w:rPr>
        <w:t>Why do birds use green nest material? A systematic review and meta-analysis of experiments</w:t>
      </w:r>
    </w:p>
    <w:p w14:paraId="4EAD7A4B" w14:textId="77777777" w:rsidR="00E62A7F" w:rsidRDefault="00E62A7F" w:rsidP="00E62A7F">
      <w:pPr>
        <w:pStyle w:val="isselectedend"/>
        <w:rPr>
          <w:ins w:id="0" w:author="Authors" w:date="2026-06-09T23:51:00Z" w16du:dateUtc="2026-06-09T21:51:00Z"/>
          <w:rFonts w:ascii="Arial" w:hAnsi="Arial" w:cs="Arial"/>
          <w:sz w:val="20"/>
          <w:szCs w:val="20"/>
        </w:rPr>
      </w:pPr>
      <w:ins w:id="1" w:author="Authors" w:date="2026-06-09T23:51:00Z" w16du:dateUtc="2026-06-09T21:51:00Z">
        <w:r w:rsidRPr="00E62A7F">
          <w:rPr>
            <w:rFonts w:ascii="Arial" w:hAnsi="Arial" w:cs="Arial"/>
            <w:sz w:val="20"/>
            <w:szCs w:val="20"/>
          </w:rPr>
          <w:t>Shreya Dimri¹,*</w:t>
        </w:r>
        <w:r w:rsidRPr="00E62A7F">
          <w:rPr>
            <w:rFonts w:ascii="Arial" w:hAnsi="Arial" w:cs="Arial"/>
            <w:sz w:val="20"/>
            <w:szCs w:val="20"/>
          </w:rPr>
          <w:br/>
          <w:t>ORCID: 0009-0009-2155-7506</w:t>
        </w:r>
      </w:ins>
    </w:p>
    <w:p w14:paraId="15F4E25F" w14:textId="41AAC0A6" w:rsidR="00E62A7F" w:rsidRPr="00E62A7F" w:rsidRDefault="00E62A7F" w:rsidP="00E62A7F">
      <w:pPr>
        <w:pStyle w:val="isselectedend"/>
        <w:rPr>
          <w:ins w:id="2" w:author="Authors" w:date="2026-06-09T23:51:00Z" w16du:dateUtc="2026-06-09T21:51:00Z"/>
          <w:rFonts w:ascii="Arial" w:hAnsi="Arial" w:cs="Arial"/>
          <w:sz w:val="20"/>
          <w:szCs w:val="20"/>
        </w:rPr>
      </w:pPr>
      <w:ins w:id="3" w:author="Authors" w:date="2026-06-09T23:51:00Z" w16du:dateUtc="2026-06-09T21:51:00Z">
        <w:r w:rsidRPr="00E62A7F">
          <w:rPr>
            <w:rFonts w:ascii="Arial" w:hAnsi="Arial" w:cs="Arial"/>
            <w:sz w:val="20"/>
            <w:szCs w:val="20"/>
          </w:rPr>
          <w:t>Tuba Rizvi¹</w:t>
        </w:r>
        <w:r w:rsidRPr="00E62A7F">
          <w:rPr>
            <w:rFonts w:ascii="Arial" w:hAnsi="Arial" w:cs="Arial"/>
            <w:sz w:val="20"/>
            <w:szCs w:val="20"/>
          </w:rPr>
          <w:br/>
          <w:t>ORCID: 0009-0008-2051-2165</w:t>
        </w:r>
      </w:ins>
    </w:p>
    <w:p w14:paraId="6E9D240F" w14:textId="77777777" w:rsidR="00E62A7F" w:rsidRPr="00E62A7F" w:rsidRDefault="00E62A7F" w:rsidP="00E62A7F">
      <w:pPr>
        <w:pStyle w:val="isselectedend"/>
        <w:rPr>
          <w:ins w:id="4" w:author="Authors" w:date="2026-06-09T23:51:00Z" w16du:dateUtc="2026-06-09T21:51:00Z"/>
          <w:rFonts w:ascii="Arial" w:hAnsi="Arial" w:cs="Arial"/>
          <w:sz w:val="20"/>
          <w:szCs w:val="20"/>
        </w:rPr>
      </w:pPr>
      <w:ins w:id="5" w:author="Authors" w:date="2026-06-09T23:51:00Z" w16du:dateUtc="2026-06-09T21:51:00Z">
        <w:r w:rsidRPr="00E62A7F">
          <w:rPr>
            <w:rFonts w:ascii="Arial" w:hAnsi="Arial" w:cs="Arial"/>
            <w:sz w:val="20"/>
            <w:szCs w:val="20"/>
          </w:rPr>
          <w:t>Júlio M.G. Segovia¹</w:t>
        </w:r>
        <w:r w:rsidRPr="00E62A7F">
          <w:rPr>
            <w:rFonts w:ascii="Arial" w:hAnsi="Arial" w:cs="Arial"/>
            <w:sz w:val="20"/>
            <w:szCs w:val="20"/>
          </w:rPr>
          <w:br/>
          <w:t>ORCID: 0000-0002-6914-012X</w:t>
        </w:r>
      </w:ins>
    </w:p>
    <w:p w14:paraId="1D7D5394" w14:textId="77777777" w:rsidR="00E62A7F" w:rsidRPr="00E62A7F" w:rsidRDefault="00E62A7F" w:rsidP="00E62A7F">
      <w:pPr>
        <w:pStyle w:val="isselectedend"/>
        <w:rPr>
          <w:ins w:id="6" w:author="Authors" w:date="2026-06-09T23:51:00Z" w16du:dateUtc="2026-06-09T21:51:00Z"/>
          <w:rFonts w:ascii="Arial" w:hAnsi="Arial" w:cs="Arial"/>
          <w:sz w:val="20"/>
          <w:szCs w:val="20"/>
        </w:rPr>
      </w:pPr>
      <w:ins w:id="7" w:author="Authors" w:date="2026-06-09T23:51:00Z" w16du:dateUtc="2026-06-09T21:51:00Z">
        <w:r w:rsidRPr="00E62A7F">
          <w:rPr>
            <w:rFonts w:ascii="Arial" w:hAnsi="Arial" w:cs="Arial"/>
            <w:sz w:val="20"/>
            <w:szCs w:val="20"/>
          </w:rPr>
          <w:t>Meinolf Ottensmann²</w:t>
        </w:r>
        <w:r w:rsidRPr="00E62A7F">
          <w:rPr>
            <w:rFonts w:ascii="Arial" w:hAnsi="Arial" w:cs="Arial"/>
            <w:sz w:val="20"/>
            <w:szCs w:val="20"/>
          </w:rPr>
          <w:br/>
          <w:t>ORCID: 0000-0003-3112-6928</w:t>
        </w:r>
      </w:ins>
    </w:p>
    <w:p w14:paraId="6BFC1F77" w14:textId="4FBB1966" w:rsidR="00E62A7F" w:rsidRPr="00E62A7F" w:rsidRDefault="00E62A7F" w:rsidP="00E62A7F">
      <w:pPr>
        <w:pStyle w:val="isselectedend"/>
        <w:rPr>
          <w:ins w:id="8" w:author="Authors" w:date="2026-06-09T23:51:00Z" w16du:dateUtc="2026-06-09T21:51:00Z"/>
          <w:rFonts w:ascii="Arial" w:hAnsi="Arial" w:cs="Arial"/>
          <w:sz w:val="20"/>
          <w:szCs w:val="20"/>
        </w:rPr>
      </w:pPr>
      <w:ins w:id="9" w:author="Authors" w:date="2026-06-09T23:51:00Z" w16du:dateUtc="2026-06-09T21:51:00Z">
        <w:r w:rsidRPr="00E62A7F">
          <w:rPr>
            <w:rFonts w:ascii="Arial" w:hAnsi="Arial" w:cs="Arial"/>
            <w:sz w:val="20"/>
            <w:szCs w:val="20"/>
          </w:rPr>
          <w:t>Alfredo Sánchez-Tójar¹</w:t>
        </w:r>
        <w:r w:rsidRPr="00E62A7F">
          <w:rPr>
            <w:rFonts w:ascii="Arial" w:hAnsi="Arial" w:cs="Arial"/>
            <w:sz w:val="20"/>
            <w:szCs w:val="20"/>
            <w:vertAlign w:val="superscript"/>
          </w:rPr>
          <w:t>,</w:t>
        </w:r>
        <w:r w:rsidRPr="00E62A7F">
          <w:rPr>
            <w:rFonts w:ascii="Arial" w:hAnsi="Arial" w:cs="Arial"/>
            <w:sz w:val="20"/>
            <w:szCs w:val="20"/>
          </w:rPr>
          <w:t>³</w:t>
        </w:r>
        <w:r w:rsidRPr="00E62A7F">
          <w:rPr>
            <w:rFonts w:ascii="Arial" w:hAnsi="Arial" w:cs="Arial"/>
            <w:sz w:val="20"/>
            <w:szCs w:val="20"/>
            <w:vertAlign w:val="superscript"/>
          </w:rPr>
          <w:t>,</w:t>
        </w:r>
        <w:r w:rsidRPr="00E62A7F">
          <w:rPr>
            <w:rFonts w:ascii="Arial" w:hAnsi="Arial" w:cs="Arial"/>
            <w:sz w:val="20"/>
            <w:szCs w:val="20"/>
          </w:rPr>
          <w:t>⁴</w:t>
        </w:r>
        <w:r w:rsidRPr="00E62A7F">
          <w:rPr>
            <w:rFonts w:ascii="Arial" w:hAnsi="Arial" w:cs="Arial"/>
            <w:sz w:val="20"/>
            <w:szCs w:val="20"/>
          </w:rPr>
          <w:br/>
          <w:t>ORCID: 0000-0002-2886-0649</w:t>
        </w:r>
      </w:ins>
    </w:p>
    <w:p w14:paraId="42501C1B" w14:textId="70396EDA" w:rsidR="00E62A7F" w:rsidRPr="00E62A7F" w:rsidRDefault="00E62A7F" w:rsidP="00E62A7F">
      <w:pPr>
        <w:pStyle w:val="isselectedend"/>
        <w:rPr>
          <w:ins w:id="10" w:author="Authors" w:date="2026-06-09T23:51:00Z" w16du:dateUtc="2026-06-09T21:51:00Z"/>
          <w:rFonts w:ascii="Arial" w:hAnsi="Arial" w:cs="Arial"/>
          <w:sz w:val="20"/>
          <w:szCs w:val="20"/>
        </w:rPr>
      </w:pPr>
      <w:ins w:id="11" w:author="Authors" w:date="2026-06-09T23:51:00Z" w16du:dateUtc="2026-06-09T21:51:00Z">
        <w:r w:rsidRPr="00E62A7F">
          <w:rPr>
            <w:rFonts w:ascii="Arial" w:hAnsi="Arial" w:cs="Arial"/>
            <w:sz w:val="20"/>
            <w:szCs w:val="20"/>
          </w:rPr>
          <w:t>¹ Department of Evolutionary Biology, Bielefeld University, Bielefeld, Germany</w:t>
        </w:r>
      </w:ins>
    </w:p>
    <w:p w14:paraId="165305A9" w14:textId="665E98B4" w:rsidR="00E62A7F" w:rsidRPr="00E62A7F" w:rsidRDefault="00E62A7F" w:rsidP="00E62A7F">
      <w:pPr>
        <w:pStyle w:val="isselectedend"/>
        <w:rPr>
          <w:ins w:id="12" w:author="Authors" w:date="2026-06-09T23:51:00Z" w16du:dateUtc="2026-06-09T21:51:00Z"/>
          <w:rFonts w:ascii="Arial" w:hAnsi="Arial" w:cs="Arial"/>
          <w:sz w:val="20"/>
          <w:szCs w:val="20"/>
        </w:rPr>
      </w:pPr>
      <w:ins w:id="13" w:author="Authors" w:date="2026-06-09T23:51:00Z" w16du:dateUtc="2026-06-09T21:51:00Z">
        <w:r w:rsidRPr="00E62A7F">
          <w:rPr>
            <w:rFonts w:ascii="Arial" w:hAnsi="Arial" w:cs="Arial"/>
            <w:sz w:val="20"/>
            <w:szCs w:val="20"/>
          </w:rPr>
          <w:t>² Department of Animal Behaviour, Bielefeld University, Bielefeld, Germany</w:t>
        </w:r>
      </w:ins>
    </w:p>
    <w:p w14:paraId="0A0CF3AC" w14:textId="561526CD" w:rsidR="00E62A7F" w:rsidRPr="00E62A7F" w:rsidRDefault="00E62A7F" w:rsidP="00E62A7F">
      <w:pPr>
        <w:pStyle w:val="isselectedend"/>
        <w:rPr>
          <w:ins w:id="14" w:author="Authors" w:date="2026-06-09T23:51:00Z" w16du:dateUtc="2026-06-09T21:51:00Z"/>
          <w:rFonts w:ascii="Arial" w:hAnsi="Arial" w:cs="Arial"/>
          <w:sz w:val="20"/>
          <w:szCs w:val="20"/>
        </w:rPr>
      </w:pPr>
      <w:ins w:id="15" w:author="Authors" w:date="2026-06-09T23:51:00Z" w16du:dateUtc="2026-06-09T21:51:00Z">
        <w:r w:rsidRPr="00E62A7F">
          <w:rPr>
            <w:rFonts w:ascii="Arial" w:hAnsi="Arial" w:cs="Arial"/>
            <w:sz w:val="20"/>
            <w:szCs w:val="20"/>
          </w:rPr>
          <w:t>³ CNC, Center for Neuroscience and Cell Biology, University of Coimbra, Coimbra, Portugal</w:t>
        </w:r>
      </w:ins>
    </w:p>
    <w:p w14:paraId="2DECC7B5" w14:textId="047E7884" w:rsidR="00E62A7F" w:rsidRPr="00E62A7F" w:rsidRDefault="00E62A7F" w:rsidP="00E62A7F">
      <w:pPr>
        <w:pStyle w:val="isselectedend"/>
        <w:rPr>
          <w:ins w:id="16" w:author="Authors" w:date="2026-06-09T23:51:00Z" w16du:dateUtc="2026-06-09T21:51:00Z"/>
          <w:rFonts w:ascii="Arial" w:hAnsi="Arial" w:cs="Arial"/>
          <w:sz w:val="20"/>
          <w:szCs w:val="20"/>
        </w:rPr>
      </w:pPr>
      <w:ins w:id="17" w:author="Authors" w:date="2026-06-09T23:51:00Z" w16du:dateUtc="2026-06-09T21:51:00Z">
        <w:r w:rsidRPr="00E62A7F">
          <w:rPr>
            <w:rFonts w:ascii="Arial" w:hAnsi="Arial" w:cs="Arial"/>
            <w:sz w:val="20"/>
            <w:szCs w:val="20"/>
          </w:rPr>
          <w:t>⁴ CIBB, Center for Innovative Biomedicine and Biotechnology, University of Coimbra, Coimbra, Portugal</w:t>
        </w:r>
      </w:ins>
    </w:p>
    <w:p w14:paraId="13A861BE" w14:textId="77777777" w:rsidR="00E62A7F" w:rsidRDefault="00E62A7F" w:rsidP="00E62A7F">
      <w:pPr>
        <w:pStyle w:val="NormalWeb"/>
        <w:rPr>
          <w:ins w:id="18" w:author="Authors" w:date="2026-06-09T23:51:00Z" w16du:dateUtc="2026-06-09T21:51:00Z"/>
          <w:rFonts w:ascii="Arial" w:hAnsi="Arial" w:cs="Arial"/>
          <w:sz w:val="20"/>
          <w:szCs w:val="20"/>
        </w:rPr>
      </w:pPr>
      <w:ins w:id="19" w:author="Authors" w:date="2026-06-09T23:51:00Z" w16du:dateUtc="2026-06-09T21:51:00Z">
        <w:r w:rsidRPr="00E62A7F">
          <w:rPr>
            <w:rFonts w:ascii="Arial" w:hAnsi="Arial" w:cs="Arial"/>
            <w:sz w:val="20"/>
            <w:szCs w:val="20"/>
          </w:rPr>
          <w:t>*Corresponding author: Shreya Dimri</w:t>
        </w:r>
        <w:r w:rsidRPr="00E62A7F">
          <w:rPr>
            <w:rFonts w:ascii="Arial" w:hAnsi="Arial" w:cs="Arial"/>
            <w:sz w:val="20"/>
            <w:szCs w:val="20"/>
          </w:rPr>
          <w:br/>
          <w:t xml:space="preserve">Email: </w:t>
        </w:r>
        <w:r w:rsidRPr="00E62A7F">
          <w:rPr>
            <w:rFonts w:ascii="Arial" w:hAnsi="Arial" w:cs="Arial"/>
            <w:sz w:val="20"/>
            <w:szCs w:val="20"/>
          </w:rPr>
          <w:fldChar w:fldCharType="begin"/>
        </w:r>
        <w:r w:rsidRPr="00E62A7F">
          <w:rPr>
            <w:rFonts w:ascii="Arial" w:hAnsi="Arial" w:cs="Arial"/>
            <w:sz w:val="20"/>
            <w:szCs w:val="20"/>
          </w:rPr>
          <w:instrText>HYPERLINK "mailto:shreya.dimri@uni-bielefeld.de"</w:instrText>
        </w:r>
        <w:r w:rsidRPr="00E62A7F">
          <w:rPr>
            <w:rFonts w:ascii="Arial" w:hAnsi="Arial" w:cs="Arial"/>
            <w:sz w:val="20"/>
            <w:szCs w:val="20"/>
          </w:rPr>
        </w:r>
        <w:r w:rsidRPr="00E62A7F">
          <w:rPr>
            <w:rFonts w:ascii="Arial" w:hAnsi="Arial" w:cs="Arial"/>
            <w:sz w:val="20"/>
            <w:szCs w:val="20"/>
          </w:rPr>
          <w:fldChar w:fldCharType="separate"/>
        </w:r>
        <w:r w:rsidRPr="00E62A7F">
          <w:rPr>
            <w:rStyle w:val="Hyperlink"/>
            <w:rFonts w:ascii="Arial" w:hAnsi="Arial" w:cs="Arial"/>
            <w:sz w:val="20"/>
            <w:szCs w:val="20"/>
          </w:rPr>
          <w:t>shreya.dimri@uni-bielefeld.de</w:t>
        </w:r>
        <w:r w:rsidRPr="00E62A7F">
          <w:rPr>
            <w:rFonts w:ascii="Arial" w:hAnsi="Arial" w:cs="Arial"/>
            <w:sz w:val="20"/>
            <w:szCs w:val="20"/>
          </w:rPr>
          <w:fldChar w:fldCharType="end"/>
        </w:r>
      </w:ins>
    </w:p>
    <w:p w14:paraId="41536267" w14:textId="77777777" w:rsidR="00E62A7F" w:rsidRPr="00E62A7F" w:rsidRDefault="00000000" w:rsidP="00E62A7F">
      <w:pPr>
        <w:pStyle w:val="NormalWeb"/>
        <w:rPr>
          <w:rFonts w:ascii="Arial" w:hAnsi="Arial"/>
          <w:b/>
          <w:rPrChange w:id="20" w:author="Authors" w:date="2026-06-09T23:51:00Z" w16du:dateUtc="2026-06-09T21:51:00Z">
            <w:rPr>
              <w:rFonts w:ascii="Arial" w:hAnsi="Arial"/>
            </w:rPr>
          </w:rPrChange>
        </w:rPr>
        <w:pPrChange w:id="21" w:author="Authors" w:date="2026-06-09T23:51:00Z" w16du:dateUtc="2026-06-09T21:51:00Z">
          <w:pPr>
            <w:pStyle w:val="AbstractTitle"/>
          </w:pPr>
        </w:pPrChange>
      </w:pPr>
      <w:r w:rsidRPr="00E62A7F">
        <w:rPr>
          <w:rFonts w:ascii="Arial" w:hAnsi="Arial"/>
          <w:b/>
          <w:rPrChange w:id="22" w:author="Authors" w:date="2026-06-09T23:51:00Z" w16du:dateUtc="2026-06-09T21:51:00Z">
            <w:rPr>
              <w:rFonts w:ascii="Arial" w:hAnsi="Arial"/>
            </w:rPr>
          </w:rPrChange>
        </w:rPr>
        <w:t>Abstract</w:t>
      </w:r>
    </w:p>
    <w:p w14:paraId="684812EA" w14:textId="32CF00BA" w:rsidR="005A10DB" w:rsidRPr="00E62A7F" w:rsidRDefault="00000000" w:rsidP="00E62A7F">
      <w:pPr>
        <w:pStyle w:val="NormalWeb"/>
        <w:rPr>
          <w:rFonts w:ascii="Arial" w:hAnsi="Arial"/>
          <w:sz w:val="20"/>
          <w:rPrChange w:id="23" w:author="Authors" w:date="2026-06-09T23:51:00Z" w16du:dateUtc="2026-06-09T21:51:00Z">
            <w:rPr>
              <w:rFonts w:ascii="Arial" w:hAnsi="Arial"/>
            </w:rPr>
          </w:rPrChange>
        </w:rPr>
        <w:pPrChange w:id="24" w:author="Authors" w:date="2026-06-09T23:51:00Z" w16du:dateUtc="2026-06-09T21:51:00Z">
          <w:pPr>
            <w:pStyle w:val="Abstract"/>
          </w:pPr>
        </w:pPrChange>
      </w:pPr>
      <w:r w:rsidRPr="00E62A7F">
        <w:rPr>
          <w:rFonts w:ascii="Arial" w:hAnsi="Arial"/>
          <w:sz w:val="20"/>
          <w:rPrChange w:id="25" w:author="Authors" w:date="2026-06-09T23:51:00Z" w16du:dateUtc="2026-06-09T21:51:00Z">
            <w:rPr>
              <w:rFonts w:ascii="Arial" w:hAnsi="Arial"/>
            </w:rPr>
          </w:rPrChange>
        </w:rPr>
        <w:t>Many animals build nests. As external structures that can influence survival and reproduction, nests are often considered extended phenotypes. Birds are key examples of nest builders, and some species add green plant material to their nests. Yet, the adaptive value of this behaviour remains debated. Non-mutually exclusive hypotheses propose roles in courtship signalling, parasite defence, and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w:t>
      </w:r>
    </w:p>
    <w:p w14:paraId="300A9152" w14:textId="77777777" w:rsidR="005A10DB" w:rsidRPr="00A622FD" w:rsidRDefault="00000000">
      <w:pPr>
        <w:pStyle w:val="Heading1"/>
        <w:rPr>
          <w:rFonts w:ascii="Arial" w:hAnsi="Arial" w:cs="Arial"/>
        </w:rPr>
      </w:pPr>
      <w:bookmarkStart w:id="26" w:name="introduction"/>
      <w:r w:rsidRPr="00A622FD">
        <w:rPr>
          <w:rFonts w:ascii="Arial" w:hAnsi="Arial" w:cs="Arial"/>
        </w:rPr>
        <w:lastRenderedPageBreak/>
        <w:t>Introduction</w:t>
      </w:r>
    </w:p>
    <w:p w14:paraId="2075C95D" w14:textId="77777777" w:rsidR="005A10DB" w:rsidRPr="00A622FD" w:rsidRDefault="00000000">
      <w:pPr>
        <w:pStyle w:val="FirstParagraph"/>
        <w:rPr>
          <w:rFonts w:ascii="Arial" w:hAnsi="Arial" w:cs="Arial"/>
        </w:rPr>
      </w:pPr>
      <w:r w:rsidRPr="00A622FD">
        <w:rPr>
          <w:rFonts w:ascii="Arial" w:hAnsi="Arial" w:cs="Arial"/>
        </w:rP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 Beyond their role as physical shelters, nests are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 [10]. Nest-building behaviour is increasingly recognised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61BAAEB4" w14:textId="77777777" w:rsidR="005A10DB" w:rsidRPr="00A622FD" w:rsidRDefault="00000000">
      <w:pPr>
        <w:pStyle w:val="BodyText"/>
        <w:rPr>
          <w:rFonts w:ascii="Arial" w:hAnsi="Arial" w:cs="Arial"/>
        </w:rPr>
      </w:pPr>
      <w:r w:rsidRPr="00A622FD">
        <w:rPr>
          <w:rFonts w:ascii="Arial" w:hAnsi="Arial" w:cs="Arial"/>
        </w:rPr>
        <w:t>An intriguing nesting behaviour observed in some bird species is the addition of fresh, often aromatic, plant material to the nest. This green nest material (</w:t>
      </w:r>
      <w:r w:rsidRPr="00A622FD">
        <w:rPr>
          <w:rFonts w:ascii="Arial" w:hAnsi="Arial" w:cs="Arial"/>
          <w:i/>
          <w:iCs/>
        </w:rPr>
        <w:t>hereafter GNM; also called green plant material or greenery</w:t>
      </w:r>
      <w:r w:rsidRPr="00A622FD">
        <w:rPr>
          <w:rFonts w:ascii="Arial" w:hAnsi="Arial" w:cs="Arial"/>
        </w:rPr>
        <w:t>) often includes leaves, sprigs, and herbs. It is typically added from the start of nest building until egg-laying, although some species like the blue tit (</w:t>
      </w:r>
      <w:r w:rsidRPr="00A622FD">
        <w:rPr>
          <w:rFonts w:ascii="Arial" w:hAnsi="Arial" w:cs="Arial"/>
          <w:i/>
          <w:iCs/>
        </w:rPr>
        <w:t>Cyanistes caeruleus</w:t>
      </w:r>
      <w:r w:rsidRPr="00A622FD">
        <w:rPr>
          <w:rFonts w:ascii="Arial" w:hAnsi="Arial" w:cs="Arial"/>
        </w:rPr>
        <w:t>) keep adding it afterwards. Unlike the structural nest materials such as twigs and mud, GNM is selected from a small, non-random subset of local flora [14–16]. The selected plants often contain high levels of aromatic 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51CD18E4" w14:textId="77777777" w:rsidR="005A10DB" w:rsidRPr="00A622FD" w:rsidRDefault="00000000">
      <w:pPr>
        <w:pStyle w:val="BodyText"/>
        <w:rPr>
          <w:rFonts w:ascii="Arial" w:hAnsi="Arial" w:cs="Arial"/>
        </w:rPr>
      </w:pPr>
      <w:r w:rsidRPr="00A622FD">
        <w:rPr>
          <w:rFonts w:ascii="Arial" w:hAnsi="Arial" w:cs="Arial"/>
        </w:rP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sidRPr="00A622FD">
        <w:rPr>
          <w:rFonts w:ascii="Arial" w:hAnsi="Arial" w:cs="Arial"/>
          <w:i/>
          <w:iCs/>
        </w:rPr>
        <w:t>Sturnus vulgaris</w:t>
      </w:r>
      <w:r w:rsidRPr="00A622FD">
        <w:rPr>
          <w:rFonts w:ascii="Arial" w:hAnsi="Arial" w:cs="Arial"/>
        </w:rPr>
        <w:t>) carry fresh plant material to their nests while singing and displaying to females. Subsequent studies in European and spotless starlings (</w:t>
      </w:r>
      <w:r w:rsidRPr="00A622FD">
        <w:rPr>
          <w:rFonts w:ascii="Arial" w:hAnsi="Arial" w:cs="Arial"/>
          <w:i/>
          <w:iCs/>
        </w:rPr>
        <w:t>Sturnus unicolor</w:t>
      </w:r>
      <w:r w:rsidRPr="00A622FD">
        <w:rPr>
          <w:rFonts w:ascii="Arial" w:hAnsi="Arial" w:cs="Arial"/>
        </w:rPr>
        <w:t xml:space="preserve">) supported this view by showing that females often prefer nests with fresh GNM. Unpaired males conspicuously bring GNM to nests during courtship [26] and add more GNM when potential mates are nearby [24]. </w:t>
      </w:r>
      <w:r w:rsidRPr="00A622FD">
        <w:rPr>
          <w:rFonts w:ascii="Arial" w:hAnsi="Arial" w:cs="Arial"/>
        </w:rPr>
        <w:lastRenderedPageBreak/>
        <w:t>Altogether, these studies offered support for the courtship hypothesis, which was later extended to account for the observed GNM addition solely by females in blue tits [29].</w:t>
      </w:r>
    </w:p>
    <w:p w14:paraId="4440B314" w14:textId="77777777" w:rsidR="005A10DB" w:rsidRPr="00A622FD" w:rsidRDefault="00000000">
      <w:pPr>
        <w:pStyle w:val="BodyText"/>
        <w:rPr>
          <w:rFonts w:ascii="Arial" w:hAnsi="Arial" w:cs="Arial"/>
        </w:rPr>
      </w:pPr>
      <w:r w:rsidRPr="00A622FD">
        <w:rPr>
          <w:rFonts w:ascii="Arial" w:hAnsi="Arial" w:cs="Arial"/>
        </w:rPr>
        <w:t>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studies of 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(i.e., contradictory) results. The drug hypothesis was later proposed because GNM had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0122CE5A" w14:textId="77777777" w:rsidR="005A10DB" w:rsidRPr="00A622FD" w:rsidRDefault="00000000">
      <w:pPr>
        <w:pStyle w:val="BodyText"/>
        <w:rPr>
          <w:rFonts w:ascii="Arial" w:hAnsi="Arial" w:cs="Arial"/>
        </w:rPr>
      </w:pPr>
      <w:r w:rsidRPr="00A622FD">
        <w:rPr>
          <w:rFonts w:ascii="Arial" w:hAnsi="Arial" w:cs="Arial"/>
        </w:rPr>
        <w:t>Other less explored hypotheses include a closely related female protection hypothesis proposed in blue tits [38,39], suggesting that plant volatiles may primarily benefit the incubating female by reducing her parasite exposure and infection risk [40]. Several hypotheses have also been proposed that do not invoke the aromatic properties of 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2F52FC22" w14:textId="77777777" w:rsidR="005A10DB" w:rsidRPr="00A622FD" w:rsidRDefault="00000000">
      <w:pPr>
        <w:pStyle w:val="BodyText"/>
        <w:rPr>
          <w:rFonts w:ascii="Arial" w:hAnsi="Arial" w:cs="Arial"/>
        </w:rPr>
      </w:pPr>
      <w:r w:rsidRPr="00A622FD">
        <w:rPr>
          <w:rFonts w:ascii="Arial" w:hAnsi="Arial" w:cs="Arial"/>
        </w:rPr>
        <w:t xml:space="preserve">Despite decades of research, abundant observational and experimental studies, and two narrative reviews [21,22], the overall adaptive significance of GNM, its generality across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w:t>
      </w:r>
      <w:r w:rsidRPr="00A622FD">
        <w:rPr>
          <w:rFonts w:ascii="Arial" w:hAnsi="Arial" w:cs="Arial"/>
        </w:rPr>
        <w:lastRenderedPageBreak/>
        <w:t>Our meta-analysis of experimental studies is the first quantitative synthesis testing the causal relationship between GNM and fitness across birds that show this behaviour.</w:t>
      </w:r>
    </w:p>
    <w:p w14:paraId="078B7F94" w14:textId="77777777" w:rsidR="005A10DB" w:rsidRPr="00A622FD" w:rsidRDefault="00000000">
      <w:pPr>
        <w:pStyle w:val="Heading1"/>
        <w:rPr>
          <w:rFonts w:ascii="Arial" w:hAnsi="Arial" w:cs="Arial"/>
        </w:rPr>
      </w:pPr>
      <w:bookmarkStart w:id="27" w:name="methods"/>
      <w:bookmarkEnd w:id="26"/>
      <w:r w:rsidRPr="00A622FD">
        <w:rPr>
          <w:rFonts w:ascii="Arial" w:hAnsi="Arial" w:cs="Arial"/>
        </w:rPr>
        <w:t>Methods</w:t>
      </w:r>
    </w:p>
    <w:p w14:paraId="0DA9FB71" w14:textId="77777777" w:rsidR="005A10DB" w:rsidRPr="00A622FD" w:rsidRDefault="00000000">
      <w:pPr>
        <w:pStyle w:val="Heading2"/>
        <w:rPr>
          <w:rFonts w:ascii="Arial" w:hAnsi="Arial" w:cs="Arial"/>
        </w:rPr>
      </w:pPr>
      <w:bookmarkStart w:id="28" w:name="registration-and-reporting"/>
      <w:r w:rsidRPr="00A622FD">
        <w:rPr>
          <w:rFonts w:ascii="Arial" w:hAnsi="Arial" w:cs="Arial"/>
        </w:rPr>
        <w:t>Registration and reporting</w:t>
      </w:r>
    </w:p>
    <w:p w14:paraId="4D1FCF64" w14:textId="77777777" w:rsidR="005A10DB" w:rsidRPr="00A622FD" w:rsidRDefault="00000000">
      <w:pPr>
        <w:pStyle w:val="FirstParagraph"/>
        <w:rPr>
          <w:rFonts w:ascii="Arial" w:hAnsi="Arial" w:cs="Arial"/>
        </w:rPr>
      </w:pPr>
      <w:r w:rsidRPr="00A622FD">
        <w:rPr>
          <w:rFonts w:ascii="Arial" w:hAnsi="Arial" w:cs="Arial"/>
        </w:rP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sidR="005A10DB" w:rsidRPr="00A622FD">
          <w:rPr>
            <w:rStyle w:val="Hyperlink"/>
            <w:rFonts w:ascii="Arial" w:hAnsi="Arial" w:cs="Arial"/>
          </w:rPr>
          <w:t>Table S1</w:t>
        </w:r>
      </w:hyperlink>
      <w:r w:rsidRPr="00A622FD">
        <w:rPr>
          <w:rFonts w:ascii="Arial" w:hAnsi="Arial" w:cs="Arial"/>
        </w:rPr>
        <w:t xml:space="preserve">; </w:t>
      </w:r>
      <w:hyperlink w:anchor="figsupp-prisma-flowchart">
        <w:r w:rsidR="005A10DB" w:rsidRPr="00A622FD">
          <w:rPr>
            <w:rStyle w:val="Hyperlink"/>
            <w:rFonts w:ascii="Arial" w:hAnsi="Arial" w:cs="Arial"/>
          </w:rPr>
          <w:t>Figure S1</w:t>
        </w:r>
      </w:hyperlink>
      <w:r w:rsidRPr="00A622FD">
        <w:rPr>
          <w:rFonts w:ascii="Arial" w:hAnsi="Arial" w:cs="Arial"/>
        </w:rPr>
        <w:t>).</w:t>
      </w:r>
    </w:p>
    <w:p w14:paraId="58640D66" w14:textId="77777777" w:rsidR="005A10DB" w:rsidRPr="00A622FD" w:rsidRDefault="00000000">
      <w:pPr>
        <w:pStyle w:val="Heading2"/>
        <w:rPr>
          <w:rFonts w:ascii="Arial" w:hAnsi="Arial" w:cs="Arial"/>
        </w:rPr>
      </w:pPr>
      <w:bookmarkStart w:id="29" w:name="information-source-and-search"/>
      <w:bookmarkEnd w:id="28"/>
      <w:r w:rsidRPr="00A622FD">
        <w:rPr>
          <w:rFonts w:ascii="Arial" w:hAnsi="Arial" w:cs="Arial"/>
        </w:rPr>
        <w:t>Information source and search</w:t>
      </w:r>
    </w:p>
    <w:p w14:paraId="1BC54D65" w14:textId="77777777" w:rsidR="005A10DB" w:rsidRPr="00A622FD" w:rsidRDefault="00000000">
      <w:pPr>
        <w:pStyle w:val="BodyText"/>
        <w:rPr>
          <w:rFonts w:ascii="Arial" w:hAnsi="Arial" w:cs="Arial"/>
        </w:rPr>
      </w:pPr>
      <w:r w:rsidRPr="00A622FD">
        <w:rPr>
          <w:rFonts w:ascii="Arial" w:hAnsi="Arial" w:cs="Arial"/>
        </w:rPr>
        <w:t>We conducted a systematic search on Web of Science Core Collection and Scopus on the 7</w:t>
      </w:r>
      <w:r w:rsidRPr="00A622FD">
        <w:rPr>
          <w:rFonts w:ascii="Arial" w:hAnsi="Arial" w:cs="Arial"/>
          <w:vertAlign w:val="superscript"/>
        </w:rPr>
        <w:t>th</w:t>
      </w:r>
      <w:r w:rsidRPr="00A622FD">
        <w:rPr>
          <w:rFonts w:ascii="Arial" w:hAnsi="Arial" w:cs="Arial"/>
        </w:rPr>
        <w:t xml:space="preserve"> of </w:t>
      </w:r>
      <w:proofErr w:type="gramStart"/>
      <w:r w:rsidRPr="00A622FD">
        <w:rPr>
          <w:rFonts w:ascii="Arial" w:hAnsi="Arial" w:cs="Arial"/>
        </w:rPr>
        <w:t>September,</w:t>
      </w:r>
      <w:proofErr w:type="gramEnd"/>
      <w:r w:rsidRPr="00A622FD">
        <w:rPr>
          <w:rFonts w:ascii="Arial" w:hAnsi="Arial" w:cs="Arial"/>
        </w:rPr>
        <w:t xml:space="preserve"> 2022</w:t>
      </w:r>
      <w:ins w:id="30" w:author="Authors" w:date="2026-06-09T23:51:00Z" w16du:dateUtc="2026-06-09T21:51:00Z">
        <w:r w:rsidRPr="00A622FD">
          <w:rPr>
            <w:rFonts w:ascii="Arial" w:hAnsi="Arial" w:cs="Arial"/>
          </w:rPr>
          <w:t>,</w:t>
        </w:r>
      </w:ins>
      <w:r w:rsidRPr="00A622FD">
        <w:rPr>
          <w:rFonts w:ascii="Arial" w:hAnsi="Arial" w:cs="Arial"/>
        </w:rPr>
        <w:t xml:space="preserve"> and updated it on the 12</w:t>
      </w:r>
      <w:r w:rsidRPr="00A622FD">
        <w:rPr>
          <w:rFonts w:ascii="Arial" w:hAnsi="Arial" w:cs="Arial"/>
          <w:vertAlign w:val="superscript"/>
        </w:rPr>
        <w:t>th</w:t>
      </w:r>
      <w:r w:rsidRPr="00A622FD">
        <w:rPr>
          <w:rFonts w:ascii="Arial" w:hAnsi="Arial" w:cs="Arial"/>
        </w:rPr>
        <w:t xml:space="preserve"> of </w:t>
      </w:r>
      <w:proofErr w:type="gramStart"/>
      <w:r w:rsidRPr="00A622FD">
        <w:rPr>
          <w:rFonts w:ascii="Arial" w:hAnsi="Arial" w:cs="Arial"/>
        </w:rPr>
        <w:t>August,</w:t>
      </w:r>
      <w:proofErr w:type="gramEnd"/>
      <w:r w:rsidRPr="00A622FD">
        <w:rPr>
          <w:rFonts w:ascii="Arial" w:hAnsi="Arial" w:cs="Arial"/>
        </w:rPr>
        <w:t xml:space="preserve">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r w:rsidR="005A10DB">
        <w:fldChar w:fldCharType="begin"/>
      </w:r>
      <w:r w:rsidR="005A10DB">
        <w:instrText>HYPERLINK \l "figsupp-string" \h</w:instrText>
      </w:r>
      <w:r w:rsidR="005A10DB">
        <w:fldChar w:fldCharType="separate"/>
      </w:r>
      <w:r w:rsidR="005A10DB" w:rsidRPr="00A622FD">
        <w:rPr>
          <w:rStyle w:val="Hyperlink"/>
          <w:rFonts w:ascii="Arial" w:hAnsi="Arial" w:cs="Arial"/>
        </w:rPr>
        <w:t xml:space="preserve">Figure </w:t>
      </w:r>
      <w:del w:id="31" w:author="Authors" w:date="2026-06-09T23:51:00Z" w16du:dateUtc="2026-06-09T21:51:00Z">
        <w:r w:rsidR="001F0F81" w:rsidRPr="00E5133E">
          <w:rPr>
            <w:rStyle w:val="Hyperlink"/>
            <w:rFonts w:ascii="Arial" w:hAnsi="Arial"/>
          </w:rPr>
          <w:delText>S15</w:delText>
        </w:r>
      </w:del>
      <w:ins w:id="32" w:author="Authors" w:date="2026-06-09T23:51:00Z" w16du:dateUtc="2026-06-09T21:51:00Z">
        <w:r w:rsidR="005A10DB" w:rsidRPr="00A622FD">
          <w:rPr>
            <w:rStyle w:val="Hyperlink"/>
            <w:rFonts w:ascii="Arial" w:hAnsi="Arial" w:cs="Arial"/>
          </w:rPr>
          <w:t>S14</w:t>
        </w:r>
      </w:ins>
      <w:r w:rsidR="005A10DB">
        <w:fldChar w:fldCharType="end"/>
      </w:r>
      <w:r w:rsidRPr="00A622FD">
        <w:rPr>
          <w:rFonts w:ascii="Arial" w:hAnsi="Arial" w:cs="Arial"/>
        </w:rPr>
        <w:t>).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sidR="005A10DB" w:rsidRPr="00A622FD">
          <w:rPr>
            <w:rStyle w:val="Hyperlink"/>
            <w:rFonts w:ascii="Arial" w:hAnsi="Arial" w:cs="Arial"/>
          </w:rPr>
          <w:t>Figure S2</w:t>
        </w:r>
      </w:hyperlink>
      <w:r w:rsidRPr="00A622FD">
        <w:rPr>
          <w:rFonts w:ascii="Arial" w:hAnsi="Arial" w:cs="Arial"/>
        </w:rPr>
        <w:t>), ensuring all were retrieved. Additionally, we used the R package ‘litsearchr’ v1.0.0 [46], which confirmed our search queries. After removing 165 duplicates using the R package ‘revtools’ v0.4.1 [47], we identified 436 unique records.</w:t>
      </w:r>
    </w:p>
    <w:p w14:paraId="7B36E9D7" w14:textId="77777777" w:rsidR="005A10DB" w:rsidRPr="00A622FD" w:rsidRDefault="00000000">
      <w:pPr>
        <w:pStyle w:val="Heading2"/>
        <w:rPr>
          <w:rFonts w:ascii="Arial" w:hAnsi="Arial" w:cs="Arial"/>
        </w:rPr>
      </w:pPr>
      <w:bookmarkStart w:id="33" w:name="eligibility-criteria"/>
      <w:bookmarkEnd w:id="29"/>
      <w:r w:rsidRPr="00A622FD">
        <w:rPr>
          <w:rFonts w:ascii="Arial" w:hAnsi="Arial" w:cs="Arial"/>
        </w:rPr>
        <w:t>Eligibility criteria</w:t>
      </w:r>
    </w:p>
    <w:p w14:paraId="04B5C842" w14:textId="77777777" w:rsidR="005A10DB" w:rsidRPr="00A622FD" w:rsidRDefault="00000000">
      <w:pPr>
        <w:pStyle w:val="FirstParagraph"/>
        <w:rPr>
          <w:rFonts w:ascii="Arial" w:hAnsi="Arial" w:cs="Arial"/>
        </w:rPr>
      </w:pPr>
      <w:r w:rsidRPr="00A622FD">
        <w:rPr>
          <w:rFonts w:ascii="Arial" w:hAnsi="Arial" w:cs="Arial"/>
        </w:rPr>
        <w:t>All titles and abstracts were equally allocated and screened independently by at least two of the three screeners (SD, TR, JMGS) using ‘revtools’ following a pre-designed decision tree with all inclusion/exclusion criteria (</w:t>
      </w:r>
      <w:hyperlink w:anchor="figsupp-decision-tree">
        <w:r w:rsidR="005A10DB" w:rsidRPr="00A622FD">
          <w:rPr>
            <w:rStyle w:val="Hyperlink"/>
            <w:rFonts w:ascii="Arial" w:hAnsi="Arial" w:cs="Arial"/>
          </w:rPr>
          <w:t>Figure S3</w:t>
        </w:r>
      </w:hyperlink>
      <w:r w:rsidRPr="00A622FD">
        <w:rPr>
          <w:rFonts w:ascii="Arial" w:hAnsi="Arial" w:cs="Arial"/>
        </w:rP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sidR="005A10DB" w:rsidRPr="00A622FD">
          <w:rPr>
            <w:rStyle w:val="Hyperlink"/>
            <w:rFonts w:ascii="Arial" w:hAnsi="Arial" w:cs="Arial"/>
          </w:rPr>
          <w:t>Figure S3</w:t>
        </w:r>
      </w:hyperlink>
      <w:r w:rsidRPr="00A622FD">
        <w:rPr>
          <w:rFonts w:ascii="Arial" w:hAnsi="Arial" w:cs="Arial"/>
        </w:rPr>
        <w:t>) with an additional evaluation of whether the variable of interest studied in the article was in our list of fitness proxies of interest (</w:t>
      </w:r>
      <w:hyperlink w:anchor="tabsupp-fitness-proxies">
        <w:r w:rsidR="005A10DB" w:rsidRPr="00A622FD">
          <w:rPr>
            <w:rStyle w:val="Hyperlink"/>
            <w:rFonts w:ascii="Arial" w:hAnsi="Arial" w:cs="Arial"/>
          </w:rPr>
          <w:t>Table S2</w:t>
        </w:r>
      </w:hyperlink>
      <w:r w:rsidRPr="00A622FD">
        <w:rPr>
          <w:rFonts w:ascii="Arial" w:hAnsi="Arial" w:cs="Arial"/>
        </w:rPr>
        <w:t xml:space="preserve">). All conflicts in screening decisions (1% for title-and-abstract screening, and none for full-text screening) were discussed and resolved. Twenty-three articles passed the full-text screening, and we identified three additional eligible articles recommended by two colleagues, likely missed because their experimental nature was not indexed in the </w:t>
      </w:r>
      <w:r w:rsidRPr="00A622FD">
        <w:rPr>
          <w:rFonts w:ascii="Arial" w:hAnsi="Arial" w:cs="Arial"/>
        </w:rPr>
        <w:lastRenderedPageBreak/>
        <w:t xml:space="preserve">searchable metadata. In all, 26 published articles were eligible for our meta-analysis. We also obtained two additional unpublished studies, resulting in a total of 28 studies included in our meta-analysis (more details below; see also </w:t>
      </w:r>
      <w:hyperlink w:anchor="figsupp-prisma-flowchart">
        <w:r w:rsidR="005A10DB" w:rsidRPr="00A622FD">
          <w:rPr>
            <w:rStyle w:val="Hyperlink"/>
            <w:rFonts w:ascii="Arial" w:hAnsi="Arial" w:cs="Arial"/>
          </w:rPr>
          <w:t>Figure S1</w:t>
        </w:r>
      </w:hyperlink>
      <w:r w:rsidRPr="00A622FD">
        <w:rPr>
          <w:rFonts w:ascii="Arial" w:hAnsi="Arial" w:cs="Arial"/>
        </w:rPr>
        <w:t xml:space="preserve"> and </w:t>
      </w:r>
      <w:r w:rsidR="005A10DB">
        <w:fldChar w:fldCharType="begin"/>
      </w:r>
      <w:r w:rsidR="005A10DB">
        <w:instrText>HYPERLINK \l "</w:instrText>
      </w:r>
      <w:del w:id="34" w:author="Authors" w:date="2026-06-09T23:51:00Z" w16du:dateUtc="2026-06-09T21:51:00Z">
        <w:r w:rsidR="001F0F81">
          <w:delInstrText>figsupp</w:delInstrText>
        </w:r>
      </w:del>
      <w:ins w:id="35" w:author="Authors" w:date="2026-06-09T23:51:00Z" w16du:dateUtc="2026-06-09T21:51:00Z">
        <w:r w:rsidR="005A10DB">
          <w:instrText>tabsupp</w:instrText>
        </w:r>
      </w:ins>
      <w:r w:rsidR="005A10DB">
        <w:instrText>-included-studies" \h</w:instrText>
      </w:r>
      <w:r w:rsidR="005A10DB">
        <w:fldChar w:fldCharType="separate"/>
      </w:r>
      <w:del w:id="36" w:author="Authors" w:date="2026-06-09T23:51:00Z" w16du:dateUtc="2026-06-09T21:51:00Z">
        <w:r w:rsidR="001F0F81" w:rsidRPr="00E5133E">
          <w:rPr>
            <w:rStyle w:val="Hyperlink"/>
            <w:rFonts w:ascii="Arial" w:hAnsi="Arial"/>
          </w:rPr>
          <w:delText>Figure S4</w:delText>
        </w:r>
      </w:del>
      <w:ins w:id="37" w:author="Authors" w:date="2026-06-09T23:51:00Z" w16du:dateUtc="2026-06-09T21:51:00Z">
        <w:r w:rsidR="005A10DB" w:rsidRPr="00A622FD">
          <w:rPr>
            <w:rStyle w:val="Hyperlink"/>
            <w:rFonts w:ascii="Arial" w:hAnsi="Arial" w:cs="Arial"/>
          </w:rPr>
          <w:t>Table S3</w:t>
        </w:r>
      </w:ins>
      <w:r w:rsidR="005A10DB">
        <w:fldChar w:fldCharType="end"/>
      </w:r>
      <w:r w:rsidRPr="00A622FD">
        <w:rPr>
          <w:rFonts w:ascii="Arial" w:hAnsi="Arial" w:cs="Arial"/>
        </w:rPr>
        <w:t>).</w:t>
      </w:r>
    </w:p>
    <w:p w14:paraId="4CD035B6" w14:textId="77777777" w:rsidR="005A10DB" w:rsidRPr="00A622FD" w:rsidRDefault="00000000">
      <w:pPr>
        <w:pStyle w:val="Heading2"/>
        <w:rPr>
          <w:rFonts w:ascii="Arial" w:hAnsi="Arial" w:cs="Arial"/>
        </w:rPr>
      </w:pPr>
      <w:bookmarkStart w:id="38" w:name="data-extraction"/>
      <w:bookmarkEnd w:id="33"/>
      <w:r w:rsidRPr="00A622FD">
        <w:rPr>
          <w:rFonts w:ascii="Arial" w:hAnsi="Arial" w:cs="Arial"/>
        </w:rPr>
        <w:t>Data extraction</w:t>
      </w:r>
    </w:p>
    <w:p w14:paraId="7FF93D2A" w14:textId="77777777" w:rsidR="005A10DB" w:rsidRPr="00A622FD" w:rsidRDefault="00000000">
      <w:pPr>
        <w:pStyle w:val="BodyText"/>
        <w:rPr>
          <w:rFonts w:ascii="Arial" w:hAnsi="Arial" w:cs="Arial"/>
        </w:rPr>
      </w:pPr>
      <w:r w:rsidRPr="00A622FD">
        <w:rPr>
          <w:rFonts w:ascii="Arial" w:hAnsi="Arial" w:cs="Arial"/>
        </w:rP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(details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17AC5E82" w14:textId="3C8B7B51" w:rsidR="005A10DB" w:rsidRPr="00A622FD" w:rsidRDefault="00000000">
      <w:pPr>
        <w:pStyle w:val="BodyText"/>
        <w:rPr>
          <w:rFonts w:ascii="Arial" w:hAnsi="Arial" w:cs="Arial"/>
        </w:rPr>
      </w:pPr>
      <w:r w:rsidRPr="00A622FD">
        <w:rPr>
          <w:rFonts w:ascii="Arial" w:hAnsi="Arial" w:cs="Arial"/>
        </w:rPr>
        <w:t>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(e.g.,</w:t>
      </w:r>
      <w:r w:rsidR="00612C32">
        <w:rPr>
          <w:rFonts w:ascii="Arial" w:hAnsi="Arial" w:cs="Arial"/>
        </w:rPr>
        <w:t xml:space="preserve"> </w:t>
      </w:r>
      <w:r w:rsidRPr="00A622FD">
        <w:rPr>
          <w:rFonts w:ascii="Arial" w:hAnsi="Arial" w:cs="Arial"/>
          <w:i/>
          <w:iCs/>
        </w:rPr>
        <w:t xml:space="preserve">Lavandula </w:t>
      </w:r>
      <w:proofErr w:type="spellStart"/>
      <w:r w:rsidRPr="00A622FD">
        <w:rPr>
          <w:rFonts w:ascii="Arial" w:hAnsi="Arial" w:cs="Arial"/>
          <w:i/>
          <w:iCs/>
        </w:rPr>
        <w:t>stoechas</w:t>
      </w:r>
      <w:proofErr w:type="spellEnd"/>
      <w:r w:rsidRPr="00A622FD">
        <w:rPr>
          <w:rFonts w:ascii="Arial" w:hAnsi="Arial" w:cs="Arial"/>
        </w:rPr>
        <w:t>,</w:t>
      </w:r>
      <w:r w:rsidR="00612C32">
        <w:rPr>
          <w:rFonts w:ascii="Arial" w:hAnsi="Arial" w:cs="Arial"/>
        </w:rPr>
        <w:t xml:space="preserve"> </w:t>
      </w:r>
      <w:proofErr w:type="spellStart"/>
      <w:r w:rsidRPr="00A622FD">
        <w:rPr>
          <w:rFonts w:ascii="Arial" w:hAnsi="Arial" w:cs="Arial"/>
          <w:i/>
          <w:iCs/>
        </w:rPr>
        <w:t>Marrubium</w:t>
      </w:r>
      <w:proofErr w:type="spellEnd"/>
      <w:r w:rsidRPr="00A622FD">
        <w:rPr>
          <w:rFonts w:ascii="Arial" w:hAnsi="Arial" w:cs="Arial"/>
          <w:i/>
          <w:iCs/>
        </w:rPr>
        <w:t xml:space="preserve"> vulgare</w:t>
      </w:r>
      <w:r w:rsidRPr="00A622FD">
        <w:rPr>
          <w:rFonts w:ascii="Arial" w:hAnsi="Arial" w:cs="Arial"/>
        </w:rPr>
        <w:t xml:space="preserve">, etc.), researchers, or both; and “no material” refers to nests that had no material added by researchers or where any plant material added by birds was removed. Importantly, our conclusions remained robust to the exclusion of the no material vs. non-aromatic GNM category (n = 3 studies; </w:t>
      </w:r>
      <w:r w:rsidR="005A10DB">
        <w:fldChar w:fldCharType="begin"/>
      </w:r>
      <w:r w:rsidR="005A10DB">
        <w:instrText>HYPERLINK \l "tabsupp-SA-intercept" \h</w:instrText>
      </w:r>
      <w:r w:rsidR="005A10DB">
        <w:fldChar w:fldCharType="separate"/>
      </w:r>
      <w:r w:rsidR="005A10DB" w:rsidRPr="00A622FD">
        <w:rPr>
          <w:rStyle w:val="Hyperlink"/>
          <w:rFonts w:ascii="Arial" w:hAnsi="Arial" w:cs="Arial"/>
        </w:rPr>
        <w:t xml:space="preserve">Table </w:t>
      </w:r>
      <w:del w:id="39" w:author="Authors" w:date="2026-06-09T23:51:00Z" w16du:dateUtc="2026-06-09T21:51:00Z">
        <w:r w:rsidR="001F0F81" w:rsidRPr="00E5133E">
          <w:rPr>
            <w:rStyle w:val="Hyperlink"/>
            <w:rFonts w:ascii="Arial" w:hAnsi="Arial"/>
          </w:rPr>
          <w:delText>S3</w:delText>
        </w:r>
      </w:del>
      <w:ins w:id="40" w:author="Authors" w:date="2026-06-09T23:51:00Z" w16du:dateUtc="2026-06-09T21:51:00Z">
        <w:r w:rsidR="005A10DB" w:rsidRPr="00A622FD">
          <w:rPr>
            <w:rStyle w:val="Hyperlink"/>
            <w:rFonts w:ascii="Arial" w:hAnsi="Arial" w:cs="Arial"/>
          </w:rPr>
          <w:t>S4</w:t>
        </w:r>
      </w:ins>
      <w:r w:rsidR="005A10DB">
        <w:fldChar w:fldCharType="end"/>
      </w:r>
      <w:r w:rsidRPr="00A622FD">
        <w:rPr>
          <w:rFonts w:ascii="Arial" w:hAnsi="Arial" w:cs="Arial"/>
        </w:rPr>
        <w:t>),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4AB26A6E" w14:textId="77777777" w:rsidR="005A10DB" w:rsidRPr="00A622FD" w:rsidRDefault="00000000">
      <w:pPr>
        <w:pStyle w:val="BodyText"/>
        <w:rPr>
          <w:rFonts w:ascii="Arial" w:hAnsi="Arial" w:cs="Arial"/>
        </w:rPr>
      </w:pPr>
      <w:r w:rsidRPr="00A622FD">
        <w:rPr>
          <w:rFonts w:ascii="Arial" w:hAnsi="Arial" w:cs="Arial"/>
        </w:rP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r w:rsidR="005A10DB">
        <w:fldChar w:fldCharType="begin"/>
      </w:r>
      <w:r w:rsidR="005A10DB">
        <w:instrText>HYPERLINK \l "figsupp-variables" \h</w:instrText>
      </w:r>
      <w:r w:rsidR="005A10DB">
        <w:fldChar w:fldCharType="separate"/>
      </w:r>
      <w:r w:rsidR="005A10DB" w:rsidRPr="00A622FD">
        <w:rPr>
          <w:rStyle w:val="Hyperlink"/>
          <w:rFonts w:ascii="Arial" w:hAnsi="Arial" w:cs="Arial"/>
        </w:rPr>
        <w:t xml:space="preserve">Figure </w:t>
      </w:r>
      <w:del w:id="41" w:author="Authors" w:date="2026-06-09T23:51:00Z" w16du:dateUtc="2026-06-09T21:51:00Z">
        <w:r w:rsidR="001F0F81" w:rsidRPr="00E5133E">
          <w:rPr>
            <w:rStyle w:val="Hyperlink"/>
            <w:rFonts w:ascii="Arial" w:hAnsi="Arial"/>
          </w:rPr>
          <w:delText>S7</w:delText>
        </w:r>
      </w:del>
      <w:ins w:id="42" w:author="Authors" w:date="2026-06-09T23:51:00Z" w16du:dateUtc="2026-06-09T21:51:00Z">
        <w:r w:rsidR="005A10DB" w:rsidRPr="00A622FD">
          <w:rPr>
            <w:rStyle w:val="Hyperlink"/>
            <w:rFonts w:ascii="Arial" w:hAnsi="Arial" w:cs="Arial"/>
          </w:rPr>
          <w:t>S6</w:t>
        </w:r>
      </w:ins>
      <w:r w:rsidR="005A10DB">
        <w:fldChar w:fldCharType="end"/>
      </w:r>
      <w:r w:rsidRPr="00A622FD">
        <w:rPr>
          <w:rFonts w:ascii="Arial" w:hAnsi="Arial" w:cs="Arial"/>
        </w:rPr>
        <w:t xml:space="preserve">. During data extraction, we encountered some traits (e.g., Leukocyte measures, parent mass; k = 15 effect sizes, n = 5 studies) that we did not include in any of our analyses because it was unclear from the study and our own </w:t>
      </w:r>
      <w:r w:rsidRPr="00A622FD">
        <w:rPr>
          <w:rFonts w:ascii="Arial" w:hAnsi="Arial" w:cs="Arial"/>
        </w:rPr>
        <w:lastRenderedPageBreak/>
        <w:t xml:space="preserve">judgement how these traits related to fitness (see </w:t>
      </w:r>
      <w:hyperlink w:anchor="tabsupp-fitness-proxies">
        <w:r w:rsidR="005A10DB" w:rsidRPr="00A622FD">
          <w:rPr>
            <w:rStyle w:val="Hyperlink"/>
            <w:rFonts w:ascii="Arial" w:hAnsi="Arial" w:cs="Arial"/>
          </w:rPr>
          <w:t>Table S2</w:t>
        </w:r>
      </w:hyperlink>
      <w:r w:rsidRPr="00A622FD">
        <w:rPr>
          <w:rFonts w:ascii="Arial" w:hAnsi="Arial" w:cs="Arial"/>
        </w:rPr>
        <w:t xml:space="preserve"> for the reasons of exclusion).</w:t>
      </w:r>
    </w:p>
    <w:p w14:paraId="39A9E98F" w14:textId="77777777" w:rsidR="005A10DB" w:rsidRPr="00A622FD" w:rsidRDefault="00000000">
      <w:pPr>
        <w:pStyle w:val="BodyText"/>
        <w:rPr>
          <w:rFonts w:ascii="Arial" w:hAnsi="Arial" w:cs="Arial"/>
        </w:rPr>
      </w:pPr>
      <w:r w:rsidRPr="00A622FD">
        <w:rPr>
          <w:rFonts w:ascii="Arial" w:hAnsi="Arial" w:cs="Arial"/>
        </w:rP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r w:rsidR="005A10DB">
        <w:fldChar w:fldCharType="begin"/>
      </w:r>
      <w:r w:rsidR="005A10DB">
        <w:instrText>HYPERLINK \l "figsupp-email" \h</w:instrText>
      </w:r>
      <w:r w:rsidR="005A10DB">
        <w:fldChar w:fldCharType="separate"/>
      </w:r>
      <w:r w:rsidR="005A10DB" w:rsidRPr="00A622FD">
        <w:rPr>
          <w:rStyle w:val="Hyperlink"/>
          <w:rFonts w:ascii="Arial" w:hAnsi="Arial" w:cs="Arial"/>
        </w:rPr>
        <w:t xml:space="preserve">Figure </w:t>
      </w:r>
      <w:del w:id="43" w:author="Authors" w:date="2026-06-09T23:51:00Z" w16du:dateUtc="2026-06-09T21:51:00Z">
        <w:r w:rsidR="001F0F81" w:rsidRPr="00E5133E">
          <w:rPr>
            <w:rStyle w:val="Hyperlink"/>
            <w:rFonts w:ascii="Arial" w:hAnsi="Arial"/>
          </w:rPr>
          <w:delText>S5</w:delText>
        </w:r>
      </w:del>
      <w:ins w:id="44" w:author="Authors" w:date="2026-06-09T23:51:00Z" w16du:dateUtc="2026-06-09T21:51:00Z">
        <w:r w:rsidR="005A10DB" w:rsidRPr="00A622FD">
          <w:rPr>
            <w:rStyle w:val="Hyperlink"/>
            <w:rFonts w:ascii="Arial" w:hAnsi="Arial" w:cs="Arial"/>
          </w:rPr>
          <w:t>S4</w:t>
        </w:r>
      </w:ins>
      <w:r w:rsidR="005A10DB">
        <w:fldChar w:fldCharType="end"/>
      </w:r>
      <w:r w:rsidRPr="00A622FD">
        <w:rPr>
          <w:rFonts w:ascii="Arial" w:hAnsi="Arial" w:cs="Arial"/>
        </w:rPr>
        <w:t>) to write to the corresponding author(s) of all the 23 articles that passed full-text screening asking for any potential unpublished data that could be included in our meta-analysis. We obtained unpublished data for a study on blue tits and a study on common buzzards (</w:t>
      </w:r>
      <w:r w:rsidRPr="00A622FD">
        <w:rPr>
          <w:rFonts w:ascii="Arial" w:hAnsi="Arial" w:cs="Arial"/>
          <w:i/>
          <w:iCs/>
        </w:rPr>
        <w:t>Buteo buteo</w:t>
      </w:r>
      <w:r w:rsidRPr="00A622FD">
        <w:rPr>
          <w:rFonts w:ascii="Arial" w:hAnsi="Arial" w:cs="Arial"/>
        </w:rPr>
        <w:t xml:space="preserve">; see description in </w:t>
      </w:r>
      <w:r w:rsidR="005A10DB">
        <w:fldChar w:fldCharType="begin"/>
      </w:r>
      <w:r w:rsidR="005A10DB">
        <w:instrText>HYPERLINK \l "figsupp-unpublished-study" \h</w:instrText>
      </w:r>
      <w:r w:rsidR="005A10DB">
        <w:fldChar w:fldCharType="separate"/>
      </w:r>
      <w:r w:rsidR="005A10DB" w:rsidRPr="00A622FD">
        <w:rPr>
          <w:rStyle w:val="Hyperlink"/>
          <w:rFonts w:ascii="Arial" w:hAnsi="Arial" w:cs="Arial"/>
        </w:rPr>
        <w:t xml:space="preserve">Figure </w:t>
      </w:r>
      <w:del w:id="45" w:author="Authors" w:date="2026-06-09T23:51:00Z" w16du:dateUtc="2026-06-09T21:51:00Z">
        <w:r w:rsidR="001F0F81" w:rsidRPr="00E5133E">
          <w:rPr>
            <w:rStyle w:val="Hyperlink"/>
            <w:rFonts w:ascii="Arial" w:hAnsi="Arial"/>
          </w:rPr>
          <w:delText>S6</w:delText>
        </w:r>
      </w:del>
      <w:ins w:id="46" w:author="Authors" w:date="2026-06-09T23:51:00Z" w16du:dateUtc="2026-06-09T21:51:00Z">
        <w:r w:rsidR="005A10DB" w:rsidRPr="00A622FD">
          <w:rPr>
            <w:rStyle w:val="Hyperlink"/>
            <w:rFonts w:ascii="Arial" w:hAnsi="Arial" w:cs="Arial"/>
          </w:rPr>
          <w:t>S5</w:t>
        </w:r>
      </w:ins>
      <w:r w:rsidR="005A10DB">
        <w:fldChar w:fldCharType="end"/>
      </w:r>
      <w:r w:rsidRPr="00A622FD">
        <w:rPr>
          <w:rFonts w:ascii="Arial" w:hAnsi="Arial" w:cs="Arial"/>
        </w:rPr>
        <w:t>).</w:t>
      </w:r>
    </w:p>
    <w:p w14:paraId="4671E67F" w14:textId="77777777" w:rsidR="005A10DB" w:rsidRPr="00A622FD" w:rsidRDefault="00000000">
      <w:pPr>
        <w:pStyle w:val="Heading2"/>
        <w:rPr>
          <w:rFonts w:ascii="Arial" w:hAnsi="Arial" w:cs="Arial"/>
        </w:rPr>
      </w:pPr>
      <w:bookmarkStart w:id="47" w:name="effect-size-calculation"/>
      <w:bookmarkEnd w:id="38"/>
      <w:r w:rsidRPr="00A622FD">
        <w:rPr>
          <w:rFonts w:ascii="Arial" w:hAnsi="Arial" w:cs="Arial"/>
        </w:rPr>
        <w:t>Effect size calculation</w:t>
      </w:r>
    </w:p>
    <w:p w14:paraId="2EB3DAA9" w14:textId="77777777" w:rsidR="005A10DB" w:rsidRPr="00A622FD" w:rsidRDefault="00000000">
      <w:pPr>
        <w:pStyle w:val="BodyText"/>
        <w:rPr>
          <w:rFonts w:ascii="Arial" w:hAnsi="Arial" w:cs="Arial"/>
        </w:rPr>
      </w:pPr>
      <w:r w:rsidRPr="00A622FD">
        <w:rPr>
          <w:rFonts w:ascii="Arial" w:hAnsi="Arial" w:cs="Arial"/>
        </w:rPr>
        <w:t>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44D85A83" w14:textId="77777777" w:rsidR="005A10DB" w:rsidRPr="00A622FD" w:rsidRDefault="00000000">
      <w:pPr>
        <w:pStyle w:val="BodyText"/>
        <w:rPr>
          <w:rFonts w:ascii="Arial" w:hAnsi="Arial" w:cs="Arial"/>
        </w:rPr>
      </w:pPr>
      <w:r w:rsidRPr="00A622FD">
        <w:rPr>
          <w:rFonts w:ascii="Arial" w:hAnsi="Arial" w:cs="Arial"/>
        </w:rPr>
        <w:t>When we could not extract means and variances but inferential statistics such as t and F values (k = 4, n = 2), we transformed them into SMD values [50]. For dichotomous variables (e.g., nest success, recorded as successful vs 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3B153A9E" w14:textId="77777777" w:rsidR="005A10DB" w:rsidRPr="00A622FD" w:rsidRDefault="00000000">
      <w:pPr>
        <w:pStyle w:val="BodyText"/>
        <w:rPr>
          <w:rFonts w:ascii="Arial" w:hAnsi="Arial" w:cs="Arial"/>
        </w:rPr>
      </w:pPr>
      <w:r w:rsidRPr="00A622FD">
        <w:rPr>
          <w:rFonts w:ascii="Arial" w:hAnsi="Arial" w:cs="Arial"/>
        </w:rP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w:t>
      </w:r>
      <w:r w:rsidRPr="00A622FD">
        <w:rPr>
          <w:rFonts w:ascii="Arial" w:hAnsi="Arial" w:cs="Arial"/>
        </w:rPr>
        <w:lastRenderedPageBreak/>
        <w:t xml:space="preserve">comparison and imputed its sampling variance using the missing-case approach described in [51] for lnRR, and using </w:t>
      </w:r>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num>
          <m:den>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den>
        </m:f>
      </m:oMath>
      <w:r w:rsidRPr="00A622FD">
        <w:rPr>
          <w:rFonts w:ascii="Arial" w:hAnsi="Arial" w:cs="Arial"/>
        </w:rPr>
        <w:t xml:space="preserve"> for SMDH [52].</w:t>
      </w:r>
    </w:p>
    <w:p w14:paraId="38768FDF" w14:textId="77777777" w:rsidR="005A10DB" w:rsidRPr="00A622FD" w:rsidRDefault="00000000">
      <w:pPr>
        <w:pStyle w:val="Heading2"/>
        <w:rPr>
          <w:rFonts w:ascii="Arial" w:hAnsi="Arial" w:cs="Arial"/>
        </w:rPr>
      </w:pPr>
      <w:bookmarkStart w:id="48" w:name="data-analysis"/>
      <w:bookmarkEnd w:id="47"/>
      <w:r w:rsidRPr="00A622FD">
        <w:rPr>
          <w:rFonts w:ascii="Arial" w:hAnsi="Arial" w:cs="Arial"/>
        </w:rPr>
        <w:t>Data analysis</w:t>
      </w:r>
    </w:p>
    <w:p w14:paraId="377A3B00" w14:textId="77777777" w:rsidR="005A10DB" w:rsidRPr="00A622FD" w:rsidRDefault="00000000">
      <w:pPr>
        <w:pStyle w:val="FirstParagraph"/>
        <w:rPr>
          <w:rFonts w:ascii="Arial" w:hAnsi="Arial" w:cs="Arial"/>
        </w:rPr>
      </w:pPr>
      <w:r w:rsidRPr="00A622FD">
        <w:rPr>
          <w:rFonts w:ascii="Arial" w:hAnsi="Arial" w:cs="Arial"/>
        </w:rP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cs="Arial"/>
          </w:rPr>
          <m:t>ρ</m:t>
        </m:r>
      </m:oMath>
      <w:r w:rsidRPr="00A622FD">
        <w:rPr>
          <w:rFonts w:ascii="Arial" w:hAnsi="Arial" w:cs="Arial"/>
        </w:rPr>
        <w:t xml:space="preserve">) between sampling variances from the same study [54] using the ‘vcalc’ function from ‘metafor’ (see Supplementary Appendix </w:t>
      </w:r>
      <w:r w:rsidR="005A10DB">
        <w:fldChar w:fldCharType="begin"/>
      </w:r>
      <w:r w:rsidR="005A10DB">
        <w:instrText>HYPERLINK \l "figsupp-correlation" \h</w:instrText>
      </w:r>
      <w:r w:rsidR="005A10DB">
        <w:fldChar w:fldCharType="separate"/>
      </w:r>
      <w:r w:rsidR="005A10DB" w:rsidRPr="00A622FD">
        <w:rPr>
          <w:rStyle w:val="Hyperlink"/>
          <w:rFonts w:ascii="Arial" w:hAnsi="Arial" w:cs="Arial"/>
        </w:rPr>
        <w:t xml:space="preserve">Figure </w:t>
      </w:r>
      <w:del w:id="49" w:author="Authors" w:date="2026-06-09T23:51:00Z" w16du:dateUtc="2026-06-09T21:51:00Z">
        <w:r w:rsidR="001F0F81" w:rsidRPr="00E5133E">
          <w:rPr>
            <w:rStyle w:val="Hyperlink"/>
            <w:rFonts w:ascii="Arial" w:hAnsi="Arial"/>
          </w:rPr>
          <w:delText>S9</w:delText>
        </w:r>
      </w:del>
      <w:ins w:id="50" w:author="Authors" w:date="2026-06-09T23:51:00Z" w16du:dateUtc="2026-06-09T21:51:00Z">
        <w:r w:rsidR="005A10DB" w:rsidRPr="00A622FD">
          <w:rPr>
            <w:rStyle w:val="Hyperlink"/>
            <w:rFonts w:ascii="Arial" w:hAnsi="Arial" w:cs="Arial"/>
          </w:rPr>
          <w:t>S8</w:t>
        </w:r>
      </w:ins>
      <w:r w:rsidR="005A10DB">
        <w:fldChar w:fldCharType="end"/>
      </w:r>
      <w:r w:rsidRPr="00A622FD">
        <w:rPr>
          <w:rFonts w:ascii="Arial" w:hAnsi="Arial" w:cs="Arial"/>
        </w:rPr>
        <w:t xml:space="preserve"> for sensitivity analyses showing that conclusions remained the same when using different values of </w:t>
      </w:r>
      <m:oMath>
        <m:r>
          <w:rPr>
            <w:rFonts w:ascii="Cambria Math" w:hAnsi="Cambria Math" w:cs="Arial"/>
          </w:rPr>
          <m:t>ρ</m:t>
        </m:r>
      </m:oMath>
      <w:r w:rsidRPr="00A622FD">
        <w:rPr>
          <w:rFonts w:ascii="Arial" w:hAnsi="Arial" w:cs="Arial"/>
        </w:rPr>
        <w:t>).</w:t>
      </w:r>
    </w:p>
    <w:p w14:paraId="6736326F" w14:textId="77777777" w:rsidR="005A10DB" w:rsidRPr="00A622FD" w:rsidRDefault="00000000">
      <w:pPr>
        <w:pStyle w:val="BodyText"/>
        <w:rPr>
          <w:rFonts w:ascii="Arial" w:hAnsi="Arial" w:cs="Arial"/>
        </w:rPr>
      </w:pPr>
      <w:r w:rsidRPr="00A622FD">
        <w:rPr>
          <w:rFonts w:ascii="Arial" w:hAnsi="Arial" w:cs="Arial"/>
        </w:rPr>
        <w:t>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left out the one with lesser resolution (i.e., Experiment ID). Additionally, few effect sizes were measured repeatedly, making Repeated trait ID almost identical to Observation ID (</w:t>
      </w:r>
      <w:r w:rsidR="005A10DB">
        <w:fldChar w:fldCharType="begin"/>
      </w:r>
      <w:r w:rsidR="005A10DB">
        <w:instrText>HYPERLINK \l "figsupp-random-effect" \h</w:instrText>
      </w:r>
      <w:r w:rsidR="005A10DB">
        <w:fldChar w:fldCharType="separate"/>
      </w:r>
      <w:r w:rsidR="005A10DB" w:rsidRPr="00A622FD">
        <w:rPr>
          <w:rStyle w:val="Hyperlink"/>
          <w:rFonts w:ascii="Arial" w:hAnsi="Arial" w:cs="Arial"/>
        </w:rPr>
        <w:t xml:space="preserve">Figure </w:t>
      </w:r>
      <w:del w:id="51" w:author="Authors" w:date="2026-06-09T23:51:00Z" w16du:dateUtc="2026-06-09T21:51:00Z">
        <w:r w:rsidR="001F0F81" w:rsidRPr="00E5133E">
          <w:rPr>
            <w:rStyle w:val="Hyperlink"/>
            <w:rFonts w:ascii="Arial" w:hAnsi="Arial"/>
          </w:rPr>
          <w:delText>S8</w:delText>
        </w:r>
      </w:del>
      <w:ins w:id="52" w:author="Authors" w:date="2026-06-09T23:51:00Z" w16du:dateUtc="2026-06-09T21:51:00Z">
        <w:r w:rsidR="005A10DB" w:rsidRPr="00A622FD">
          <w:rPr>
            <w:rStyle w:val="Hyperlink"/>
            <w:rFonts w:ascii="Arial" w:hAnsi="Arial" w:cs="Arial"/>
          </w:rPr>
          <w:t>S7</w:t>
        </w:r>
      </w:ins>
      <w:r w:rsidR="005A10DB">
        <w:fldChar w:fldCharType="end"/>
      </w:r>
      <w:r w:rsidRPr="00A622FD">
        <w:rPr>
          <w:rFonts w:ascii="Arial" w:hAnsi="Arial" w:cs="Arial"/>
        </w:rPr>
        <w:t>), so we excluded Repeated trait ID. Last, we added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14:paraId="2539B873" w14:textId="77777777" w:rsidR="005A10DB" w:rsidRPr="00A622FD" w:rsidRDefault="00000000">
      <w:pPr>
        <w:pStyle w:val="BodyText"/>
        <w:rPr>
          <w:rFonts w:ascii="Arial" w:hAnsi="Arial" w:cs="Arial"/>
        </w:rPr>
      </w:pPr>
      <w:r w:rsidRPr="00A622FD">
        <w:rPr>
          <w:rFonts w:ascii="Arial" w:hAnsi="Arial" w:cs="Arial"/>
          <w:b/>
          <w:bCs/>
        </w:rPr>
        <w:t>Meta-analytic mean and hypotheses</w:t>
      </w:r>
      <w:r w:rsidRPr="00A622FD">
        <w:rPr>
          <w:rFonts w:ascii="Arial" w:hAnsi="Arial" w:cs="Arial"/>
        </w:rPr>
        <w:t xml:space="preserve">: To estimate the effect of GNM on fitness estimates across 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from our main analysis (e.g., sex ratio [55]; yolk hormones levels, [56]; more in </w:t>
      </w:r>
      <w:hyperlink w:anchor="tabsupp-fitness-proxies">
        <w:r w:rsidR="005A10DB" w:rsidRPr="00A622FD">
          <w:rPr>
            <w:rStyle w:val="Hyperlink"/>
            <w:rFonts w:ascii="Arial" w:hAnsi="Arial" w:cs="Arial"/>
          </w:rPr>
          <w:t>Table S2</w:t>
        </w:r>
      </w:hyperlink>
      <w:r w:rsidRPr="00A622FD">
        <w:rPr>
          <w:rFonts w:ascii="Arial" w:hAnsi="Arial" w:cs="Arial"/>
        </w:rPr>
        <w:t>), we conducted a sensitivity analysis including these traits that confirmed the robustness of our results (</w:t>
      </w:r>
      <w:r w:rsidR="005A10DB">
        <w:fldChar w:fldCharType="begin"/>
      </w:r>
      <w:r w:rsidR="005A10DB">
        <w:instrText>HYPERLINK \l "tabsupp-SA-intercept" \h</w:instrText>
      </w:r>
      <w:r w:rsidR="005A10DB">
        <w:fldChar w:fldCharType="separate"/>
      </w:r>
      <w:r w:rsidR="005A10DB" w:rsidRPr="00A622FD">
        <w:rPr>
          <w:rStyle w:val="Hyperlink"/>
          <w:rFonts w:ascii="Arial" w:hAnsi="Arial" w:cs="Arial"/>
        </w:rPr>
        <w:t xml:space="preserve">Table </w:t>
      </w:r>
      <w:del w:id="53" w:author="Authors" w:date="2026-06-09T23:51:00Z" w16du:dateUtc="2026-06-09T21:51:00Z">
        <w:r w:rsidR="001F0F81" w:rsidRPr="00E5133E">
          <w:rPr>
            <w:rStyle w:val="Hyperlink"/>
            <w:rFonts w:ascii="Arial" w:hAnsi="Arial"/>
          </w:rPr>
          <w:delText>S3</w:delText>
        </w:r>
      </w:del>
      <w:ins w:id="54" w:author="Authors" w:date="2026-06-09T23:51:00Z" w16du:dateUtc="2026-06-09T21:51:00Z">
        <w:r w:rsidR="005A10DB" w:rsidRPr="00A622FD">
          <w:rPr>
            <w:rStyle w:val="Hyperlink"/>
            <w:rFonts w:ascii="Arial" w:hAnsi="Arial" w:cs="Arial"/>
          </w:rPr>
          <w:t>S4</w:t>
        </w:r>
      </w:ins>
      <w:r w:rsidR="005A10DB">
        <w:fldChar w:fldCharType="end"/>
      </w:r>
      <w:r w:rsidRPr="00A622FD">
        <w:rPr>
          <w:rFonts w:ascii="Arial" w:hAnsi="Arial" w:cs="Arial"/>
        </w:rPr>
        <w:t>; k = 21, n = 8). For all intercept-only models, we estimated the total amount of absolute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A622FD">
        <w:rPr>
          <w:rFonts w:ascii="Arial" w:hAnsi="Arial" w:cs="Arial"/>
        </w:rPr>
        <w:t>; i.e., the total variation not explained by sampling error), its sources or relative heterogeneity (</w:t>
      </w:r>
      <m:oMath>
        <m:sSup>
          <m:sSupPr>
            <m:ctrlPr>
              <w:rPr>
                <w:rFonts w:ascii="Cambria Math" w:hAnsi="Cambria Math" w:cs="Arial"/>
              </w:rPr>
            </m:ctrlPr>
          </m:sSupPr>
          <m:e>
            <m:r>
              <w:rPr>
                <w:rFonts w:ascii="Cambria Math" w:hAnsi="Cambria Math" w:cs="Arial"/>
              </w:rPr>
              <m:t>I</m:t>
            </m:r>
          </m:e>
          <m:sup>
            <m:r>
              <w:rPr>
                <w:rFonts w:ascii="Cambria Math" w:hAnsi="Cambria Math" w:cs="Arial"/>
              </w:rPr>
              <m:t>2</m:t>
            </m:r>
          </m:sup>
        </m:sSup>
      </m:oMath>
      <w:r w:rsidRPr="00A622FD">
        <w:rPr>
          <w:rFonts w:ascii="Arial" w:hAnsi="Arial" w:cs="Arial"/>
        </w:rPr>
        <w:t>), mean-standardised metric (CVH2) and variance-mean-standardised metric of heterogeneity (M2) following the pluralistic approach suggested by [57].</w:t>
      </w:r>
    </w:p>
    <w:p w14:paraId="3265CB60" w14:textId="77777777" w:rsidR="005A10DB" w:rsidRPr="00A622FD" w:rsidRDefault="00000000">
      <w:pPr>
        <w:pStyle w:val="BodyText"/>
        <w:rPr>
          <w:rFonts w:ascii="Arial" w:hAnsi="Arial" w:cs="Arial"/>
        </w:rPr>
      </w:pPr>
      <w:r w:rsidRPr="00A622FD">
        <w:rPr>
          <w:rFonts w:ascii="Arial" w:hAnsi="Arial" w:cs="Arial"/>
        </w:rPr>
        <w:t xml:space="preserve">We ran several additional sensitivity analyses to test the robustness of the overall results to the: (i) use of pre-registered bivariate multilevel meta-analytic model including </w:t>
      </w:r>
      <w:r w:rsidRPr="00A622FD">
        <w:rPr>
          <w:rFonts w:ascii="Arial" w:hAnsi="Arial" w:cs="Arial"/>
        </w:rPr>
        <w:lastRenderedPageBreak/>
        <w:t>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 material vs. non-aromatic experimental design (non-pre-registered); (vii) removal of effect sizes that were calculated by transforming inferential statistics (pre-registered); (viii) removal of effect sizes that failed the Geary’s Test for lnRR (non-pre-registered); (ix) removal of unpublished data (non-pre-registered); and (x) use of different values of correlation (</w:t>
      </w:r>
      <m:oMath>
        <m:r>
          <w:rPr>
            <w:rFonts w:ascii="Cambria Math" w:hAnsi="Cambria Math" w:cs="Arial"/>
          </w:rPr>
          <m:t>ρ</m:t>
        </m:r>
      </m:oMath>
      <w:r w:rsidRPr="00A622FD">
        <w:rPr>
          <w:rFonts w:ascii="Arial" w:hAnsi="Arial" w:cs="Arial"/>
        </w:rPr>
        <w:t>) between sampling variance for variance-covariance matrix (pre-registered). The number of effect sizes (k) included in those sensitivity analyses ranged from 131 to 274 (</w:t>
      </w:r>
      <w:r w:rsidR="005A10DB">
        <w:fldChar w:fldCharType="begin"/>
      </w:r>
      <w:r w:rsidR="005A10DB">
        <w:instrText>HYPERLINK \l "tabsupp-SA-intercept" \h</w:instrText>
      </w:r>
      <w:r w:rsidR="005A10DB">
        <w:fldChar w:fldCharType="separate"/>
      </w:r>
      <w:r w:rsidR="005A10DB" w:rsidRPr="00A622FD">
        <w:rPr>
          <w:rStyle w:val="Hyperlink"/>
          <w:rFonts w:ascii="Arial" w:hAnsi="Arial" w:cs="Arial"/>
        </w:rPr>
        <w:t xml:space="preserve">Table </w:t>
      </w:r>
      <w:del w:id="55" w:author="Authors" w:date="2026-06-09T23:51:00Z" w16du:dateUtc="2026-06-09T21:51:00Z">
        <w:r w:rsidR="001F0F81" w:rsidRPr="00E5133E">
          <w:rPr>
            <w:rStyle w:val="Hyperlink"/>
            <w:rFonts w:ascii="Arial" w:hAnsi="Arial"/>
          </w:rPr>
          <w:delText>S3</w:delText>
        </w:r>
      </w:del>
      <w:ins w:id="56" w:author="Authors" w:date="2026-06-09T23:51:00Z" w16du:dateUtc="2026-06-09T21:51:00Z">
        <w:r w:rsidR="005A10DB" w:rsidRPr="00A622FD">
          <w:rPr>
            <w:rStyle w:val="Hyperlink"/>
            <w:rFonts w:ascii="Arial" w:hAnsi="Arial" w:cs="Arial"/>
          </w:rPr>
          <w:t>S4</w:t>
        </w:r>
      </w:ins>
      <w:r w:rsidR="005A10DB">
        <w:fldChar w:fldCharType="end"/>
      </w:r>
      <w:r w:rsidRPr="00A622FD">
        <w:rPr>
          <w:rFonts w:ascii="Arial" w:hAnsi="Arial" w:cs="Arial"/>
        </w:rPr>
        <w:t>). In all cases, the results were qualitatively unchanged, indicating that our main conclusions were robust to these alternative criteria.</w:t>
      </w:r>
    </w:p>
    <w:p w14:paraId="0637F32D" w14:textId="77777777" w:rsidR="005A10DB" w:rsidRPr="00A622FD" w:rsidRDefault="00000000">
      <w:pPr>
        <w:pStyle w:val="BodyText"/>
        <w:rPr>
          <w:rFonts w:ascii="Arial" w:hAnsi="Arial" w:cs="Arial"/>
        </w:rPr>
      </w:pPr>
      <w:r w:rsidRPr="00A622FD">
        <w:rPr>
          <w:rFonts w:ascii="Arial" w:hAnsi="Arial" w:cs="Arial"/>
        </w:rPr>
        <w:t xml:space="preserve">To test the relative importance of the two main functional hypotheses suggested for GNM, that is, the courtship and the parental care hypothesis (which combines the nest protection and drug hypotheses),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meta-regressions, we estimated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marginal</m:t>
            </m:r>
          </m:sub>
          <m:sup>
            <m:r>
              <w:rPr>
                <w:rFonts w:ascii="Cambria Math" w:hAnsi="Cambria Math" w:cs="Arial"/>
              </w:rPr>
              <m:t>2</m:t>
            </m:r>
          </m:sup>
        </m:sSubSup>
      </m:oMath>
      <w:r w:rsidRPr="00A622FD">
        <w:rPr>
          <w:rFonts w:ascii="Arial" w:hAnsi="Arial" w:cs="Arial"/>
        </w:rPr>
        <w:t>, which corresponds to the percentage of heterogeneity explained by the moderators [58].</w:t>
      </w:r>
    </w:p>
    <w:p w14:paraId="51CD2305" w14:textId="77777777" w:rsidR="005A10DB" w:rsidRPr="00A622FD" w:rsidRDefault="00000000">
      <w:pPr>
        <w:pStyle w:val="BodyText"/>
        <w:rPr>
          <w:rFonts w:ascii="Arial" w:hAnsi="Arial" w:cs="Arial"/>
        </w:rPr>
      </w:pPr>
      <w:r w:rsidRPr="00A622FD">
        <w:rPr>
          <w:rFonts w:ascii="Arial" w:hAnsi="Arial" w:cs="Arial"/>
          <w:b/>
          <w:bCs/>
        </w:rPr>
        <w:t>Exploratory meta-regressions:</w:t>
      </w:r>
      <w:r w:rsidRPr="00A622FD">
        <w:rPr>
          <w:rFonts w:ascii="Arial" w:hAnsi="Arial" w:cs="Arial"/>
        </w:rP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species’ as the moderator (levels: </w:t>
      </w:r>
      <w:r w:rsidRPr="00A622FD">
        <w:rPr>
          <w:rFonts w:ascii="Arial" w:hAnsi="Arial" w:cs="Arial"/>
          <w:i/>
          <w:iCs/>
        </w:rPr>
        <w:t>Buteo buteo</w:t>
      </w:r>
      <w:r w:rsidRPr="00A622FD">
        <w:rPr>
          <w:rFonts w:ascii="Arial" w:hAnsi="Arial" w:cs="Arial"/>
        </w:rPr>
        <w:t xml:space="preserve">, </w:t>
      </w:r>
      <w:r w:rsidRPr="00A622FD">
        <w:rPr>
          <w:rFonts w:ascii="Arial" w:hAnsi="Arial" w:cs="Arial"/>
          <w:i/>
          <w:iCs/>
        </w:rPr>
        <w:t>Cyanistes caeruleus</w:t>
      </w:r>
      <w:r w:rsidRPr="00A622FD">
        <w:rPr>
          <w:rFonts w:ascii="Arial" w:hAnsi="Arial" w:cs="Arial"/>
        </w:rPr>
        <w:t xml:space="preserve">, </w:t>
      </w:r>
      <w:r w:rsidRPr="00A622FD">
        <w:rPr>
          <w:rFonts w:ascii="Arial" w:hAnsi="Arial" w:cs="Arial"/>
          <w:i/>
          <w:iCs/>
        </w:rPr>
        <w:t>Passer cinnamomeus</w:t>
      </w:r>
      <w:r w:rsidRPr="00A622FD">
        <w:rPr>
          <w:rFonts w:ascii="Arial" w:hAnsi="Arial" w:cs="Arial"/>
        </w:rPr>
        <w:t xml:space="preserve">, </w:t>
      </w:r>
      <w:r w:rsidRPr="00A622FD">
        <w:rPr>
          <w:rFonts w:ascii="Arial" w:hAnsi="Arial" w:cs="Arial"/>
          <w:i/>
          <w:iCs/>
        </w:rPr>
        <w:t>Parus major</w:t>
      </w:r>
      <w:r w:rsidRPr="00A622FD">
        <w:rPr>
          <w:rFonts w:ascii="Arial" w:hAnsi="Arial" w:cs="Arial"/>
        </w:rPr>
        <w:t xml:space="preserve">, </w:t>
      </w:r>
      <w:r w:rsidRPr="00A622FD">
        <w:rPr>
          <w:rFonts w:ascii="Arial" w:hAnsi="Arial" w:cs="Arial"/>
          <w:i/>
          <w:iCs/>
        </w:rPr>
        <w:t>Sturnus unicolor</w:t>
      </w:r>
      <w:r w:rsidRPr="00A622FD">
        <w:rPr>
          <w:rFonts w:ascii="Arial" w:hAnsi="Arial" w:cs="Arial"/>
        </w:rPr>
        <w:t xml:space="preserve">, </w:t>
      </w:r>
      <w:r w:rsidRPr="00A622FD">
        <w:rPr>
          <w:rFonts w:ascii="Arial" w:hAnsi="Arial" w:cs="Arial"/>
          <w:i/>
          <w:iCs/>
        </w:rPr>
        <w:t>Sturnus vulgaris</w:t>
      </w:r>
      <w:r w:rsidRPr="00A622FD">
        <w:rPr>
          <w:rFonts w:ascii="Arial" w:hAnsi="Arial" w:cs="Arial"/>
        </w:rPr>
        <w:t xml:space="preserve">, </w:t>
      </w:r>
      <w:r w:rsidRPr="00A622FD">
        <w:rPr>
          <w:rFonts w:ascii="Arial" w:hAnsi="Arial" w:cs="Arial"/>
          <w:i/>
          <w:iCs/>
        </w:rPr>
        <w:t>Tachycineta bicolor</w:t>
      </w:r>
      <w:r w:rsidRPr="00A622FD">
        <w:rPr>
          <w:rFonts w:ascii="Arial" w:hAnsi="Arial" w:cs="Arial"/>
        </w:rP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45C5670F" w14:textId="77777777" w:rsidR="005A10DB" w:rsidRPr="00A622FD" w:rsidRDefault="00000000">
      <w:pPr>
        <w:pStyle w:val="BodyText"/>
        <w:rPr>
          <w:rFonts w:ascii="Arial" w:hAnsi="Arial" w:cs="Arial"/>
        </w:rPr>
      </w:pPr>
      <w:r w:rsidRPr="00A622FD">
        <w:rPr>
          <w:rFonts w:ascii="Arial" w:hAnsi="Arial" w:cs="Arial"/>
        </w:rPr>
        <w:t xml:space="preserve">In addition,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w:t>
      </w:r>
      <w:r w:rsidRPr="00A622FD">
        <w:rPr>
          <w:rFonts w:ascii="Arial" w:hAnsi="Arial" w:cs="Arial"/>
        </w:rPr>
        <w:lastRenderedPageBreak/>
        <w:t>outcomes were completely reported or only a subset). For each study, each of these three moderators were coded (levels: yes, no) and included in a separate meta-regression for both lnRR and SMD(H). These meta-regressions aimed at exploring how features associated with risk of bias may explain additional heterogeneity among effect sizes [59,60].</w:t>
      </w:r>
    </w:p>
    <w:p w14:paraId="410F8809" w14:textId="77777777" w:rsidR="005A10DB" w:rsidRPr="00A622FD" w:rsidRDefault="00000000">
      <w:pPr>
        <w:pStyle w:val="BodyText"/>
        <w:rPr>
          <w:rFonts w:ascii="Arial" w:hAnsi="Arial" w:cs="Arial"/>
        </w:rPr>
      </w:pPr>
      <w:r w:rsidRPr="00A622FD">
        <w:rPr>
          <w:rFonts w:ascii="Arial" w:hAnsi="Arial" w:cs="Arial"/>
          <w:b/>
          <w:bCs/>
        </w:rPr>
        <w:t>Publication Bias Test:</w:t>
      </w:r>
      <w:r w:rsidRPr="00A622FD">
        <w:rPr>
          <w:rFonts w:ascii="Arial" w:hAnsi="Arial" w:cs="Arial"/>
        </w:rP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lnRR and SMD(H) separately, following [63], first for published studies only (i.e., excluding the two unpublished datasets), then for all studies. To test for small-study effects, we ran a multilevel meta-regression using the ‘square-root of the inverse of the effective sample size’ as the moderator (i.e., </w:t>
      </w:r>
      <m:oMath>
        <m:rad>
          <m:radPr>
            <m:degHide m:val="1"/>
            <m:ctrlPr>
              <w:rPr>
                <w:rFonts w:ascii="Cambria Math" w:hAnsi="Cambria Math" w:cs="Arial"/>
              </w:rPr>
            </m:ctrlPr>
          </m:radPr>
          <m:deg/>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r>
              <m:rPr>
                <m:sty m:val="p"/>
              </m:rPr>
              <w:rPr>
                <w:rFonts w:ascii="Cambria Math" w:hAnsi="Cambria Math" w:cs="Arial"/>
              </w:rPr>
              <m:t>/</m:t>
            </m:r>
            <m:d>
              <m:dPr>
                <m:ctrlPr>
                  <w:rPr>
                    <w:rFonts w:ascii="Cambria Math" w:hAnsi="Cambria Math" w:cs="Arial"/>
                  </w:rPr>
                </m:ctrlPr>
              </m:dPr>
              <m:e>
                <m:r>
                  <w:rPr>
                    <w:rFonts w:ascii="Cambria Math" w:hAnsi="Cambria Math" w:cs="Arial"/>
                  </w:rPr>
                  <m:t>4</m:t>
                </m:r>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e>
        </m:rad>
      </m:oMath>
      <w:r w:rsidRPr="00A622FD">
        <w:rPr>
          <w:rFonts w:ascii="Arial" w:hAnsi="Arial" w:cs="Arial"/>
        </w:rPr>
        <w:t>). Note that the intercept of this meta-regression provides a sensivity test of the overall estimate adjusted for small-study effects. To test for decline effects (also known as time-lag bias, [64]), we ran a multilevel meta-regression using ‘year of publication’ (mean-centered) as the moderator. Throughout, 95% CI and 95% PI refer to 95% confidence intervals and 95% prediction intervals, respectively.</w:t>
      </w:r>
    </w:p>
    <w:p w14:paraId="0BE29618" w14:textId="77777777" w:rsidR="005A10DB" w:rsidRPr="00A622FD" w:rsidRDefault="00000000">
      <w:pPr>
        <w:pStyle w:val="Heading1"/>
        <w:rPr>
          <w:rFonts w:ascii="Arial" w:hAnsi="Arial" w:cs="Arial"/>
        </w:rPr>
      </w:pPr>
      <w:bookmarkStart w:id="57" w:name="results"/>
      <w:bookmarkEnd w:id="27"/>
      <w:bookmarkEnd w:id="48"/>
      <w:r w:rsidRPr="00A622FD">
        <w:rPr>
          <w:rFonts w:ascii="Arial" w:hAnsi="Arial" w:cs="Arial"/>
        </w:rPr>
        <w:t>Results</w:t>
      </w:r>
    </w:p>
    <w:p w14:paraId="60BA4B2F" w14:textId="77777777" w:rsidR="005A10DB" w:rsidRPr="00A622FD" w:rsidRDefault="00000000">
      <w:pPr>
        <w:pStyle w:val="BodyText"/>
        <w:rPr>
          <w:rFonts w:ascii="Arial" w:hAnsi="Arial" w:cs="Arial"/>
        </w:rPr>
      </w:pPr>
      <w:r w:rsidRPr="00A622FD">
        <w:rPr>
          <w:rFonts w:ascii="Arial" w:hAnsi="Arial" w:cs="Arial"/>
        </w:rPr>
        <w:t>We obtained 274 effect sizes from 28 studies conducted on 7 species across 17 geographical locations (</w:t>
      </w:r>
      <w:hyperlink w:anchor="figmain-distribution">
        <w:r w:rsidR="005A10DB" w:rsidRPr="00A622FD">
          <w:rPr>
            <w:rStyle w:val="Hyperlink"/>
            <w:rFonts w:ascii="Arial" w:hAnsi="Arial" w:cs="Arial"/>
          </w:rPr>
          <w:t>Figure 1</w:t>
        </w:r>
      </w:hyperlink>
      <w:r w:rsidRPr="00A622FD">
        <w:rPr>
          <w:rFonts w:ascii="Arial" w:hAnsi="Arial" w:cs="Arial"/>
        </w:rPr>
        <w:t>). About 81% of the effect sizes came from only three bird species (</w:t>
      </w:r>
      <w:r w:rsidRPr="00A622FD">
        <w:rPr>
          <w:rFonts w:ascii="Arial" w:hAnsi="Arial" w:cs="Arial"/>
          <w:i/>
          <w:iCs/>
        </w:rPr>
        <w:t>Cyanistes caeruleus</w:t>
      </w:r>
      <w:r w:rsidRPr="00A622FD">
        <w:rPr>
          <w:rFonts w:ascii="Arial" w:hAnsi="Arial" w:cs="Arial"/>
        </w:rPr>
        <w:t xml:space="preserve">, k = 77; </w:t>
      </w:r>
      <w:r w:rsidRPr="00A622FD">
        <w:rPr>
          <w:rFonts w:ascii="Arial" w:hAnsi="Arial" w:cs="Arial"/>
          <w:i/>
          <w:iCs/>
        </w:rPr>
        <w:t>Sturnus unicolor</w:t>
      </w:r>
      <w:r w:rsidRPr="00A622FD">
        <w:rPr>
          <w:rFonts w:ascii="Arial" w:hAnsi="Arial" w:cs="Arial"/>
        </w:rPr>
        <w:t xml:space="preserve">, k = 60; </w:t>
      </w:r>
      <w:r w:rsidRPr="00A622FD">
        <w:rPr>
          <w:rFonts w:ascii="Arial" w:hAnsi="Arial" w:cs="Arial"/>
          <w:i/>
          <w:iCs/>
        </w:rPr>
        <w:t>Sturnus vulgaris</w:t>
      </w:r>
      <w:r w:rsidRPr="00A622FD">
        <w:rPr>
          <w:rFonts w:ascii="Arial" w:hAnsi="Arial" w:cs="Arial"/>
        </w:rPr>
        <w:t>,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p w14:paraId="2218A3A2" w14:textId="77777777" w:rsidR="005A10DB" w:rsidRPr="00A622FD" w:rsidRDefault="00000000">
      <w:pPr>
        <w:pStyle w:val="Heading2"/>
        <w:rPr>
          <w:rFonts w:ascii="Arial" w:hAnsi="Arial" w:cs="Arial"/>
        </w:rPr>
      </w:pPr>
      <w:bookmarkStart w:id="58" w:name="meta-analytic-mean"/>
      <w:r w:rsidRPr="00A622FD">
        <w:rPr>
          <w:rFonts w:ascii="Arial" w:hAnsi="Arial" w:cs="Arial"/>
        </w:rPr>
        <w:t>Meta-analytic mean</w:t>
      </w:r>
    </w:p>
    <w:p w14:paraId="0AD9CC95" w14:textId="77777777" w:rsidR="005A10DB" w:rsidRPr="00A622FD" w:rsidRDefault="00000000">
      <w:pPr>
        <w:pStyle w:val="BodyText"/>
        <w:rPr>
          <w:rFonts w:ascii="Arial" w:hAnsi="Arial" w:cs="Arial"/>
        </w:rPr>
      </w:pPr>
      <w:r w:rsidRPr="00A622FD">
        <w:rPr>
          <w:rFonts w:ascii="Arial" w:hAnsi="Arial" w:cs="Arial"/>
        </w:rPr>
        <w:t xml:space="preserve">Both </w:t>
      </w:r>
      <w:proofErr w:type="spellStart"/>
      <w:r w:rsidRPr="00A622FD">
        <w:rPr>
          <w:rFonts w:ascii="Arial" w:hAnsi="Arial" w:cs="Arial"/>
        </w:rPr>
        <w:t>lnRR</w:t>
      </w:r>
      <w:proofErr w:type="spellEnd"/>
      <w:r w:rsidRPr="00A622FD">
        <w:rPr>
          <w:rFonts w:ascii="Arial" w:hAnsi="Arial" w:cs="Arial"/>
        </w:rPr>
        <w:t xml:space="preserve">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sidR="005A10DB" w:rsidRPr="00A622FD">
          <w:rPr>
            <w:rStyle w:val="Hyperlink"/>
            <w:rFonts w:ascii="Arial" w:hAnsi="Arial" w:cs="Arial"/>
          </w:rPr>
          <w:t>Figure 2</w:t>
        </w:r>
      </w:hyperlink>
      <w:r w:rsidRPr="00A622FD">
        <w:rPr>
          <w:rFonts w:ascii="Arial" w:hAnsi="Arial" w:cs="Arial"/>
        </w:rPr>
        <w:t xml:space="preserve"> A; lnRR = 0.019, 95% CI: [-0.012, 0.050], 95% PI: [-0.281, 0.319], p-value = 0.223, k = 238, n = 26) but the heterogeneity among effect sizes was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A622FD">
        <w:rPr>
          <w:rFonts w:ascii="Arial" w:hAnsi="Arial" w:cs="Arial"/>
        </w:rPr>
        <w:t>) was 0.023 (</w:t>
      </w:r>
      <w:r w:rsidRPr="00A622FD">
        <w:rPr>
          <w:rFonts w:ascii="Arial" w:hAnsi="Arial" w:cs="Arial"/>
          <w:i/>
          <w:iCs/>
        </w:rPr>
        <w:t>Q</w:t>
      </w:r>
      <w:r w:rsidRPr="00A622FD">
        <w:rPr>
          <w:rFonts w:ascii="Arial" w:hAnsi="Arial" w:cs="Arial"/>
        </w:rPr>
        <w:t xml:space="preserve"> = 2277.7, p &lt; 0.001), the measures of relative (</w:t>
      </w:r>
      <w:r w:rsidRPr="00A622FD">
        <w:rPr>
          <w:rFonts w:ascii="Arial" w:hAnsi="Arial" w:cs="Arial"/>
          <w:i/>
          <w:iCs/>
        </w:rPr>
        <w:t>I</w:t>
      </w:r>
      <w:r w:rsidRPr="00A622FD">
        <w:rPr>
          <w:rFonts w:ascii="Arial" w:hAnsi="Arial" w:cs="Arial"/>
          <w:i/>
          <w:iCs/>
          <w:vertAlign w:val="superscript"/>
        </w:rPr>
        <w:t>2</w:t>
      </w:r>
      <w:r w:rsidRPr="00A622FD">
        <w:rPr>
          <w:rFonts w:ascii="Arial" w:hAnsi="Arial" w:cs="Arial"/>
          <w:i/>
          <w:iCs/>
          <w:vertAlign w:val="subscript"/>
        </w:rPr>
        <w:t>total</w:t>
      </w:r>
      <w:r w:rsidRPr="00A622FD">
        <w:rPr>
          <w:rFonts w:ascii="Arial" w:hAnsi="Arial" w:cs="Arial"/>
        </w:rPr>
        <w:t xml:space="preserve"> = 98.6%) and standardised heterogeneity (CVH2</w:t>
      </w:r>
      <w:r w:rsidRPr="00A622FD">
        <w:rPr>
          <w:rFonts w:ascii="Arial" w:hAnsi="Arial" w:cs="Arial"/>
          <w:vertAlign w:val="subscript"/>
        </w:rPr>
        <w:t>total</w:t>
      </w:r>
      <w:r w:rsidRPr="00A622FD">
        <w:rPr>
          <w:rFonts w:ascii="Arial" w:hAnsi="Arial" w:cs="Arial"/>
        </w:rPr>
        <w:t xml:space="preserve"> = 63.59; M2</w:t>
      </w:r>
      <w:r w:rsidRPr="00A622FD">
        <w:rPr>
          <w:rFonts w:ascii="Arial" w:hAnsi="Arial" w:cs="Arial"/>
          <w:vertAlign w:val="subscript"/>
        </w:rPr>
        <w:t>total =</w:t>
      </w:r>
      <w:r w:rsidRPr="00A622FD">
        <w:rPr>
          <w:rFonts w:ascii="Arial" w:hAnsi="Arial" w:cs="Arial"/>
        </w:rPr>
        <w:t xml:space="preserve"> 0.98) all suggested high heterogeneity across effect sizes, exceeding the 75</w:t>
      </w:r>
      <w:r w:rsidRPr="00A622FD">
        <w:rPr>
          <w:rFonts w:ascii="Arial" w:hAnsi="Arial" w:cs="Arial"/>
          <w:vertAlign w:val="superscript"/>
        </w:rPr>
        <w:t>th</w:t>
      </w:r>
      <w:r w:rsidRPr="00A622FD">
        <w:rPr>
          <w:rFonts w:ascii="Arial" w:hAnsi="Arial" w:cs="Arial"/>
        </w:rPr>
        <w:t xml:space="preserve"> percentile of empirically derived estimates from meta-analyses in ecology and evolution [57].</w:t>
      </w:r>
    </w:p>
    <w:p w14:paraId="608A2D7E" w14:textId="77777777" w:rsidR="005A10DB" w:rsidRPr="00A622FD" w:rsidRDefault="00000000">
      <w:pPr>
        <w:pStyle w:val="BodyText"/>
        <w:rPr>
          <w:rFonts w:ascii="Arial" w:hAnsi="Arial" w:cs="Arial"/>
        </w:rPr>
      </w:pPr>
      <w:r w:rsidRPr="00A622FD">
        <w:rPr>
          <w:rFonts w:ascii="Arial" w:hAnsi="Arial" w:cs="Arial"/>
        </w:rPr>
        <w:lastRenderedPageBreak/>
        <w:t>For SMD(H), nests with an experimental increase in GNM showed an average statistically significant increase in fitness estimates (</w:t>
      </w:r>
      <w:hyperlink w:anchor="figmain-mean-effect">
        <w:r w:rsidR="005A10DB" w:rsidRPr="00A622FD">
          <w:rPr>
            <w:rStyle w:val="Hyperlink"/>
            <w:rFonts w:ascii="Arial" w:hAnsi="Arial" w:cs="Arial"/>
          </w:rPr>
          <w:t>Figure 2</w:t>
        </w:r>
      </w:hyperlink>
      <w:r w:rsidRPr="00A622FD">
        <w:rPr>
          <w:rFonts w:ascii="Arial" w:hAnsi="Arial" w:cs="Arial"/>
        </w:rPr>
        <w:t xml:space="preserve"> B; SMD(H) = 0.179, 95% CI: [0.048, 0.310], 95% PI: [-0.829, 1.188], p-value = 0.008, k = 253, n = 26), but the heterogeneity among effect sizes was moderate to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A622FD">
        <w:rPr>
          <w:rFonts w:ascii="Arial" w:hAnsi="Arial" w:cs="Arial"/>
        </w:rPr>
        <w:t>) was 0.258 (</w:t>
      </w:r>
      <w:r w:rsidRPr="00A622FD">
        <w:rPr>
          <w:rFonts w:ascii="Arial" w:hAnsi="Arial" w:cs="Arial"/>
          <w:i/>
          <w:iCs/>
        </w:rPr>
        <w:t>Q</w:t>
      </w:r>
      <w:r w:rsidRPr="00A622FD">
        <w:rPr>
          <w:rFonts w:ascii="Arial" w:hAnsi="Arial" w:cs="Arial"/>
        </w:rPr>
        <w:t xml:space="preserve"> = 1114.7, p &lt; 0.001), and both relative (</w:t>
      </w:r>
      <w:r w:rsidRPr="00A622FD">
        <w:rPr>
          <w:rFonts w:ascii="Arial" w:hAnsi="Arial" w:cs="Arial"/>
          <w:i/>
          <w:iCs/>
        </w:rPr>
        <w:t>I</w:t>
      </w:r>
      <w:r w:rsidRPr="00A622FD">
        <w:rPr>
          <w:rFonts w:ascii="Arial" w:hAnsi="Arial" w:cs="Arial"/>
          <w:i/>
          <w:iCs/>
          <w:vertAlign w:val="superscript"/>
        </w:rPr>
        <w:t>2</w:t>
      </w:r>
      <w:r w:rsidRPr="00A622FD">
        <w:rPr>
          <w:rFonts w:ascii="Arial" w:hAnsi="Arial" w:cs="Arial"/>
          <w:i/>
          <w:iCs/>
          <w:vertAlign w:val="subscript"/>
        </w:rPr>
        <w:t>total</w:t>
      </w:r>
      <w:r w:rsidRPr="00A622FD">
        <w:rPr>
          <w:rFonts w:ascii="Arial" w:hAnsi="Arial" w:cs="Arial"/>
        </w:rPr>
        <w:t xml:space="preserve"> = 66.1%) and standardised heterogeneity metrics (CVH2</w:t>
      </w:r>
      <w:r w:rsidRPr="00A622FD">
        <w:rPr>
          <w:rFonts w:ascii="Arial" w:hAnsi="Arial" w:cs="Arial"/>
          <w:vertAlign w:val="subscript"/>
        </w:rPr>
        <w:t>total</w:t>
      </w:r>
      <w:r w:rsidRPr="00A622FD">
        <w:rPr>
          <w:rFonts w:ascii="Arial" w:hAnsi="Arial" w:cs="Arial"/>
        </w:rPr>
        <w:t xml:space="preserve"> = 8.02; M2</w:t>
      </w:r>
      <w:r w:rsidRPr="00A622FD">
        <w:rPr>
          <w:rFonts w:ascii="Arial" w:hAnsi="Arial" w:cs="Arial"/>
          <w:vertAlign w:val="subscript"/>
        </w:rPr>
        <w:t>total</w:t>
      </w:r>
      <w:r w:rsidRPr="00A622FD">
        <w:rPr>
          <w:rFonts w:ascii="Arial" w:hAnsi="Arial" w:cs="Arial"/>
        </w:rPr>
        <w:t> = 0.89) lay between the 50</w:t>
      </w:r>
      <w:r w:rsidRPr="00A622FD">
        <w:rPr>
          <w:rFonts w:ascii="Arial" w:hAnsi="Arial" w:cs="Arial"/>
          <w:vertAlign w:val="superscript"/>
        </w:rPr>
        <w:t>th</w:t>
      </w:r>
      <w:r w:rsidRPr="00A622FD">
        <w:rPr>
          <w:rFonts w:ascii="Arial" w:hAnsi="Arial" w:cs="Arial"/>
        </w:rPr>
        <w:t xml:space="preserve"> and 75</w:t>
      </w:r>
      <w:r w:rsidRPr="00A622FD">
        <w:rPr>
          <w:rFonts w:ascii="Arial" w:hAnsi="Arial" w:cs="Arial"/>
          <w:vertAlign w:val="superscript"/>
        </w:rPr>
        <w:t>th</w:t>
      </w:r>
      <w:r w:rsidRPr="00A622FD">
        <w:rPr>
          <w:rFonts w:ascii="Arial" w:hAnsi="Arial" w:cs="Arial"/>
        </w:rPr>
        <w:t xml:space="preserve"> percentile of empirically derived estimates [57].</w:t>
      </w:r>
    </w:p>
    <w:p w14:paraId="393DC9F3" w14:textId="77777777" w:rsidR="005A10DB" w:rsidRPr="00A622FD" w:rsidRDefault="00000000">
      <w:pPr>
        <w:pStyle w:val="Heading2"/>
        <w:rPr>
          <w:rFonts w:ascii="Arial" w:hAnsi="Arial" w:cs="Arial"/>
        </w:rPr>
      </w:pPr>
      <w:bookmarkStart w:id="59" w:name="functional-hypotheses"/>
      <w:bookmarkEnd w:id="58"/>
      <w:r w:rsidRPr="00A622FD">
        <w:rPr>
          <w:rFonts w:ascii="Arial" w:hAnsi="Arial" w:cs="Arial"/>
        </w:rPr>
        <w:t>Functional hypotheses</w:t>
      </w:r>
    </w:p>
    <w:p w14:paraId="507B66A4" w14:textId="77777777" w:rsidR="005A10DB" w:rsidRPr="00A622FD" w:rsidRDefault="00000000">
      <w:pPr>
        <w:pStyle w:val="BodyText"/>
        <w:rPr>
          <w:rFonts w:ascii="Arial" w:hAnsi="Arial" w:cs="Arial"/>
        </w:rPr>
      </w:pPr>
      <w:r w:rsidRPr="00A622FD">
        <w:rPr>
          <w:rFonts w:ascii="Arial" w:hAnsi="Arial" w:cs="Arial"/>
        </w:rPr>
        <w:t>Our multilevel meta-regressions found no clear support for either of the two hypotheses separately (</w:t>
      </w:r>
      <w:hyperlink w:anchor="figmain-hypothesis">
        <w:r w:rsidR="005A10DB" w:rsidRPr="00A622FD">
          <w:rPr>
            <w:rStyle w:val="Hyperlink"/>
            <w:rFonts w:ascii="Arial" w:hAnsi="Arial" w:cs="Arial"/>
          </w:rPr>
          <w:t>Figure 3</w:t>
        </w:r>
      </w:hyperlink>
      <w:r w:rsidRPr="00A622FD">
        <w:rPr>
          <w:rFonts w:ascii="Arial" w:hAnsi="Arial" w:cs="Arial"/>
        </w:rPr>
        <w:t>). The estimates for the courtship hypothesis (lnRR</w:t>
      </w:r>
      <w:r w:rsidRPr="00A622FD">
        <w:rPr>
          <w:rFonts w:ascii="Arial" w:hAnsi="Arial" w:cs="Arial"/>
          <w:vertAlign w:val="subscript"/>
        </w:rPr>
        <w:t>courtship</w:t>
      </w:r>
      <w:r w:rsidRPr="00A622FD">
        <w:rPr>
          <w:rFonts w:ascii="Arial" w:hAnsi="Arial" w:cs="Arial"/>
        </w:rPr>
        <w:t xml:space="preserve"> = 0.039, 95% CI: [-0.172, 0.250], 95% PI: [-0.329, 0.407], p-value = 0.716, k = 8, n = 2; SMD(H)</w:t>
      </w:r>
      <w:r w:rsidRPr="00A622FD">
        <w:rPr>
          <w:rFonts w:ascii="Arial" w:hAnsi="Arial" w:cs="Arial"/>
          <w:vertAlign w:val="subscript"/>
        </w:rPr>
        <w:t>courtship</w:t>
      </w:r>
      <w:r w:rsidRPr="00A622FD">
        <w:rPr>
          <w:rFonts w:ascii="Arial" w:hAnsi="Arial" w:cs="Arial"/>
        </w:rPr>
        <w:t xml:space="preserve"> = 0.171, 95% CI: [-0.360, 0.702], 95% PI: [-0.964, 1.305], p-value = 0.527, k = 8, n = 2), and the “parental care hypothesis” (lnRR</w:t>
      </w:r>
      <w:r w:rsidRPr="00A622FD">
        <w:rPr>
          <w:rFonts w:ascii="Arial" w:hAnsi="Arial" w:cs="Arial"/>
          <w:vertAlign w:val="subscript"/>
        </w:rPr>
        <w:t>parental_care</w:t>
      </w:r>
      <w:r w:rsidRPr="00A622FD">
        <w:rPr>
          <w:rFonts w:ascii="Arial" w:hAnsi="Arial" w:cs="Arial"/>
        </w:rPr>
        <w:t xml:space="preserve"> = -0.010, 95% CI: [-0.065, 0.045], 95% PI: [-0.316, 0.296], p-value = 0.716, k = 106, n = 19; SMD(H)</w:t>
      </w:r>
      <w:r w:rsidRPr="00A622FD">
        <w:rPr>
          <w:rFonts w:ascii="Arial" w:hAnsi="Arial" w:cs="Arial"/>
          <w:vertAlign w:val="subscript"/>
        </w:rPr>
        <w:t>parental_care</w:t>
      </w:r>
      <w:r w:rsidRPr="00A622FD">
        <w:rPr>
          <w:rFonts w:ascii="Arial" w:hAnsi="Arial" w:cs="Arial"/>
        </w:rP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on the fitness estimates, statistically significantly so for SMD(H) (lnRR</w:t>
      </w:r>
      <w:r w:rsidRPr="00A622FD">
        <w:rPr>
          <w:rFonts w:ascii="Arial" w:hAnsi="Arial" w:cs="Arial"/>
          <w:vertAlign w:val="subscript"/>
        </w:rPr>
        <w:t>both</w:t>
      </w:r>
      <w:r w:rsidRPr="00A622FD">
        <w:rPr>
          <w:rFonts w:ascii="Arial" w:hAnsi="Arial" w:cs="Arial"/>
        </w:rPr>
        <w:t xml:space="preserve"> = 0.028, 95% CI: [-0.006, 0.062], 95% PI: [-0.275, 0.331], p-value = 0.110, k = 124, n = 22; SMD(H)</w:t>
      </w:r>
      <w:r w:rsidRPr="00A622FD">
        <w:rPr>
          <w:rFonts w:ascii="Arial" w:hAnsi="Arial" w:cs="Arial"/>
          <w:vertAlign w:val="subscript"/>
        </w:rPr>
        <w:t>both</w:t>
      </w:r>
      <w:r w:rsidRPr="00A622FD">
        <w:rPr>
          <w:rFonts w:ascii="Arial" w:hAnsi="Arial" w:cs="Arial"/>
        </w:rPr>
        <w:t xml:space="preserve"> = 0.231, 95% CI: [ 0.079, 0.382], 95% PI: [-0.784, 1.245], p-value = 0.003, k = 130, n = 23). None of the three categories differed statistically significantly from each other (p-value</w:t>
      </w:r>
      <w:r w:rsidRPr="00A622FD">
        <w:rPr>
          <w:rFonts w:ascii="Arial" w:hAnsi="Arial" w:cs="Arial"/>
          <w:vertAlign w:val="subscript"/>
        </w:rPr>
        <w:t>lnRR</w:t>
      </w:r>
      <w:r w:rsidRPr="00A622FD">
        <w:rPr>
          <w:rFonts w:ascii="Arial" w:hAnsi="Arial" w:cs="Arial"/>
        </w:rPr>
        <w:t xml:space="preserve"> &gt; 0.211 and p-value</w:t>
      </w:r>
      <w:r w:rsidRPr="00A622FD">
        <w:rPr>
          <w:rFonts w:ascii="Arial" w:hAnsi="Arial" w:cs="Arial"/>
          <w:vertAlign w:val="subscript"/>
        </w:rPr>
        <w:t>SMD(H)</w:t>
      </w:r>
      <w:r w:rsidRPr="00A622FD">
        <w:rPr>
          <w:rFonts w:ascii="Arial" w:hAnsi="Arial" w:cs="Arial"/>
        </w:rPr>
        <w:t xml:space="preserve"> &gt; 0.178 in all cases), and the moderator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1.6%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1.4%).</w:t>
      </w:r>
    </w:p>
    <w:p w14:paraId="05002E35" w14:textId="77777777" w:rsidR="005A10DB" w:rsidRPr="00A622FD" w:rsidRDefault="00000000">
      <w:pPr>
        <w:pStyle w:val="Heading2"/>
        <w:rPr>
          <w:rFonts w:ascii="Arial" w:hAnsi="Arial" w:cs="Arial"/>
        </w:rPr>
      </w:pPr>
      <w:bookmarkStart w:id="60" w:name="exploratory-meta-regressions"/>
      <w:bookmarkEnd w:id="59"/>
      <w:r w:rsidRPr="00A622FD">
        <w:rPr>
          <w:rFonts w:ascii="Arial" w:hAnsi="Arial" w:cs="Arial"/>
        </w:rPr>
        <w:t>Exploratory meta-regressions</w:t>
      </w:r>
    </w:p>
    <w:p w14:paraId="62A4AEE8" w14:textId="77777777" w:rsidR="005A10DB" w:rsidRPr="00A622FD" w:rsidRDefault="00000000">
      <w:pPr>
        <w:pStyle w:val="BodyText"/>
        <w:rPr>
          <w:rFonts w:ascii="Arial" w:hAnsi="Arial" w:cs="Arial"/>
        </w:rPr>
      </w:pPr>
      <w:r w:rsidRPr="00A622FD">
        <w:rPr>
          <w:rFonts w:ascii="Arial" w:hAnsi="Arial" w:cs="Arial"/>
        </w:rPr>
        <w:t>First, the overall effect of GNM on fitness estimates differed largely depending on the experimental design used in each study (</w:t>
      </w:r>
      <w:hyperlink w:anchor="figmain-design-time">
        <w:r w:rsidR="005A10DB" w:rsidRPr="00A622FD">
          <w:rPr>
            <w:rStyle w:val="Hyperlink"/>
            <w:rFonts w:ascii="Arial" w:hAnsi="Arial" w:cs="Arial"/>
          </w:rPr>
          <w:t>Figure 4</w:t>
        </w:r>
      </w:hyperlink>
      <w:r w:rsidRPr="00A622FD">
        <w:rPr>
          <w:rFonts w:ascii="Arial" w:hAnsi="Arial" w:cs="Arial"/>
        </w:rPr>
        <w:t xml:space="preserve"> </w:t>
      </w:r>
      <w:proofErr w:type="gramStart"/>
      <w:r w:rsidRPr="00A622FD">
        <w:rPr>
          <w:rFonts w:ascii="Arial" w:hAnsi="Arial" w:cs="Arial"/>
        </w:rPr>
        <w:t>A,B</w:t>
      </w:r>
      <w:proofErr w:type="gramEnd"/>
      <w:r w:rsidRPr="00A622FD">
        <w:rPr>
          <w:rFonts w:ascii="Arial" w:hAnsi="Arial" w:cs="Arial"/>
        </w:rPr>
        <w:t>). The overall effect size for the comparison between no material and aromatic GNM was positive and statistically significant (lnRR</w:t>
      </w:r>
      <w:r w:rsidRPr="00A622FD">
        <w:rPr>
          <w:rFonts w:ascii="Arial" w:hAnsi="Arial" w:cs="Arial"/>
          <w:vertAlign w:val="subscript"/>
        </w:rPr>
        <w:t>no-material-vs-aromatic</w:t>
      </w:r>
      <w:r w:rsidRPr="00A622FD">
        <w:rPr>
          <w:rFonts w:ascii="Arial" w:hAnsi="Arial" w:cs="Arial"/>
        </w:rPr>
        <w:t xml:space="preserve"> = 0.111, 95% CI: [ 0.021, 0.200], 95% PI: [-0.225, 0.446], p-value = 0.016, k = 90, n = 12 and SMD(H)</w:t>
      </w:r>
      <w:r w:rsidRPr="00A622FD">
        <w:rPr>
          <w:rFonts w:ascii="Arial" w:hAnsi="Arial" w:cs="Arial"/>
          <w:vertAlign w:val="subscript"/>
        </w:rPr>
        <w:t>no-material-vs-aromatic</w:t>
      </w:r>
      <w:r w:rsidRPr="00A622FD">
        <w:rPr>
          <w:rFonts w:ascii="Arial" w:hAnsi="Arial" w:cs="Arial"/>
        </w:rPr>
        <w:t xml:space="preserve"> = 0.712, 95% CI: [ 0.309, 1.114], 95% PI: [-0.826, 2.250], p-value = 0.001, k = 94, n = 12], whereas, the comparison between non-aromatic GNM and aromatic GNM was statistically non-significant (</w:t>
      </w:r>
      <w:hyperlink w:anchor="tabmain-MLMR">
        <w:r w:rsidR="005A10DB" w:rsidRPr="00A622FD">
          <w:rPr>
            <w:rStyle w:val="Hyperlink"/>
            <w:rFonts w:ascii="Arial" w:hAnsi="Arial" w:cs="Arial"/>
          </w:rPr>
          <w:t>Table 1</w:t>
        </w:r>
      </w:hyperlink>
      <w:r w:rsidRPr="00A622FD">
        <w:rPr>
          <w:rFonts w:ascii="Arial" w:hAnsi="Arial" w:cs="Arial"/>
        </w:rPr>
        <w:t>). The comparison between no material and non-aromatic GNM was negative and, although based on only 3 studies, statistically significant for lnRR (lnRR</w:t>
      </w:r>
      <w:r w:rsidRPr="00A622FD">
        <w:rPr>
          <w:rFonts w:ascii="Arial" w:hAnsi="Arial" w:cs="Arial"/>
          <w:vertAlign w:val="subscript"/>
        </w:rPr>
        <w:t>no-material-vs-non-aromatic</w:t>
      </w:r>
      <w:r w:rsidRPr="00A622FD">
        <w:rPr>
          <w:rFonts w:ascii="Arial" w:hAnsi="Arial" w:cs="Arial"/>
        </w:rPr>
        <w:t xml:space="preserve"> = -0.349, 95% CI: [-0.504, -0.195], 95% PI: [-0.708, 0.009], p-value &lt;0.001, k = 10, n = 3; </w:t>
      </w:r>
      <w:hyperlink w:anchor="tabmain-MLMR">
        <w:r w:rsidR="005A10DB" w:rsidRPr="00A622FD">
          <w:rPr>
            <w:rStyle w:val="Hyperlink"/>
            <w:rFonts w:ascii="Arial" w:hAnsi="Arial" w:cs="Arial"/>
          </w:rPr>
          <w:t>Table 1</w:t>
        </w:r>
      </w:hyperlink>
      <w:r w:rsidRPr="00A622FD">
        <w:rPr>
          <w:rFonts w:ascii="Arial" w:hAnsi="Arial" w:cs="Arial"/>
        </w:rPr>
        <w:t>). All levels differed statistically significantly from each other except one (p-value</w:t>
      </w:r>
      <w:r w:rsidRPr="00A622FD">
        <w:rPr>
          <w:rFonts w:ascii="Arial" w:hAnsi="Arial" w:cs="Arial"/>
          <w:vertAlign w:val="subscript"/>
        </w:rPr>
        <w:t>lnRR</w:t>
      </w:r>
      <w:r w:rsidRPr="00A622FD">
        <w:rPr>
          <w:rFonts w:ascii="Arial" w:hAnsi="Arial" w:cs="Arial"/>
        </w:rPr>
        <w:t xml:space="preserve"> &lt; 0.004 and p-value</w:t>
      </w:r>
      <w:r w:rsidRPr="00A622FD">
        <w:rPr>
          <w:rFonts w:ascii="Arial" w:hAnsi="Arial" w:cs="Arial"/>
          <w:vertAlign w:val="subscript"/>
        </w:rPr>
        <w:t>SMD(H)</w:t>
      </w:r>
      <w:r w:rsidRPr="00A622FD">
        <w:rPr>
          <w:rFonts w:ascii="Arial" w:hAnsi="Arial" w:cs="Arial"/>
        </w:rPr>
        <w:t xml:space="preserve"> &lt; 0.001 in all cases, except  SMD(H)</w:t>
      </w:r>
      <w:r w:rsidRPr="00A622FD">
        <w:rPr>
          <w:rFonts w:ascii="Arial" w:hAnsi="Arial" w:cs="Arial"/>
          <w:vertAlign w:val="subscript"/>
        </w:rPr>
        <w:t>no-material-vs-aromatic</w:t>
      </w:r>
      <w:r w:rsidRPr="00A622FD">
        <w:rPr>
          <w:rFonts w:ascii="Arial" w:hAnsi="Arial" w:cs="Arial"/>
        </w:rPr>
        <w:t xml:space="preserve"> vs. SMD(H)</w:t>
      </w:r>
      <w:r w:rsidRPr="00A622FD">
        <w:rPr>
          <w:rFonts w:ascii="Arial" w:hAnsi="Arial" w:cs="Arial"/>
          <w:vertAlign w:val="subscript"/>
        </w:rPr>
        <w:t>no-material-vs-non-aromatic</w:t>
      </w:r>
      <w:r w:rsidRPr="00A622FD">
        <w:rPr>
          <w:rFonts w:ascii="Arial" w:hAnsi="Arial" w:cs="Arial"/>
        </w:rPr>
        <w:t xml:space="preserve"> p-value = 0.140), and the moderator experimental design explained a large proportion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27.8%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24.4%).</w:t>
      </w:r>
    </w:p>
    <w:p w14:paraId="7DDBE129" w14:textId="77777777" w:rsidR="005A10DB" w:rsidRPr="00A622FD" w:rsidRDefault="00000000">
      <w:pPr>
        <w:pStyle w:val="BodyText"/>
        <w:rPr>
          <w:rFonts w:ascii="Arial" w:hAnsi="Arial" w:cs="Arial"/>
        </w:rPr>
      </w:pPr>
      <w:r w:rsidRPr="00A622FD">
        <w:rPr>
          <w:rFonts w:ascii="Arial" w:hAnsi="Arial" w:cs="Arial"/>
        </w:rPr>
        <w:t>Second, the overall positive effect of GNM on fitness outcomes was largest when material was added continuously throughout the nesting phase (</w:t>
      </w:r>
      <w:hyperlink w:anchor="figmain-design-time">
        <w:r w:rsidR="005A10DB" w:rsidRPr="00A622FD">
          <w:rPr>
            <w:rStyle w:val="Hyperlink"/>
            <w:rFonts w:ascii="Arial" w:hAnsi="Arial" w:cs="Arial"/>
          </w:rPr>
          <w:t>Figure 4</w:t>
        </w:r>
      </w:hyperlink>
      <w:r w:rsidRPr="00A622FD">
        <w:rPr>
          <w:rFonts w:ascii="Arial" w:hAnsi="Arial" w:cs="Arial"/>
        </w:rPr>
        <w:t xml:space="preserve"> </w:t>
      </w:r>
      <w:proofErr w:type="gramStart"/>
      <w:r w:rsidRPr="00A622FD">
        <w:rPr>
          <w:rFonts w:ascii="Arial" w:hAnsi="Arial" w:cs="Arial"/>
        </w:rPr>
        <w:t>C,D</w:t>
      </w:r>
      <w:proofErr w:type="gramEnd"/>
      <w:r w:rsidRPr="00A622FD">
        <w:rPr>
          <w:rFonts w:ascii="Arial" w:hAnsi="Arial" w:cs="Arial"/>
        </w:rPr>
        <w:t xml:space="preserve">). For </w:t>
      </w:r>
      <w:r w:rsidRPr="00A622FD">
        <w:rPr>
          <w:rFonts w:ascii="Arial" w:hAnsi="Arial" w:cs="Arial"/>
        </w:rPr>
        <w:lastRenderedPageBreak/>
        <w:t>continuous addition, the overall effect was positive for lnRR and SMD(H) but statistically significant only for SMD(H) (lnRR</w:t>
      </w:r>
      <w:r w:rsidRPr="00A622FD">
        <w:rPr>
          <w:rFonts w:ascii="Arial" w:hAnsi="Arial" w:cs="Arial"/>
          <w:vertAlign w:val="subscript"/>
        </w:rPr>
        <w:t>continuously</w:t>
      </w:r>
      <w:r w:rsidRPr="00A622FD">
        <w:rPr>
          <w:rFonts w:ascii="Arial" w:hAnsi="Arial" w:cs="Arial"/>
        </w:rPr>
        <w:t xml:space="preserve"> = 0.034, 95% CI: [-0.014, 0.083], 95% PI: [-0.270, 0.338], p-value = 0.165, k = 95, n = 12; SMD(H)</w:t>
      </w:r>
      <w:r w:rsidRPr="00A622FD">
        <w:rPr>
          <w:rFonts w:ascii="Arial" w:hAnsi="Arial" w:cs="Arial"/>
          <w:vertAlign w:val="subscript"/>
        </w:rPr>
        <w:t>continuously</w:t>
      </w:r>
      <w:r w:rsidRPr="00A622FD">
        <w:rPr>
          <w:rFonts w:ascii="Arial" w:hAnsi="Arial" w:cs="Arial"/>
        </w:rPr>
        <w:t xml:space="preserve"> = 0.302, 95% CI: [ 0.069, 0.534], 95% PI: [-0.726, 1.329], p-value = 0.011, k = 105, n = 12), whereas the effect was small and statistically non-significant when added before egg hatching (</w:t>
      </w:r>
      <w:hyperlink w:anchor="tabmain-MLMR">
        <w:r w:rsidR="005A10DB" w:rsidRPr="00A622FD">
          <w:rPr>
            <w:rStyle w:val="Hyperlink"/>
            <w:rFonts w:ascii="Arial" w:hAnsi="Arial" w:cs="Arial"/>
          </w:rPr>
          <w:t>Table 1</w:t>
        </w:r>
      </w:hyperlink>
      <w:r w:rsidRPr="00A622FD">
        <w:rPr>
          <w:rFonts w:ascii="Arial" w:hAnsi="Arial" w:cs="Arial"/>
        </w:rPr>
        <w:t>). Last, the overall effect was positive for SMD(H) when GNM was added after egg hatching only, although the confidence interval overlapped zero (SMD(H)</w:t>
      </w:r>
      <w:r w:rsidRPr="00A622FD">
        <w:rPr>
          <w:rFonts w:ascii="Arial" w:hAnsi="Arial" w:cs="Arial"/>
          <w:vertAlign w:val="subscript"/>
        </w:rPr>
        <w:t>after_egg_hatching</w:t>
      </w:r>
      <w:r w:rsidRPr="00A622FD">
        <w:rPr>
          <w:rFonts w:ascii="Arial" w:hAnsi="Arial" w:cs="Arial"/>
        </w:rPr>
        <w:t xml:space="preserve"> = 0.267, 95% CI: [-0.024, 0.559], 95% PI: [-0.775, 1.310], p-value = 0.072, k = 57, n = 5; </w:t>
      </w:r>
      <w:hyperlink w:anchor="tabmain-MLMR">
        <w:r w:rsidR="005A10DB" w:rsidRPr="00A622FD">
          <w:rPr>
            <w:rStyle w:val="Hyperlink"/>
            <w:rFonts w:ascii="Arial" w:hAnsi="Arial" w:cs="Arial"/>
          </w:rPr>
          <w:t>Table 1</w:t>
        </w:r>
      </w:hyperlink>
      <w:r w:rsidRPr="00A622FD">
        <w:rPr>
          <w:rFonts w:ascii="Arial" w:hAnsi="Arial" w:cs="Arial"/>
        </w:rPr>
        <w:t>). The three categories did not differ statistically significantly from each other (p-value</w:t>
      </w:r>
      <w:r w:rsidRPr="00A622FD">
        <w:rPr>
          <w:rFonts w:ascii="Arial" w:hAnsi="Arial" w:cs="Arial"/>
          <w:vertAlign w:val="subscript"/>
        </w:rPr>
        <w:t>lnRR</w:t>
      </w:r>
      <w:r w:rsidRPr="00A622FD">
        <w:rPr>
          <w:rFonts w:ascii="Arial" w:hAnsi="Arial" w:cs="Arial"/>
        </w:rPr>
        <w:t xml:space="preserve"> &gt; 0.307 and p-value</w:t>
      </w:r>
      <w:r w:rsidRPr="00A622FD">
        <w:rPr>
          <w:rFonts w:ascii="Arial" w:hAnsi="Arial" w:cs="Arial"/>
          <w:vertAlign w:val="subscript"/>
        </w:rPr>
        <w:t>SMD(H)</w:t>
      </w:r>
      <w:r w:rsidRPr="00A622FD">
        <w:rPr>
          <w:rFonts w:ascii="Arial" w:hAnsi="Arial" w:cs="Arial"/>
        </w:rPr>
        <w:t xml:space="preserve"> &gt; 0.243 in all cases). The timing of GNM addition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1.2%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4.5 %).</w:t>
      </w:r>
    </w:p>
    <w:p w14:paraId="7759E58A" w14:textId="77777777" w:rsidR="005A10DB" w:rsidRPr="00A622FD" w:rsidRDefault="00000000">
      <w:pPr>
        <w:pStyle w:val="BodyText"/>
        <w:rPr>
          <w:rFonts w:ascii="Arial" w:hAnsi="Arial" w:cs="Arial"/>
        </w:rPr>
      </w:pPr>
      <w:r w:rsidRPr="00A622FD">
        <w:rPr>
          <w:rFonts w:ascii="Arial" w:hAnsi="Arial" w:cs="Arial"/>
        </w:rPr>
        <w:t>Third, although none of the species-specific mean estimates were statistically significant, most were positive (</w:t>
      </w:r>
      <w:r w:rsidR="005A10DB">
        <w:fldChar w:fldCharType="begin"/>
      </w:r>
      <w:r w:rsidR="005A10DB">
        <w:instrText>HYPERLINK \l "figsupp-MR" \h</w:instrText>
      </w:r>
      <w:r w:rsidR="005A10DB">
        <w:fldChar w:fldCharType="separate"/>
      </w:r>
      <w:r w:rsidR="005A10DB" w:rsidRPr="00A622FD">
        <w:rPr>
          <w:rStyle w:val="Hyperlink"/>
          <w:rFonts w:ascii="Arial" w:hAnsi="Arial" w:cs="Arial"/>
        </w:rPr>
        <w:t xml:space="preserve">Figure </w:t>
      </w:r>
      <w:del w:id="61" w:author="Authors" w:date="2026-06-09T23:51:00Z" w16du:dateUtc="2026-06-09T21:51:00Z">
        <w:r w:rsidR="001F0F81" w:rsidRPr="00E5133E">
          <w:rPr>
            <w:rStyle w:val="Hyperlink"/>
            <w:rFonts w:ascii="Arial" w:hAnsi="Arial"/>
          </w:rPr>
          <w:delText>S13</w:delText>
        </w:r>
      </w:del>
      <w:ins w:id="62" w:author="Authors" w:date="2026-06-09T23:51:00Z" w16du:dateUtc="2026-06-09T21:51:00Z">
        <w:r w:rsidR="005A10DB" w:rsidRPr="00A622FD">
          <w:rPr>
            <w:rStyle w:val="Hyperlink"/>
            <w:rFonts w:ascii="Arial" w:hAnsi="Arial" w:cs="Arial"/>
          </w:rPr>
          <w:t>S12</w:t>
        </w:r>
      </w:ins>
      <w:r w:rsidR="005A10DB">
        <w:fldChar w:fldCharType="end"/>
      </w:r>
      <w:r w:rsidRPr="00A622FD">
        <w:rPr>
          <w:rFonts w:ascii="Arial" w:hAnsi="Arial" w:cs="Arial"/>
        </w:rPr>
        <w:t xml:space="preserve">, </w:t>
      </w:r>
      <w:hyperlink w:anchor="tabmain-MLMR">
        <w:r w:rsidR="005A10DB" w:rsidRPr="00A622FD">
          <w:rPr>
            <w:rStyle w:val="Hyperlink"/>
            <w:rFonts w:ascii="Arial" w:hAnsi="Arial" w:cs="Arial"/>
          </w:rPr>
          <w:t>Table 1</w:t>
        </w:r>
      </w:hyperlink>
      <w:r w:rsidRPr="00A622FD">
        <w:rPr>
          <w:rFonts w:ascii="Arial" w:hAnsi="Arial" w:cs="Arial"/>
        </w:rPr>
        <w:t>), and bird species explained some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5.3%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xml:space="preserve"> = 8.5%). Fourth, most fitness proxy categories had positive mean estimates, but only morphology was statistically significant, and only for SMD(H) (SMDH</w:t>
      </w:r>
      <w:r w:rsidRPr="00A622FD">
        <w:rPr>
          <w:rFonts w:ascii="Arial" w:hAnsi="Arial" w:cs="Arial"/>
          <w:vertAlign w:val="subscript"/>
        </w:rPr>
        <w:t>morphology</w:t>
      </w:r>
      <w:r w:rsidRPr="00A622FD">
        <w:rPr>
          <w:rFonts w:ascii="Arial" w:hAnsi="Arial" w:cs="Arial"/>
        </w:rPr>
        <w:t xml:space="preserve"> = 0.310, 95% CI: [ 0.112, 0.509], 95% PI: [-0.723, 1.343], p-value = 0.002, k = 65, n = 15; </w:t>
      </w:r>
      <w:r w:rsidR="005A10DB">
        <w:fldChar w:fldCharType="begin"/>
      </w:r>
      <w:r w:rsidR="005A10DB">
        <w:instrText>HYPERLINK \l "figsupp-MR" \h</w:instrText>
      </w:r>
      <w:r w:rsidR="005A10DB">
        <w:fldChar w:fldCharType="separate"/>
      </w:r>
      <w:r w:rsidR="005A10DB" w:rsidRPr="00A622FD">
        <w:rPr>
          <w:rStyle w:val="Hyperlink"/>
          <w:rFonts w:ascii="Arial" w:hAnsi="Arial" w:cs="Arial"/>
        </w:rPr>
        <w:t xml:space="preserve">Figure </w:t>
      </w:r>
      <w:del w:id="63" w:author="Authors" w:date="2026-06-09T23:51:00Z" w16du:dateUtc="2026-06-09T21:51:00Z">
        <w:r w:rsidR="001F0F81" w:rsidRPr="00E5133E">
          <w:rPr>
            <w:rStyle w:val="Hyperlink"/>
            <w:rFonts w:ascii="Arial" w:hAnsi="Arial"/>
          </w:rPr>
          <w:delText>S13</w:delText>
        </w:r>
      </w:del>
      <w:ins w:id="64" w:author="Authors" w:date="2026-06-09T23:51:00Z" w16du:dateUtc="2026-06-09T21:51:00Z">
        <w:r w:rsidR="005A10DB" w:rsidRPr="00A622FD">
          <w:rPr>
            <w:rStyle w:val="Hyperlink"/>
            <w:rFonts w:ascii="Arial" w:hAnsi="Arial" w:cs="Arial"/>
          </w:rPr>
          <w:t>S12</w:t>
        </w:r>
      </w:ins>
      <w:r w:rsidR="005A10DB">
        <w:fldChar w:fldCharType="end"/>
      </w:r>
      <w:r w:rsidRPr="00A622FD">
        <w:rPr>
          <w:rFonts w:ascii="Arial" w:hAnsi="Arial" w:cs="Arial"/>
        </w:rPr>
        <w:t xml:space="preserve">; </w:t>
      </w:r>
      <w:hyperlink w:anchor="tabmain-MLMR">
        <w:r w:rsidR="005A10DB" w:rsidRPr="00A622FD">
          <w:rPr>
            <w:rStyle w:val="Hyperlink"/>
            <w:rFonts w:ascii="Arial" w:hAnsi="Arial" w:cs="Arial"/>
          </w:rPr>
          <w:t>Table 1</w:t>
        </w:r>
      </w:hyperlink>
      <w:r w:rsidRPr="00A622FD">
        <w:rPr>
          <w:rFonts w:ascii="Arial" w:hAnsi="Arial" w:cs="Arial"/>
        </w:rPr>
        <w:t>) and fitness proxy category accounted for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3.7%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2.4%). Fifth, for the subset of outcomes relating to pathogen and parasitic load, we found no statistically significant difference between arthropods and micro-organisms (</w:t>
      </w:r>
      <w:r w:rsidR="005A10DB">
        <w:fldChar w:fldCharType="begin"/>
      </w:r>
      <w:r w:rsidR="005A10DB">
        <w:instrText>HYPERLINK \l "figsupp-MR" \h</w:instrText>
      </w:r>
      <w:r w:rsidR="005A10DB">
        <w:fldChar w:fldCharType="separate"/>
      </w:r>
      <w:r w:rsidR="005A10DB" w:rsidRPr="00A622FD">
        <w:rPr>
          <w:rStyle w:val="Hyperlink"/>
          <w:rFonts w:ascii="Arial" w:hAnsi="Arial" w:cs="Arial"/>
        </w:rPr>
        <w:t xml:space="preserve">Figure </w:t>
      </w:r>
      <w:del w:id="65" w:author="Authors" w:date="2026-06-09T23:51:00Z" w16du:dateUtc="2026-06-09T21:51:00Z">
        <w:r w:rsidR="001F0F81" w:rsidRPr="00E5133E">
          <w:rPr>
            <w:rStyle w:val="Hyperlink"/>
            <w:rFonts w:ascii="Arial" w:hAnsi="Arial"/>
          </w:rPr>
          <w:delText>S13</w:delText>
        </w:r>
      </w:del>
      <w:ins w:id="66" w:author="Authors" w:date="2026-06-09T23:51:00Z" w16du:dateUtc="2026-06-09T21:51:00Z">
        <w:r w:rsidR="005A10DB" w:rsidRPr="00A622FD">
          <w:rPr>
            <w:rStyle w:val="Hyperlink"/>
            <w:rFonts w:ascii="Arial" w:hAnsi="Arial" w:cs="Arial"/>
          </w:rPr>
          <w:t>S12</w:t>
        </w:r>
      </w:ins>
      <w:r w:rsidR="005A10DB">
        <w:fldChar w:fldCharType="end"/>
      </w:r>
      <w:r w:rsidRPr="00A622FD">
        <w:rPr>
          <w:rFonts w:ascii="Arial" w:hAnsi="Arial" w:cs="Arial"/>
        </w:rPr>
        <w:t xml:space="preserve"> ; </w:t>
      </w:r>
      <w:hyperlink w:anchor="tabmain-MLMR">
        <w:r w:rsidR="005A10DB" w:rsidRPr="00A622FD">
          <w:rPr>
            <w:rStyle w:val="Hyperlink"/>
            <w:rFonts w:ascii="Arial" w:hAnsi="Arial" w:cs="Arial"/>
          </w:rPr>
          <w:t>Table 1</w:t>
        </w:r>
      </w:hyperlink>
      <w:r w:rsidRPr="00A622FD">
        <w:rPr>
          <w:rFonts w:ascii="Arial" w:hAnsi="Arial" w:cs="Arial"/>
        </w:rPr>
        <w:t>) and the type of parasite or pathogen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0.4%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xml:space="preserve">= 1.6%). Lastly, the evaluation of potential risk of bias categories (i.e., blinding, random assignment to each treatment, and partial reporting) was limited by the small number of studies in some categories (details in </w:t>
      </w:r>
      <w:r w:rsidR="005A10DB">
        <w:fldChar w:fldCharType="begin"/>
      </w:r>
      <w:r w:rsidR="005A10DB">
        <w:instrText>HYPERLINK \l "tabsupp-SA-RoB" \h</w:instrText>
      </w:r>
      <w:r w:rsidR="005A10DB">
        <w:fldChar w:fldCharType="separate"/>
      </w:r>
      <w:r w:rsidR="005A10DB" w:rsidRPr="00A622FD">
        <w:rPr>
          <w:rStyle w:val="Hyperlink"/>
          <w:rFonts w:ascii="Arial" w:hAnsi="Arial" w:cs="Arial"/>
        </w:rPr>
        <w:t xml:space="preserve">Table </w:t>
      </w:r>
      <w:del w:id="67" w:author="Authors" w:date="2026-06-09T23:51:00Z" w16du:dateUtc="2026-06-09T21:51:00Z">
        <w:r w:rsidR="001F0F81" w:rsidRPr="00E5133E">
          <w:rPr>
            <w:rStyle w:val="Hyperlink"/>
            <w:rFonts w:ascii="Arial" w:hAnsi="Arial"/>
          </w:rPr>
          <w:delText>S4</w:delText>
        </w:r>
      </w:del>
      <w:ins w:id="68" w:author="Authors" w:date="2026-06-09T23:51:00Z" w16du:dateUtc="2026-06-09T21:51:00Z">
        <w:r w:rsidR="005A10DB" w:rsidRPr="00A622FD">
          <w:rPr>
            <w:rStyle w:val="Hyperlink"/>
            <w:rFonts w:ascii="Arial" w:hAnsi="Arial" w:cs="Arial"/>
          </w:rPr>
          <w:t>S5</w:t>
        </w:r>
      </w:ins>
      <w:r w:rsidR="005A10DB">
        <w:fldChar w:fldCharType="end"/>
      </w:r>
      <w:r w:rsidRPr="00A622FD">
        <w:rPr>
          <w:rFonts w:ascii="Arial" w:hAnsi="Arial" w:cs="Arial"/>
        </w:rPr>
        <w:t>)</w:t>
      </w:r>
    </w:p>
    <w:p w14:paraId="04C7612E" w14:textId="77777777" w:rsidR="005A10DB" w:rsidRPr="00A622FD" w:rsidRDefault="00000000">
      <w:pPr>
        <w:pStyle w:val="Heading2"/>
        <w:rPr>
          <w:rFonts w:ascii="Arial" w:hAnsi="Arial" w:cs="Arial"/>
        </w:rPr>
      </w:pPr>
      <w:bookmarkStart w:id="69" w:name="publication-bias"/>
      <w:bookmarkEnd w:id="60"/>
      <w:r w:rsidRPr="00A622FD">
        <w:rPr>
          <w:rFonts w:ascii="Arial" w:hAnsi="Arial" w:cs="Arial"/>
        </w:rPr>
        <w:t>Publication Bias</w:t>
      </w:r>
    </w:p>
    <w:p w14:paraId="2B0FEDF1" w14:textId="77777777" w:rsidR="005A10DB" w:rsidRPr="00A622FD" w:rsidRDefault="00000000">
      <w:pPr>
        <w:pStyle w:val="BodyText"/>
        <w:rPr>
          <w:rFonts w:ascii="Arial" w:hAnsi="Arial" w:cs="Arial"/>
        </w:rPr>
      </w:pPr>
      <w:r w:rsidRPr="00A622FD">
        <w:rPr>
          <w:rFonts w:ascii="Arial" w:hAnsi="Arial" w:cs="Arial"/>
        </w:rPr>
        <w:t>We found no conclusive evidence for the existence of publication bias in the published literature (</w:t>
      </w:r>
      <w:r w:rsidR="005A10DB">
        <w:fldChar w:fldCharType="begin"/>
      </w:r>
      <w:r w:rsidR="005A10DB">
        <w:instrText>HYPERLINK \l "figsupp-pub-bias" \h</w:instrText>
      </w:r>
      <w:r w:rsidR="005A10DB">
        <w:fldChar w:fldCharType="separate"/>
      </w:r>
      <w:r w:rsidR="005A10DB" w:rsidRPr="00A622FD">
        <w:rPr>
          <w:rStyle w:val="Hyperlink"/>
          <w:rFonts w:ascii="Arial" w:hAnsi="Arial" w:cs="Arial"/>
        </w:rPr>
        <w:t xml:space="preserve">Figure </w:t>
      </w:r>
      <w:del w:id="70" w:author="Authors" w:date="2026-06-09T23:51:00Z" w16du:dateUtc="2026-06-09T21:51:00Z">
        <w:r w:rsidR="001F0F81" w:rsidRPr="00E5133E">
          <w:rPr>
            <w:rStyle w:val="Hyperlink"/>
            <w:rFonts w:ascii="Arial" w:hAnsi="Arial"/>
          </w:rPr>
          <w:delText>S14</w:delText>
        </w:r>
      </w:del>
      <w:ins w:id="71" w:author="Authors" w:date="2026-06-09T23:51:00Z" w16du:dateUtc="2026-06-09T21:51:00Z">
        <w:r w:rsidR="005A10DB" w:rsidRPr="00A622FD">
          <w:rPr>
            <w:rStyle w:val="Hyperlink"/>
            <w:rFonts w:ascii="Arial" w:hAnsi="Arial" w:cs="Arial"/>
          </w:rPr>
          <w:t>S13</w:t>
        </w:r>
      </w:ins>
      <w:r w:rsidR="005A10DB">
        <w:fldChar w:fldCharType="end"/>
      </w:r>
      <w:r w:rsidRPr="00A622FD">
        <w:rPr>
          <w:rFonts w:ascii="Arial" w:hAnsi="Arial" w:cs="Arial"/>
        </w:rPr>
        <w:t>). There was no statistical evidence for small-study effect for lnRR (lnRR</w:t>
      </w:r>
      <w:r w:rsidRPr="00A622FD">
        <w:rPr>
          <w:rFonts w:ascii="Arial" w:hAnsi="Arial" w:cs="Arial"/>
          <w:vertAlign w:val="subscript"/>
        </w:rPr>
        <w:t>intercept</w:t>
      </w:r>
      <w:r w:rsidRPr="00A622FD">
        <w:rPr>
          <w:rFonts w:ascii="Arial" w:hAnsi="Arial" w:cs="Arial"/>
        </w:rPr>
        <w:t>= 0.003, 95% CI: [-0.066, 0.072], p-value = 0.926, lnRR</w:t>
      </w:r>
      <w:r w:rsidRPr="00A622FD">
        <w:rPr>
          <w:rFonts w:ascii="Arial" w:hAnsi="Arial" w:cs="Arial"/>
          <w:vertAlign w:val="subscript"/>
        </w:rPr>
        <w:t>slope</w:t>
      </w:r>
      <w:r w:rsidRPr="00A622FD">
        <w:rPr>
          <w:rFonts w:ascii="Arial" w:hAnsi="Arial" w:cs="Arial"/>
        </w:rPr>
        <w:t xml:space="preserve"> = 0.079, 95% CI: [-0.215; 0.373], p-value = 0.595, k = 221,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 0.3%). For SMD(H), effect sizes were larger when sample size was smaller, but the confidence interval overlapped zero (SMDH</w:t>
      </w:r>
      <w:r w:rsidRPr="00A622FD">
        <w:rPr>
          <w:rFonts w:ascii="Arial" w:hAnsi="Arial" w:cs="Arial"/>
          <w:vertAlign w:val="subscript"/>
        </w:rPr>
        <w:t>slope</w:t>
      </w:r>
      <w:r w:rsidRPr="00A622FD">
        <w:rPr>
          <w:rFonts w:ascii="Arial" w:hAnsi="Arial" w:cs="Arial"/>
        </w:rPr>
        <w:t xml:space="preserve"> = 1.393, 95% CI: [-0.143, 2.929], p-value = 0.075, k = 235,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8.3%), a pattern that was ameliorated by including the two unpublished studies (SMDH</w:t>
      </w:r>
      <w:r w:rsidRPr="00A622FD">
        <w:rPr>
          <w:rFonts w:ascii="Arial" w:hAnsi="Arial" w:cs="Arial"/>
          <w:vertAlign w:val="subscript"/>
        </w:rPr>
        <w:t>slope</w:t>
      </w:r>
      <w:r w:rsidRPr="00A622FD">
        <w:rPr>
          <w:rFonts w:ascii="Arial" w:hAnsi="Arial" w:cs="Arial"/>
        </w:rPr>
        <w:t xml:space="preserve"> = 1.218, 95% CI: [-0.225, 2.661], p-value = 0.098, k = 253, n = 26,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6.7%). The overall effect adjusted for small-study effects was not statistically different from zero (SMDH</w:t>
      </w:r>
      <w:r w:rsidRPr="00A622FD">
        <w:rPr>
          <w:rFonts w:ascii="Arial" w:hAnsi="Arial" w:cs="Arial"/>
          <w:vertAlign w:val="subscript"/>
        </w:rPr>
        <w:t>intercept</w:t>
      </w:r>
      <w:r w:rsidRPr="00A622FD">
        <w:rPr>
          <w:rFonts w:ascii="Arial" w:hAnsi="Arial" w:cs="Arial"/>
        </w:rPr>
        <w:t xml:space="preserve"> = -0.035, 95% CI: [-0.319, 0.249], p-value = 0.809). In addition, since published effect sizes did not change over time, our analyses suggest no clear evidence of decline effects in published effect sizes (see </w:t>
      </w:r>
      <w:r w:rsidR="005A10DB">
        <w:fldChar w:fldCharType="begin"/>
      </w:r>
      <w:r w:rsidR="005A10DB">
        <w:instrText>HYPERLINK \l "figsupp-pub-bias" \h</w:instrText>
      </w:r>
      <w:r w:rsidR="005A10DB">
        <w:fldChar w:fldCharType="separate"/>
      </w:r>
      <w:r w:rsidR="005A10DB" w:rsidRPr="00A622FD">
        <w:rPr>
          <w:rStyle w:val="Hyperlink"/>
          <w:rFonts w:ascii="Arial" w:hAnsi="Arial" w:cs="Arial"/>
        </w:rPr>
        <w:t xml:space="preserve">Figure </w:t>
      </w:r>
      <w:del w:id="72" w:author="Authors" w:date="2026-06-09T23:51:00Z" w16du:dateUtc="2026-06-09T21:51:00Z">
        <w:r w:rsidR="001F0F81" w:rsidRPr="00E5133E">
          <w:rPr>
            <w:rStyle w:val="Hyperlink"/>
            <w:rFonts w:ascii="Arial" w:hAnsi="Arial"/>
          </w:rPr>
          <w:delText>S14</w:delText>
        </w:r>
      </w:del>
      <w:ins w:id="73" w:author="Authors" w:date="2026-06-09T23:51:00Z" w16du:dateUtc="2026-06-09T21:51:00Z">
        <w:r w:rsidR="005A10DB" w:rsidRPr="00A622FD">
          <w:rPr>
            <w:rStyle w:val="Hyperlink"/>
            <w:rFonts w:ascii="Arial" w:hAnsi="Arial" w:cs="Arial"/>
          </w:rPr>
          <w:t>S13</w:t>
        </w:r>
      </w:ins>
      <w:r w:rsidR="005A10DB">
        <w:fldChar w:fldCharType="end"/>
      </w:r>
      <w:r w:rsidRPr="00A622FD">
        <w:rPr>
          <w:rFonts w:ascii="Arial" w:hAnsi="Arial" w:cs="Arial"/>
        </w:rPr>
        <w:t>).</w:t>
      </w:r>
    </w:p>
    <w:p w14:paraId="1D27EFE0" w14:textId="77777777" w:rsidR="005A10DB" w:rsidRPr="00A622FD" w:rsidRDefault="00000000">
      <w:pPr>
        <w:pStyle w:val="Heading1"/>
        <w:rPr>
          <w:rFonts w:ascii="Arial" w:hAnsi="Arial" w:cs="Arial"/>
        </w:rPr>
      </w:pPr>
      <w:bookmarkStart w:id="74" w:name="discussion"/>
      <w:bookmarkEnd w:id="57"/>
      <w:bookmarkEnd w:id="69"/>
      <w:r w:rsidRPr="00A622FD">
        <w:rPr>
          <w:rFonts w:ascii="Arial" w:hAnsi="Arial" w:cs="Arial"/>
        </w:rPr>
        <w:lastRenderedPageBreak/>
        <w:t>Discussion</w:t>
      </w:r>
    </w:p>
    <w:p w14:paraId="202A1621" w14:textId="77777777" w:rsidR="005A10DB" w:rsidRPr="00A622FD" w:rsidRDefault="00000000">
      <w:pPr>
        <w:pStyle w:val="FirstParagraph"/>
        <w:rPr>
          <w:rFonts w:ascii="Arial" w:hAnsi="Arial" w:cs="Arial"/>
        </w:rPr>
      </w:pPr>
      <w:r w:rsidRPr="00A622FD">
        <w:rPr>
          <w:rFonts w:ascii="Arial" w:hAnsi="Arial" w:cs="Arial"/>
        </w:rPr>
        <w:t>Our meta-analysis of experimental studies shows that green nest material (GNM) has a positive effect on fitness proxies across the bird species studied.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separately, that is, the courtship hypothesis and the parental care hypothesis (i.e., nest protection and drug hypotheses combined). While several studies investigated the courtship hypothesis, only a few fitness proxies could be exclusively linked to this mechanism (e.g., courtship time, male provisioning), and these showed no clear effect of GNM. Similarly, fitness proxies exclusively associated with the parental care hypothesis (e.g., parasite loads, nestling health), also showed no clear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w:t>
      </w:r>
    </w:p>
    <w:p w14:paraId="099FBAD8" w14:textId="77777777" w:rsidR="005A10DB" w:rsidRPr="00A622FD" w:rsidRDefault="00000000">
      <w:pPr>
        <w:pStyle w:val="BodyText"/>
        <w:rPr>
          <w:rFonts w:ascii="Arial" w:hAnsi="Arial" w:cs="Arial"/>
        </w:rPr>
      </w:pPr>
      <w:r w:rsidRPr="00A622FD">
        <w:rPr>
          <w:rFonts w:ascii="Arial" w:hAnsi="Arial" w:cs="Arial"/>
        </w:rPr>
        <w:t>One possible explanation is that comparing aromatic vs. non-aromatic isolates the effects of aromaticity or volatile compounds, which may be weak, context-dependent (e.g., dependent on parasite pressure, [14]), or short-lived due to rapid decay of volatiles [15] and may require repeated replenishment [68]. By contrast, comparing aromatic vs. no material captures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categorised as being associated with “both” hypotheses, showed a clear positive effect. This ambiguity reflects the difficulty of linking many fitness proxies to an underlying function since they can be shaped by multiple overlapping processes. For example, nestling mass, a commonly measured fitness proxy, could still be influenced by pathogen load or direct physiological effects of plant compounds, even though our synthesis found no consistent overall evidence for parasite reduction or health benefits. Nestling mass, however, could also respond to altered parental investment through differential allocation, making such broad proxies of fitness difficult to assign to a single function.</w:t>
      </w:r>
    </w:p>
    <w:p w14:paraId="4FCFB58D" w14:textId="77777777" w:rsidR="005A10DB" w:rsidRPr="00A622FD" w:rsidRDefault="00000000">
      <w:pPr>
        <w:pStyle w:val="BodyText"/>
        <w:rPr>
          <w:rFonts w:ascii="Arial" w:hAnsi="Arial" w:cs="Arial"/>
        </w:rPr>
      </w:pPr>
      <w:r w:rsidRPr="00A622FD">
        <w:rPr>
          <w:rFonts w:ascii="Arial" w:hAnsi="Arial" w:cs="Arial"/>
        </w:rPr>
        <w:t xml:space="preserve">Heterogeneity in the overall effect of GNM was mainly associated with within-study variation, with little to no among-study variation. This suggests that, once </w:t>
      </w:r>
      <w:r w:rsidRPr="00A622FD">
        <w:rPr>
          <w:rFonts w:ascii="Arial" w:hAnsi="Arial" w:cs="Arial"/>
        </w:rPr>
        <w:lastRenderedPageBreak/>
        <w:t>methodological (e.g., experimental design) and biological factors (e.g., species identity, category of fitness proxy) are accounted for, the overall effect found would be potentially generalisable across studies. In addition to experimental design, continuous supplementation of GNM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 [15], and females often replace experimentally removed herbs [39,68]. This repeated addition may help maintain an environment rich in volatiles that is hostile to parasites; however, fresh GNM could also improve fitness through structural or microclimate benefits [2,42]. Regular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6E74CE31" w14:textId="77777777" w:rsidR="005A10DB" w:rsidRPr="00A622FD" w:rsidRDefault="00000000">
      <w:pPr>
        <w:pStyle w:val="BodyText"/>
        <w:rPr>
          <w:rFonts w:ascii="Arial" w:hAnsi="Arial" w:cs="Arial"/>
        </w:rPr>
      </w:pPr>
      <w:r w:rsidRPr="00A622FD">
        <w:rPr>
          <w:rFonts w:ascii="Arial" w:hAnsi="Arial" w:cs="Arial"/>
        </w:rPr>
        <w:t xml:space="preserve">Among the biological moderators tested, species identity was the most important one, providing some evidence for species-specific effects; however, three species were represented in only one study each. </w:t>
      </w:r>
      <w:r w:rsidRPr="00A622FD">
        <w:rPr>
          <w:rFonts w:ascii="Arial" w:hAnsi="Arial" w:cs="Arial"/>
          <w:i/>
          <w:iCs/>
        </w:rPr>
        <w:t>Tachycineta bicolor</w:t>
      </w:r>
      <w:r w:rsidRPr="00A622FD">
        <w:rPr>
          <w:rFonts w:ascii="Arial" w:hAnsi="Arial" w:cs="Arial"/>
        </w:rPr>
        <w:t xml:space="preserve"> is a notable exception among the included species because it does not naturally incorporate GNM. Experiments in this species can help disentangle direct aromatic effects from courtship-related functions, but the available data showed no clear fitness benefit of aromatic GNM addition in this species. Most included species were cavity-nesting passerines studied in nest boxes; broad life-history differences are unlikely to fully explain species-specific variation. Instead, such variation may reflect differences in GNM-use that may arise from how, when, and by which sex GNM is added, whether species naturally use GNM, and the ecological contexts in which nests occur, including parasite pressure and their interplay.</w:t>
      </w:r>
    </w:p>
    <w:p w14:paraId="12172431" w14:textId="77777777" w:rsidR="005A10DB" w:rsidRPr="00A622FD" w:rsidRDefault="00000000">
      <w:pPr>
        <w:pStyle w:val="BodyText"/>
        <w:rPr>
          <w:rFonts w:ascii="Arial" w:hAnsi="Arial" w:cs="Arial"/>
        </w:rPr>
      </w:pPr>
      <w:r w:rsidRPr="00A622FD">
        <w:rPr>
          <w:rFonts w:ascii="Arial" w:hAnsi="Arial" w:cs="Arial"/>
        </w:rPr>
        <w:t>The second most important biological moderator was the fitness proxy category, potentially indicating differences in validity across fitness proxies or reflecting differences among underlying mechanisms. Morphological outcomes (e.g., nestling mass, tarsus length) showed the largest positive effects, suggesting that GNM has a more pronounced effect on offspring development or growth. Morphology was the second most commonly measured fitness proxy across studies, likely because morphological traits can be obtained easily and non-invasively in the field as compared to long-term demographic (e.g., survival, recruitment) or physiological assays (e.g., blood-based immune or endocrine measures). However, while widely used as an indicator of offspring condition, these morphological traits, like many other outcomes in the literature, are indirect fitness proxies, and their relationship to recruitment or survival may be context dependent [73]. The positive effect of GNM on morphological traits may also reflect that morphology responds quickly to within-nest conditions, whereas effects on long-term survival may be diluted by subsequent environmental variations [74].</w:t>
      </w:r>
    </w:p>
    <w:p w14:paraId="1CD41EFB" w14:textId="77777777" w:rsidR="005A10DB" w:rsidRPr="00A622FD" w:rsidRDefault="00000000">
      <w:pPr>
        <w:pStyle w:val="BodyText"/>
        <w:rPr>
          <w:rFonts w:ascii="Arial" w:hAnsi="Arial" w:cs="Arial"/>
        </w:rPr>
      </w:pPr>
      <w:r w:rsidRPr="00A622FD">
        <w:rPr>
          <w:rFonts w:ascii="Arial" w:hAnsi="Arial" w:cs="Arial"/>
        </w:rPr>
        <w:t xml:space="preserve">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 </w:t>
      </w:r>
      <w:r w:rsidRPr="00A622FD">
        <w:rPr>
          <w:rFonts w:ascii="Arial" w:hAnsi="Arial" w:cs="Arial"/>
        </w:rPr>
        <w:lastRenderedPageBreak/>
        <w:t>[14,30]). Our results further emphasise that despite its prominence, there is a lack of clear overall evidence for the nest protection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10B538FC" w14:textId="77777777" w:rsidR="005A10DB" w:rsidRPr="00A622FD" w:rsidRDefault="00000000">
      <w:pPr>
        <w:pStyle w:val="BodyText"/>
        <w:rPr>
          <w:rFonts w:ascii="Arial" w:hAnsi="Arial" w:cs="Arial"/>
        </w:rPr>
      </w:pPr>
      <w:r w:rsidRPr="00A622FD">
        <w:rPr>
          <w:rFonts w:ascii="Arial" w:hAnsi="Arial" w:cs="Arial"/>
        </w:rPr>
        <w:t xml:space="preserve">When interpreting our results, it is important to acknowledge some constraints of our study and the available evidence. The overall effect of GNM differed between the two effect size metrics, which make distinct assumptions regarding the underlying biological processes and the statistical properties. Indeed, excluding effect sizes where lnRR failed the Geary’s test reduced such differences </w:t>
      </w:r>
      <w:r w:rsidR="005A10DB">
        <w:rPr>
          <w:rPrChange w:id="75" w:author="Authors" w:date="2026-06-09T23:51:00Z" w16du:dateUtc="2026-06-09T21:51:00Z">
            <w:rPr>
              <w:rFonts w:ascii="Arial" w:hAnsi="Arial"/>
            </w:rPr>
          </w:rPrChange>
        </w:rPr>
        <w:fldChar w:fldCharType="begin"/>
      </w:r>
      <w:r w:rsidR="005A10DB">
        <w:instrText>HYPERLINK \l "tabsupp-SA-intercept" \h</w:instrText>
      </w:r>
      <w:r w:rsidR="005A10DB">
        <w:rPr>
          <w:rPrChange w:id="76" w:author="Authors" w:date="2026-06-09T23:51:00Z" w16du:dateUtc="2026-06-09T21:51:00Z">
            <w:rPr>
              <w:rFonts w:ascii="Arial" w:hAnsi="Arial"/>
            </w:rPr>
          </w:rPrChange>
        </w:rPr>
        <w:fldChar w:fldCharType="separate"/>
      </w:r>
      <w:r w:rsidR="005A10DB" w:rsidRPr="00A622FD">
        <w:rPr>
          <w:rStyle w:val="Hyperlink"/>
          <w:rFonts w:ascii="Arial" w:hAnsi="Arial" w:cs="Arial"/>
        </w:rPr>
        <w:t xml:space="preserve">Table </w:t>
      </w:r>
      <w:del w:id="77" w:author="Authors" w:date="2026-06-09T23:51:00Z" w16du:dateUtc="2026-06-09T21:51:00Z">
        <w:r w:rsidRPr="00272DE5">
          <w:rPr>
            <w:rStyle w:val="Hyperlink"/>
            <w:rFonts w:ascii="Arial" w:hAnsi="Arial" w:cs="Arial"/>
          </w:rPr>
          <w:delText>S3</w:delText>
        </w:r>
      </w:del>
      <w:ins w:id="78" w:author="Authors" w:date="2026-06-09T23:51:00Z" w16du:dateUtc="2026-06-09T21:51:00Z">
        <w:r w:rsidR="005A10DB" w:rsidRPr="00A622FD">
          <w:rPr>
            <w:rStyle w:val="Hyperlink"/>
            <w:rFonts w:ascii="Arial" w:hAnsi="Arial" w:cs="Arial"/>
          </w:rPr>
          <w:t>S4</w:t>
        </w:r>
      </w:ins>
      <w:r w:rsidR="005A10DB">
        <w:rPr>
          <w:rPrChange w:id="79" w:author="Authors" w:date="2026-06-09T23:51:00Z" w16du:dateUtc="2026-06-09T21:51:00Z">
            <w:rPr>
              <w:rFonts w:ascii="Arial" w:hAnsi="Arial"/>
            </w:rPr>
          </w:rPrChange>
        </w:rPr>
        <w:fldChar w:fldCharType="end"/>
      </w:r>
      <w:r w:rsidRPr="00A622FD">
        <w:rPr>
          <w:rFonts w:ascii="Arial" w:hAnsi="Arial" w:cs="Arial"/>
        </w:rPr>
        <w:t>. Overall, these divergent results highlight the importance of choosing effect size metrics for a meta-analysis that align with the biological data at hand or, in cases where several different types of measures are present, using both [76]. We found high reporting quality in the primary studies included in our meta-analysis, with 15.4% partial reporting, and only some evidence of small-study effects for SMD(H) analyses. Nonetheless, many studies had very low sample sizes (41% of the effect sizes were based on fewer than 10 nests per group), which reduces power and increases heterogeneity [77]. Furthermore, research in this area remains heavily biased towards just three bird species, limiting our ability to infer broad patterns. Expanding the scope beyond the currently well-studied taxa would be essential to understand generalisability across species. Specifically, targeting species with diverse nesting ecologies and habitat conditions can help us better understand the adaptive benefits of this behaviour.</w:t>
      </w:r>
    </w:p>
    <w:p w14:paraId="1357DF0F" w14:textId="77777777" w:rsidR="005A10DB" w:rsidRPr="00A622FD" w:rsidRDefault="00000000">
      <w:pPr>
        <w:pStyle w:val="Heading1"/>
        <w:rPr>
          <w:rFonts w:ascii="Arial" w:hAnsi="Arial" w:cs="Arial"/>
        </w:rPr>
      </w:pPr>
      <w:bookmarkStart w:id="80" w:name="conclusion"/>
      <w:bookmarkEnd w:id="74"/>
      <w:r w:rsidRPr="00A622FD">
        <w:rPr>
          <w:rFonts w:ascii="Arial" w:hAnsi="Arial" w:cs="Arial"/>
        </w:rPr>
        <w:t>Conclusion</w:t>
      </w:r>
    </w:p>
    <w:p w14:paraId="2D150F2D" w14:textId="77777777" w:rsidR="005A10DB" w:rsidRPr="00A622FD" w:rsidRDefault="00000000">
      <w:pPr>
        <w:pStyle w:val="FirstParagraph"/>
        <w:rPr>
          <w:rFonts w:ascii="Arial" w:hAnsi="Arial" w:cs="Arial"/>
        </w:rPr>
      </w:pPr>
      <w:r w:rsidRPr="00A622FD">
        <w:rPr>
          <w:rFonts w:ascii="Arial" w:hAnsi="Arial" w:cs="Arial"/>
        </w:rPr>
        <w:t xml:space="preserve">After more than 40 years of research on this topic, ours is the first quantitative synthesis confirming an overall effect of green nest material on fitness. Despite moderate-to-high heterogeneity, our results suggest that the effect may be generalisable across studies once methodological and biological factors within studies are accounted for. Our small-study effects analyses, although non-conclusively, indicate that some studies may remain unpublished, despite our efforts to include unpublished work. Moreover, our study emphasises that the mechanism remains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more directly linked to fitness (e.g., fledging success, recruitment), as well as testing explicitly, rather than assuming, the role of these volatiles. Replications across parasite and climatic gradients, together with cross-fostering experiments, could allow us to understand the context dependency and distinguish nest-level effects from parental quality. In addition, theoretical work </w:t>
      </w:r>
      <w:r w:rsidRPr="00A622FD">
        <w:rPr>
          <w:rFonts w:ascii="Arial" w:hAnsi="Arial" w:cs="Arial"/>
        </w:rPr>
        <w:lastRenderedPageBreak/>
        <w:t>could further solidify the field’s foundations and yield testable predictions. Cost-benefit models of GNM could help predict when net benefits are expected to occur and why effects vary among species and environments, generating concrete predictions (e.g., benefits arising only above certain parasite pressure threshold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elusive.</w:t>
      </w:r>
    </w:p>
    <w:p w14:paraId="1BF40B30" w14:textId="77777777" w:rsidR="005A10DB" w:rsidRPr="00A622FD" w:rsidRDefault="00000000">
      <w:pPr>
        <w:pStyle w:val="Heading1"/>
        <w:rPr>
          <w:ins w:id="81" w:author="Authors" w:date="2026-06-09T23:51:00Z" w16du:dateUtc="2026-06-09T21:51:00Z"/>
          <w:rFonts w:ascii="Arial" w:hAnsi="Arial" w:cs="Arial"/>
        </w:rPr>
      </w:pPr>
      <w:bookmarkStart w:id="82" w:name="data-and-code-availability-statement"/>
      <w:bookmarkEnd w:id="80"/>
      <w:ins w:id="83" w:author="Authors" w:date="2026-06-09T23:51:00Z" w16du:dateUtc="2026-06-09T21:51:00Z">
        <w:r w:rsidRPr="00A622FD">
          <w:rPr>
            <w:rFonts w:ascii="Arial" w:hAnsi="Arial" w:cs="Arial"/>
          </w:rPr>
          <w:t>Data and Code Availability Statement</w:t>
        </w:r>
      </w:ins>
    </w:p>
    <w:p w14:paraId="7C5E021B" w14:textId="18E3E136" w:rsidR="005A10DB" w:rsidRPr="00A622FD" w:rsidRDefault="00000000">
      <w:pPr>
        <w:pStyle w:val="FirstParagraph"/>
        <w:rPr>
          <w:ins w:id="84" w:author="Authors" w:date="2026-06-09T23:51:00Z" w16du:dateUtc="2026-06-09T21:51:00Z"/>
          <w:rFonts w:ascii="Arial" w:hAnsi="Arial" w:cs="Arial"/>
        </w:rPr>
      </w:pPr>
      <w:ins w:id="85" w:author="Authors" w:date="2026-06-09T23:51:00Z" w16du:dateUtc="2026-06-09T21:51:00Z">
        <w:r w:rsidRPr="00A622FD">
          <w:rPr>
            <w:rFonts w:ascii="Arial" w:hAnsi="Arial" w:cs="Arial"/>
          </w:rPr>
          <w:t xml:space="preserve">All materials, data and code associated with this study have been archived on </w:t>
        </w:r>
        <w:proofErr w:type="spellStart"/>
        <w:r w:rsidRPr="00A622FD">
          <w:rPr>
            <w:rFonts w:ascii="Arial" w:hAnsi="Arial" w:cs="Arial"/>
          </w:rPr>
          <w:t>Zenodo</w:t>
        </w:r>
        <w:proofErr w:type="spellEnd"/>
        <w:r w:rsidRPr="00A622FD">
          <w:rPr>
            <w:rFonts w:ascii="Arial" w:hAnsi="Arial" w:cs="Arial"/>
          </w:rPr>
          <w:t xml:space="preserve"> [</w:t>
        </w:r>
        <w:r w:rsidR="005A48B0">
          <w:fldChar w:fldCharType="begin"/>
        </w:r>
        <w:r w:rsidR="005A48B0">
          <w:instrText>HYPERLINK "https://doi.org/10.5281/zenodo.20612105" \t "_blank"</w:instrText>
        </w:r>
        <w:r w:rsidR="005A48B0">
          <w:fldChar w:fldCharType="separate"/>
        </w:r>
        <w:r w:rsidR="005A48B0" w:rsidRPr="005A48B0">
          <w:rPr>
            <w:rStyle w:val="Hyperlink"/>
          </w:rPr>
          <w:t>https://doi.org/10.5281/zenodo.20612105</w:t>
        </w:r>
        <w:r w:rsidR="005A48B0">
          <w:fldChar w:fldCharType="end"/>
        </w:r>
        <w:r w:rsidRPr="00A622FD">
          <w:rPr>
            <w:rFonts w:ascii="Arial" w:hAnsi="Arial" w:cs="Arial"/>
          </w:rPr>
          <w:t>] [78] and on GitHub at [</w:t>
        </w:r>
        <w:r w:rsidR="005A10DB">
          <w:fldChar w:fldCharType="begin"/>
        </w:r>
        <w:r w:rsidR="005A10DB">
          <w:instrText>HYPERLINK "https://github.com/shreyadimri/Green_Nest_Material" \h</w:instrText>
        </w:r>
        <w:r w:rsidR="005A10DB">
          <w:fldChar w:fldCharType="separate"/>
        </w:r>
        <w:r w:rsidR="005A10DB" w:rsidRPr="00A622FD">
          <w:rPr>
            <w:rStyle w:val="Hyperlink"/>
            <w:rFonts w:ascii="Arial" w:hAnsi="Arial" w:cs="Arial"/>
          </w:rPr>
          <w:t>https://github.com/shreyadimri/Green_Nest_Material</w:t>
        </w:r>
        <w:r w:rsidR="005A10DB">
          <w:fldChar w:fldCharType="end"/>
        </w:r>
        <w:r w:rsidRPr="00A622FD">
          <w:rPr>
            <w:rFonts w:ascii="Arial" w:hAnsi="Arial" w:cs="Arial"/>
          </w:rPr>
          <w:t>].</w:t>
        </w:r>
      </w:ins>
    </w:p>
    <w:p w14:paraId="3D83C590" w14:textId="77777777" w:rsidR="005A10DB" w:rsidRPr="00A622FD" w:rsidRDefault="00000000">
      <w:pPr>
        <w:pStyle w:val="Heading1"/>
        <w:rPr>
          <w:ins w:id="86" w:author="Authors" w:date="2026-06-09T23:51:00Z" w16du:dateUtc="2026-06-09T21:51:00Z"/>
          <w:rFonts w:ascii="Arial" w:hAnsi="Arial" w:cs="Arial"/>
        </w:rPr>
      </w:pPr>
      <w:bookmarkStart w:id="87" w:name="author-contributions"/>
      <w:bookmarkEnd w:id="82"/>
      <w:ins w:id="88" w:author="Authors" w:date="2026-06-09T23:51:00Z" w16du:dateUtc="2026-06-09T21:51:00Z">
        <w:r w:rsidRPr="00A622FD">
          <w:rPr>
            <w:rFonts w:ascii="Arial" w:hAnsi="Arial" w:cs="Arial"/>
          </w:rPr>
          <w:t>Author contributions</w:t>
        </w:r>
      </w:ins>
    </w:p>
    <w:p w14:paraId="033EF39E" w14:textId="77777777" w:rsidR="005A10DB" w:rsidRPr="00A622FD" w:rsidRDefault="00000000">
      <w:pPr>
        <w:pStyle w:val="FirstParagraph"/>
        <w:rPr>
          <w:ins w:id="89" w:author="Authors" w:date="2026-06-09T23:51:00Z" w16du:dateUtc="2026-06-09T21:51:00Z"/>
          <w:rFonts w:ascii="Arial" w:hAnsi="Arial" w:cs="Arial"/>
        </w:rPr>
      </w:pPr>
      <w:ins w:id="90" w:author="Authors" w:date="2026-06-09T23:51:00Z" w16du:dateUtc="2026-06-09T21:51:00Z">
        <w:r w:rsidRPr="00A622FD">
          <w:rPr>
            <w:rFonts w:ascii="Arial" w:hAnsi="Arial" w:cs="Arial"/>
            <w:b/>
            <w:bCs/>
          </w:rPr>
          <w:t>SD:</w:t>
        </w:r>
        <w:r w:rsidRPr="00A622FD">
          <w:rPr>
            <w:rFonts w:ascii="Arial" w:hAnsi="Arial" w:cs="Arial"/>
          </w:rPr>
          <w:t xml:space="preserve"> </w:t>
        </w:r>
        <w:proofErr w:type="spellStart"/>
        <w:r w:rsidRPr="00A622FD">
          <w:rPr>
            <w:rFonts w:ascii="Arial" w:hAnsi="Arial" w:cs="Arial"/>
          </w:rPr>
          <w:t>Conceptualisation</w:t>
        </w:r>
        <w:proofErr w:type="spellEnd"/>
        <w:r w:rsidRPr="00A622FD">
          <w:rPr>
            <w:rFonts w:ascii="Arial" w:hAnsi="Arial" w:cs="Arial"/>
          </w:rPr>
          <w:t xml:space="preserve">, Data curation, Formal analysis, Investigation (lead), Methodology, Project administration, Software, Validation, Visualization, Writing - original draft (lead), review &amp; editing; </w:t>
        </w:r>
        <w:r w:rsidRPr="00A622FD">
          <w:rPr>
            <w:rFonts w:ascii="Arial" w:hAnsi="Arial" w:cs="Arial"/>
            <w:b/>
            <w:bCs/>
          </w:rPr>
          <w:t>TR:</w:t>
        </w:r>
        <w:r w:rsidRPr="00A622FD">
          <w:rPr>
            <w:rFonts w:ascii="Arial" w:hAnsi="Arial" w:cs="Arial"/>
          </w:rPr>
          <w:t xml:space="preserve"> </w:t>
        </w:r>
        <w:proofErr w:type="spellStart"/>
        <w:r w:rsidRPr="00A622FD">
          <w:rPr>
            <w:rFonts w:ascii="Arial" w:hAnsi="Arial" w:cs="Arial"/>
          </w:rPr>
          <w:t>Conceptualisation</w:t>
        </w:r>
        <w:proofErr w:type="spellEnd"/>
        <w:r w:rsidRPr="00A622FD">
          <w:rPr>
            <w:rFonts w:ascii="Arial" w:hAnsi="Arial" w:cs="Arial"/>
          </w:rPr>
          <w:t xml:space="preserve">, Investigation (equal), Writing - review &amp; editing; </w:t>
        </w:r>
        <w:r w:rsidRPr="00A622FD">
          <w:rPr>
            <w:rFonts w:ascii="Arial" w:hAnsi="Arial" w:cs="Arial"/>
            <w:b/>
            <w:bCs/>
          </w:rPr>
          <w:t>JMGS:</w:t>
        </w:r>
        <w:r w:rsidRPr="00A622FD">
          <w:rPr>
            <w:rFonts w:ascii="Arial" w:hAnsi="Arial" w:cs="Arial"/>
          </w:rPr>
          <w:t xml:space="preserve"> </w:t>
        </w:r>
        <w:proofErr w:type="spellStart"/>
        <w:r w:rsidRPr="00A622FD">
          <w:rPr>
            <w:rFonts w:ascii="Arial" w:hAnsi="Arial" w:cs="Arial"/>
          </w:rPr>
          <w:t>Conceptualisation</w:t>
        </w:r>
        <w:proofErr w:type="spellEnd"/>
        <w:r w:rsidRPr="00A622FD">
          <w:rPr>
            <w:rFonts w:ascii="Arial" w:hAnsi="Arial" w:cs="Arial"/>
          </w:rPr>
          <w:t xml:space="preserve">, Investigation (equal), Writing - review &amp; editing; </w:t>
        </w:r>
        <w:r w:rsidRPr="00A622FD">
          <w:rPr>
            <w:rFonts w:ascii="Arial" w:hAnsi="Arial" w:cs="Arial"/>
            <w:b/>
            <w:bCs/>
          </w:rPr>
          <w:t>MO:</w:t>
        </w:r>
        <w:r w:rsidRPr="00A622FD">
          <w:rPr>
            <w:rFonts w:ascii="Arial" w:hAnsi="Arial" w:cs="Arial"/>
          </w:rPr>
          <w:t xml:space="preserve"> Investigation (supporting), Validation; </w:t>
        </w:r>
        <w:r w:rsidRPr="00A622FD">
          <w:rPr>
            <w:rFonts w:ascii="Arial" w:hAnsi="Arial" w:cs="Arial"/>
            <w:b/>
            <w:bCs/>
          </w:rPr>
          <w:t>AST:</w:t>
        </w:r>
        <w:r w:rsidRPr="00A622FD">
          <w:rPr>
            <w:rFonts w:ascii="Arial" w:hAnsi="Arial" w:cs="Arial"/>
          </w:rPr>
          <w:t xml:space="preserve"> </w:t>
        </w:r>
        <w:proofErr w:type="spellStart"/>
        <w:r w:rsidRPr="00A622FD">
          <w:rPr>
            <w:rFonts w:ascii="Arial" w:hAnsi="Arial" w:cs="Arial"/>
          </w:rPr>
          <w:t>Conceptualisation</w:t>
        </w:r>
        <w:proofErr w:type="spellEnd"/>
        <w:r w:rsidRPr="00A622FD">
          <w:rPr>
            <w:rFonts w:ascii="Arial" w:hAnsi="Arial" w:cs="Arial"/>
          </w:rPr>
          <w:t>, Funding acquisition, Methodology, Supervision, Writing - original draft (supporting), review &amp; editing</w:t>
        </w:r>
      </w:ins>
    </w:p>
    <w:p w14:paraId="2114A0C2" w14:textId="77777777" w:rsidR="005A10DB" w:rsidRPr="00A622FD" w:rsidRDefault="00000000">
      <w:pPr>
        <w:pStyle w:val="Heading1"/>
        <w:rPr>
          <w:ins w:id="91" w:author="Authors" w:date="2026-06-09T23:51:00Z" w16du:dateUtc="2026-06-09T21:51:00Z"/>
          <w:rFonts w:ascii="Arial" w:hAnsi="Arial" w:cs="Arial"/>
        </w:rPr>
      </w:pPr>
      <w:bookmarkStart w:id="92" w:name="conflict-of-interest"/>
      <w:bookmarkEnd w:id="87"/>
      <w:ins w:id="93" w:author="Authors" w:date="2026-06-09T23:51:00Z" w16du:dateUtc="2026-06-09T21:51:00Z">
        <w:r w:rsidRPr="00A622FD">
          <w:rPr>
            <w:rFonts w:ascii="Arial" w:hAnsi="Arial" w:cs="Arial"/>
          </w:rPr>
          <w:t>Conflict of interest</w:t>
        </w:r>
      </w:ins>
    </w:p>
    <w:p w14:paraId="2F67FA56" w14:textId="77777777" w:rsidR="005A10DB" w:rsidRPr="00A622FD" w:rsidRDefault="00000000">
      <w:pPr>
        <w:pStyle w:val="FirstParagraph"/>
        <w:rPr>
          <w:ins w:id="94" w:author="Authors" w:date="2026-06-09T23:51:00Z" w16du:dateUtc="2026-06-09T21:51:00Z"/>
          <w:rFonts w:ascii="Arial" w:hAnsi="Arial" w:cs="Arial"/>
        </w:rPr>
      </w:pPr>
      <w:ins w:id="95" w:author="Authors" w:date="2026-06-09T23:51:00Z" w16du:dateUtc="2026-06-09T21:51:00Z">
        <w:r w:rsidRPr="00A622FD">
          <w:rPr>
            <w:rFonts w:ascii="Arial" w:hAnsi="Arial" w:cs="Arial"/>
          </w:rPr>
          <w:t>Authors declare no competing interests.</w:t>
        </w:r>
      </w:ins>
    </w:p>
    <w:p w14:paraId="42FB8724" w14:textId="77777777" w:rsidR="005A10DB" w:rsidRPr="00A622FD" w:rsidRDefault="00000000">
      <w:pPr>
        <w:pStyle w:val="Heading1"/>
        <w:rPr>
          <w:ins w:id="96" w:author="Authors" w:date="2026-06-09T23:51:00Z" w16du:dateUtc="2026-06-09T21:51:00Z"/>
          <w:rFonts w:ascii="Arial" w:hAnsi="Arial" w:cs="Arial"/>
        </w:rPr>
      </w:pPr>
      <w:bookmarkStart w:id="97" w:name="ai-use-declaration"/>
      <w:bookmarkEnd w:id="92"/>
      <w:ins w:id="98" w:author="Authors" w:date="2026-06-09T23:51:00Z" w16du:dateUtc="2026-06-09T21:51:00Z">
        <w:r w:rsidRPr="00A622FD">
          <w:rPr>
            <w:rFonts w:ascii="Arial" w:hAnsi="Arial" w:cs="Arial"/>
          </w:rPr>
          <w:t>AI use declaration</w:t>
        </w:r>
      </w:ins>
    </w:p>
    <w:p w14:paraId="467C3802" w14:textId="518ADF4F" w:rsidR="005A10DB" w:rsidRPr="00A622FD" w:rsidRDefault="00000000">
      <w:pPr>
        <w:pStyle w:val="FirstParagraph"/>
        <w:rPr>
          <w:ins w:id="99" w:author="Authors" w:date="2026-06-09T23:51:00Z" w16du:dateUtc="2026-06-09T21:51:00Z"/>
          <w:rFonts w:ascii="Arial" w:hAnsi="Arial" w:cs="Arial"/>
        </w:rPr>
      </w:pPr>
      <w:ins w:id="100" w:author="Authors" w:date="2026-06-09T23:51:00Z" w16du:dateUtc="2026-06-09T21:51:00Z">
        <w:r w:rsidRPr="00A622FD">
          <w:rPr>
            <w:rFonts w:ascii="Arial" w:hAnsi="Arial" w:cs="Arial"/>
          </w:rPr>
          <w:t xml:space="preserve">The authors declare that they occasionally used ‘Claude Sonnet 4.6’ only to improve readability of </w:t>
        </w:r>
        <w:r w:rsidR="0063797A">
          <w:rPr>
            <w:rFonts w:ascii="Arial" w:hAnsi="Arial" w:cs="Arial"/>
          </w:rPr>
          <w:t>some</w:t>
        </w:r>
        <w:r w:rsidRPr="00A622FD">
          <w:rPr>
            <w:rFonts w:ascii="Arial" w:hAnsi="Arial" w:cs="Arial"/>
          </w:rPr>
          <w:t xml:space="preserve"> text. After using these tools, the authors reviewed and edited the content as needed and take full responsibility for the content within the manuscript.</w:t>
        </w:r>
      </w:ins>
    </w:p>
    <w:p w14:paraId="267D8CF4" w14:textId="77777777" w:rsidR="005A10DB" w:rsidRPr="00A622FD" w:rsidRDefault="00000000">
      <w:pPr>
        <w:pStyle w:val="Heading1"/>
        <w:rPr>
          <w:ins w:id="101" w:author="Authors" w:date="2026-06-09T23:51:00Z" w16du:dateUtc="2026-06-09T21:51:00Z"/>
          <w:rFonts w:ascii="Arial" w:hAnsi="Arial" w:cs="Arial"/>
        </w:rPr>
      </w:pPr>
      <w:bookmarkStart w:id="102" w:name="ethics"/>
      <w:bookmarkEnd w:id="97"/>
      <w:ins w:id="103" w:author="Authors" w:date="2026-06-09T23:51:00Z" w16du:dateUtc="2026-06-09T21:51:00Z">
        <w:r w:rsidRPr="00A622FD">
          <w:rPr>
            <w:rFonts w:ascii="Arial" w:hAnsi="Arial" w:cs="Arial"/>
          </w:rPr>
          <w:t>Ethics</w:t>
        </w:r>
      </w:ins>
    </w:p>
    <w:p w14:paraId="39953985" w14:textId="77777777" w:rsidR="005A10DB" w:rsidRPr="00A622FD" w:rsidRDefault="00000000">
      <w:pPr>
        <w:pStyle w:val="FirstParagraph"/>
        <w:rPr>
          <w:ins w:id="104" w:author="Authors" w:date="2026-06-09T23:51:00Z" w16du:dateUtc="2026-06-09T21:51:00Z"/>
          <w:rFonts w:ascii="Arial" w:hAnsi="Arial" w:cs="Arial"/>
        </w:rPr>
      </w:pPr>
      <w:ins w:id="105" w:author="Authors" w:date="2026-06-09T23:51:00Z" w16du:dateUtc="2026-06-09T21:51:00Z">
        <w:r w:rsidRPr="00A622FD">
          <w:rPr>
            <w:rFonts w:ascii="Arial" w:hAnsi="Arial" w:cs="Arial"/>
          </w:rPr>
          <w:t>This study is a meta-analysis of previously published literature and did not require ethical approval from an institutional review board or animal welfare committee.</w:t>
        </w:r>
      </w:ins>
    </w:p>
    <w:p w14:paraId="2CCC64BB" w14:textId="77777777" w:rsidR="005A10DB" w:rsidRPr="00A622FD" w:rsidRDefault="00000000">
      <w:pPr>
        <w:pStyle w:val="Heading1"/>
        <w:rPr>
          <w:ins w:id="106" w:author="Authors" w:date="2026-06-09T23:51:00Z" w16du:dateUtc="2026-06-09T21:51:00Z"/>
          <w:rFonts w:ascii="Arial" w:hAnsi="Arial" w:cs="Arial"/>
        </w:rPr>
      </w:pPr>
      <w:bookmarkStart w:id="107" w:name="acknowledgements"/>
      <w:bookmarkEnd w:id="102"/>
      <w:ins w:id="108" w:author="Authors" w:date="2026-06-09T23:51:00Z" w16du:dateUtc="2026-06-09T21:51:00Z">
        <w:r w:rsidRPr="00A622FD">
          <w:rPr>
            <w:rFonts w:ascii="Arial" w:hAnsi="Arial" w:cs="Arial"/>
          </w:rPr>
          <w:lastRenderedPageBreak/>
          <w:t>Acknowledgements</w:t>
        </w:r>
      </w:ins>
    </w:p>
    <w:p w14:paraId="3841235D" w14:textId="7FB35648" w:rsidR="005A10DB" w:rsidRPr="00A622FD" w:rsidRDefault="00000000">
      <w:pPr>
        <w:pStyle w:val="FirstParagraph"/>
        <w:rPr>
          <w:ins w:id="109" w:author="Authors" w:date="2026-06-09T23:51:00Z" w16du:dateUtc="2026-06-09T21:51:00Z"/>
          <w:rFonts w:ascii="Arial" w:hAnsi="Arial" w:cs="Arial"/>
        </w:rPr>
      </w:pPr>
      <w:ins w:id="110" w:author="Authors" w:date="2026-06-09T23:51:00Z" w16du:dateUtc="2026-06-09T21:51:00Z">
        <w:r w:rsidRPr="00A622FD">
          <w:rPr>
            <w:rFonts w:ascii="Arial" w:hAnsi="Arial" w:cs="Arial"/>
          </w:rPr>
          <w:t xml:space="preserve">We thank Klaus Reinhold (0000-0002-0249-8346) for his support for his support and Jorge Garrido-Bautista (0000-0002-8120-0826) for his valuable comments on the manuscript. We also thank all the authors who replied to our emails and who addressed our questions. We are particularly grateful to those who kindly shared their data: Adèle </w:t>
        </w:r>
        <w:proofErr w:type="spellStart"/>
        <w:r w:rsidRPr="00A622FD">
          <w:rPr>
            <w:rFonts w:ascii="Arial" w:hAnsi="Arial" w:cs="Arial"/>
          </w:rPr>
          <w:t>Mennerat</w:t>
        </w:r>
        <w:proofErr w:type="spellEnd"/>
        <w:r w:rsidRPr="00A622FD">
          <w:rPr>
            <w:rFonts w:ascii="Arial" w:hAnsi="Arial" w:cs="Arial"/>
          </w:rPr>
          <w:t xml:space="preserve"> (0000-0003-0368-7197), Dave Shutler (0000-0002-2032-8148) and Gustavo Tomás Gutiérrez (0000-0001-6701-2055).</w:t>
        </w:r>
      </w:ins>
    </w:p>
    <w:p w14:paraId="35F680ED" w14:textId="77777777" w:rsidR="005A10DB" w:rsidRPr="00A622FD" w:rsidRDefault="00000000">
      <w:pPr>
        <w:pStyle w:val="Heading1"/>
        <w:rPr>
          <w:ins w:id="111" w:author="Authors" w:date="2026-06-09T23:51:00Z" w16du:dateUtc="2026-06-09T21:51:00Z"/>
          <w:rFonts w:ascii="Arial" w:hAnsi="Arial" w:cs="Arial"/>
        </w:rPr>
      </w:pPr>
      <w:bookmarkStart w:id="112" w:name="funding"/>
      <w:bookmarkEnd w:id="107"/>
      <w:ins w:id="113" w:author="Authors" w:date="2026-06-09T23:51:00Z" w16du:dateUtc="2026-06-09T21:51:00Z">
        <w:r w:rsidRPr="00A622FD">
          <w:rPr>
            <w:rFonts w:ascii="Arial" w:hAnsi="Arial" w:cs="Arial"/>
          </w:rPr>
          <w:t>Funding</w:t>
        </w:r>
      </w:ins>
    </w:p>
    <w:p w14:paraId="4CBCCB47" w14:textId="77777777" w:rsidR="005A10DB" w:rsidRPr="00A622FD" w:rsidRDefault="00000000">
      <w:pPr>
        <w:pStyle w:val="FirstParagraph"/>
        <w:rPr>
          <w:ins w:id="114" w:author="Authors" w:date="2026-06-09T23:51:00Z" w16du:dateUtc="2026-06-09T21:51:00Z"/>
          <w:rFonts w:ascii="Arial" w:hAnsi="Arial" w:cs="Arial"/>
        </w:rPr>
      </w:pPr>
      <w:ins w:id="115" w:author="Authors" w:date="2026-06-09T23:51:00Z" w16du:dateUtc="2026-06-09T21:51:00Z">
        <w:r w:rsidRPr="00A622FD">
          <w:rPr>
            <w:rFonts w:ascii="Arial" w:hAnsi="Arial" w:cs="Arial"/>
          </w:rPr>
          <w:t xml:space="preserve">SD and AST were funded by the DFG (Deutsche </w:t>
        </w:r>
        <w:proofErr w:type="spellStart"/>
        <w:r w:rsidRPr="00A622FD">
          <w:rPr>
            <w:rFonts w:ascii="Arial" w:hAnsi="Arial" w:cs="Arial"/>
          </w:rPr>
          <w:t>Forschungsgemeinschaft</w:t>
        </w:r>
        <w:proofErr w:type="spellEnd"/>
        <w:r w:rsidRPr="00A622FD">
          <w:rPr>
            <w:rFonts w:ascii="Arial" w:hAnsi="Arial" w:cs="Arial"/>
          </w:rPr>
          <w:t xml:space="preserve">) as part of the SFB TRR 212 (NC³) Second Phase 2022-2025 (Project number 316099922), and MO by the First Phase 2018-2021 (Project number 396780709). AST was also partially supported by Portuguese national funds via </w:t>
        </w:r>
        <w:proofErr w:type="spellStart"/>
        <w:r w:rsidRPr="00A622FD">
          <w:rPr>
            <w:rFonts w:ascii="Arial" w:hAnsi="Arial" w:cs="Arial"/>
          </w:rPr>
          <w:t>Fundação</w:t>
        </w:r>
        <w:proofErr w:type="spellEnd"/>
        <w:r w:rsidRPr="00A622FD">
          <w:rPr>
            <w:rFonts w:ascii="Arial" w:hAnsi="Arial" w:cs="Arial"/>
          </w:rPr>
          <w:t xml:space="preserve"> para a </w:t>
        </w:r>
        <w:proofErr w:type="spellStart"/>
        <w:r w:rsidRPr="00A622FD">
          <w:rPr>
            <w:rFonts w:ascii="Arial" w:hAnsi="Arial" w:cs="Arial"/>
          </w:rPr>
          <w:t>Ciência</w:t>
        </w:r>
        <w:proofErr w:type="spellEnd"/>
        <w:r w:rsidRPr="00A622FD">
          <w:rPr>
            <w:rFonts w:ascii="Arial" w:hAnsi="Arial" w:cs="Arial"/>
          </w:rPr>
          <w:t xml:space="preserve"> e a </w:t>
        </w:r>
        <w:proofErr w:type="spellStart"/>
        <w:r w:rsidRPr="00A622FD">
          <w:rPr>
            <w:rFonts w:ascii="Arial" w:hAnsi="Arial" w:cs="Arial"/>
          </w:rPr>
          <w:t>Tecnologia</w:t>
        </w:r>
        <w:proofErr w:type="spellEnd"/>
        <w:r w:rsidRPr="00A622FD">
          <w:rPr>
            <w:rFonts w:ascii="Arial" w:hAnsi="Arial" w:cs="Arial"/>
          </w:rPr>
          <w:t xml:space="preserve"> (FCT) under projects LA/P/0058/2020, UID/PRR/4539/2025 and UID/04539/2025, and project </w:t>
        </w:r>
        <w:proofErr w:type="spellStart"/>
        <w:r w:rsidRPr="00A622FD">
          <w:rPr>
            <w:rFonts w:ascii="Arial" w:hAnsi="Arial" w:cs="Arial"/>
          </w:rPr>
          <w:t>EXCELScIOR</w:t>
        </w:r>
        <w:proofErr w:type="spellEnd"/>
        <w:r w:rsidRPr="00A622FD">
          <w:rPr>
            <w:rFonts w:ascii="Arial" w:hAnsi="Arial" w:cs="Arial"/>
          </w:rPr>
          <w:t xml:space="preserve">, funded by the EU’s Horizon Europe under Grant Agreement No. 101087416. JMGS was financially supported by a Walter Benjamin Fellowship (Project number 528240618) from the DFG. TR was financially supported by a Research Grant for Doctoral </w:t>
        </w:r>
        <w:proofErr w:type="spellStart"/>
        <w:r w:rsidRPr="00A622FD">
          <w:rPr>
            <w:rFonts w:ascii="Arial" w:hAnsi="Arial" w:cs="Arial"/>
          </w:rPr>
          <w:t>Programmes</w:t>
        </w:r>
        <w:proofErr w:type="spellEnd"/>
        <w:r w:rsidRPr="00A622FD">
          <w:rPr>
            <w:rFonts w:ascii="Arial" w:hAnsi="Arial" w:cs="Arial"/>
          </w:rPr>
          <w:t xml:space="preserve"> by the DAAD (Deutscher </w:t>
        </w:r>
        <w:proofErr w:type="spellStart"/>
        <w:r w:rsidRPr="00A622FD">
          <w:rPr>
            <w:rFonts w:ascii="Arial" w:hAnsi="Arial" w:cs="Arial"/>
          </w:rPr>
          <w:t>Akademischer</w:t>
        </w:r>
        <w:proofErr w:type="spellEnd"/>
        <w:r w:rsidRPr="00A622FD">
          <w:rPr>
            <w:rFonts w:ascii="Arial" w:hAnsi="Arial" w:cs="Arial"/>
          </w:rPr>
          <w:t xml:space="preserve"> </w:t>
        </w:r>
        <w:proofErr w:type="spellStart"/>
        <w:r w:rsidRPr="00A622FD">
          <w:rPr>
            <w:rFonts w:ascii="Arial" w:hAnsi="Arial" w:cs="Arial"/>
          </w:rPr>
          <w:t>Austauschdienst</w:t>
        </w:r>
        <w:proofErr w:type="spellEnd"/>
        <w:r w:rsidRPr="00A622FD">
          <w:rPr>
            <w:rFonts w:ascii="Arial" w:hAnsi="Arial" w:cs="Arial"/>
          </w:rPr>
          <w:t>).</w:t>
        </w:r>
      </w:ins>
    </w:p>
    <w:p w14:paraId="01CF5211" w14:textId="77777777" w:rsidR="005A10DB" w:rsidRPr="00A622FD" w:rsidRDefault="00000000">
      <w:pPr>
        <w:pStyle w:val="Heading1"/>
        <w:rPr>
          <w:rFonts w:ascii="Arial" w:hAnsi="Arial" w:cs="Arial"/>
        </w:rPr>
      </w:pPr>
      <w:bookmarkStart w:id="116" w:name="references"/>
      <w:bookmarkEnd w:id="112"/>
      <w:r w:rsidRPr="00A622FD">
        <w:rPr>
          <w:rFonts w:ascii="Arial" w:hAnsi="Arial" w:cs="Arial"/>
        </w:rPr>
        <w:t>References</w:t>
      </w:r>
    </w:p>
    <w:p w14:paraId="098BFF8A" w14:textId="3A665716" w:rsidR="005A10DB" w:rsidRPr="00A622FD" w:rsidRDefault="00000000">
      <w:pPr>
        <w:pStyle w:val="Bibliography"/>
        <w:rPr>
          <w:rFonts w:ascii="Arial" w:hAnsi="Arial" w:cs="Arial"/>
        </w:rPr>
      </w:pPr>
      <w:bookmarkStart w:id="117" w:name="ref-hansell2000"/>
      <w:bookmarkStart w:id="118" w:name="refs"/>
      <w:r w:rsidRPr="00A622FD">
        <w:rPr>
          <w:rFonts w:ascii="Arial" w:hAnsi="Arial" w:cs="Arial"/>
        </w:rPr>
        <w:t xml:space="preserve">1. </w:t>
      </w:r>
      <w:del w:id="119" w:author="Authors" w:date="2026-06-09T23:51:00Z" w16du:dateUtc="2026-06-09T21:51:00Z">
        <w:r w:rsidRPr="00E5133E">
          <w:rPr>
            <w:rFonts w:ascii="Arial" w:hAnsi="Arial"/>
          </w:rPr>
          <w:tab/>
        </w:r>
      </w:del>
      <w:r w:rsidRPr="00A622FD">
        <w:rPr>
          <w:rFonts w:ascii="Arial" w:hAnsi="Arial" w:cs="Arial"/>
        </w:rPr>
        <w:t xml:space="preserve">Hansell M. 2000 </w:t>
      </w:r>
      <w:r w:rsidRPr="00A622FD">
        <w:rPr>
          <w:rFonts w:ascii="Arial" w:hAnsi="Arial" w:cs="Arial"/>
          <w:i/>
          <w:iCs/>
        </w:rPr>
        <w:t>Bird nests and construction behaviour</w:t>
      </w:r>
      <w:r w:rsidRPr="00A622FD">
        <w:rPr>
          <w:rFonts w:ascii="Arial" w:hAnsi="Arial" w:cs="Arial"/>
        </w:rPr>
        <w:t>. Cambridge, UK: Cambridge University Press. (doi:</w:t>
      </w:r>
      <w:hyperlink r:id="rId6">
        <w:r w:rsidR="005A10DB" w:rsidRPr="00A622FD">
          <w:rPr>
            <w:rStyle w:val="Hyperlink"/>
            <w:rFonts w:ascii="Arial" w:hAnsi="Arial" w:cs="Arial"/>
          </w:rPr>
          <w:t>10.1017/CBO9781139106788</w:t>
        </w:r>
      </w:hyperlink>
      <w:r w:rsidRPr="00A622FD">
        <w:rPr>
          <w:rFonts w:ascii="Arial" w:hAnsi="Arial" w:cs="Arial"/>
        </w:rPr>
        <w:t>)</w:t>
      </w:r>
    </w:p>
    <w:p w14:paraId="5AD70ECD" w14:textId="1D149A0B" w:rsidR="005A10DB" w:rsidRPr="00A622FD" w:rsidRDefault="00000000">
      <w:pPr>
        <w:pStyle w:val="Bibliography"/>
        <w:rPr>
          <w:rFonts w:ascii="Arial" w:hAnsi="Arial" w:cs="Arial"/>
        </w:rPr>
      </w:pPr>
      <w:bookmarkStart w:id="120" w:name="ref-mainwaring2014"/>
      <w:bookmarkEnd w:id="117"/>
      <w:r w:rsidRPr="00A622FD">
        <w:rPr>
          <w:rFonts w:ascii="Arial" w:hAnsi="Arial" w:cs="Arial"/>
        </w:rPr>
        <w:t xml:space="preserve">2. </w:t>
      </w:r>
      <w:del w:id="121" w:author="Authors" w:date="2026-06-09T23:51:00Z" w16du:dateUtc="2026-06-09T21:51:00Z">
        <w:r w:rsidRPr="00E5133E">
          <w:rPr>
            <w:rFonts w:ascii="Arial" w:hAnsi="Arial"/>
          </w:rPr>
          <w:tab/>
        </w:r>
      </w:del>
      <w:r w:rsidRPr="00A622FD">
        <w:rPr>
          <w:rFonts w:ascii="Arial" w:hAnsi="Arial" w:cs="Arial"/>
        </w:rPr>
        <w:t xml:space="preserve">Mainwaring MC, Hartley IR, Lambrechts MM, Deeming DC. 2014 The design and function of birds’ nests. </w:t>
      </w:r>
      <w:r w:rsidRPr="00A622FD">
        <w:rPr>
          <w:rFonts w:ascii="Arial" w:hAnsi="Arial" w:cs="Arial"/>
          <w:i/>
          <w:iCs/>
        </w:rPr>
        <w:t>Ecology and Evolution</w:t>
      </w:r>
      <w:r w:rsidRPr="00A622FD">
        <w:rPr>
          <w:rFonts w:ascii="Arial" w:hAnsi="Arial" w:cs="Arial"/>
        </w:rPr>
        <w:t xml:space="preserve"> </w:t>
      </w:r>
      <w:r w:rsidRPr="00A622FD">
        <w:rPr>
          <w:rFonts w:ascii="Arial" w:hAnsi="Arial" w:cs="Arial"/>
          <w:b/>
          <w:bCs/>
        </w:rPr>
        <w:t>4</w:t>
      </w:r>
      <w:r w:rsidRPr="00A622FD">
        <w:rPr>
          <w:rFonts w:ascii="Arial" w:hAnsi="Arial" w:cs="Arial"/>
        </w:rPr>
        <w:t>, 3909–3928. (doi:</w:t>
      </w:r>
      <w:r w:rsidR="005A10DB">
        <w:rPr>
          <w:rPrChange w:id="122" w:author="Authors" w:date="2026-06-09T23:51:00Z" w16du:dateUtc="2026-06-09T21:51:00Z">
            <w:rPr>
              <w:rFonts w:ascii="Arial" w:hAnsi="Arial"/>
            </w:rPr>
          </w:rPrChange>
        </w:rPr>
        <w:fldChar w:fldCharType="begin"/>
      </w:r>
      <w:r w:rsidR="005A10DB">
        <w:rPr>
          <w:rPrChange w:id="123" w:author="Authors" w:date="2026-06-09T23:51:00Z" w16du:dateUtc="2026-06-09T21:51:00Z">
            <w:rPr>
              <w:rFonts w:ascii="Arial" w:hAnsi="Arial"/>
            </w:rPr>
          </w:rPrChange>
        </w:rPr>
        <w:instrText>HYPERLINK "https://doi.org/10.1002/ece3.1054" \h</w:instrText>
      </w:r>
      <w:r w:rsidR="005A10DB">
        <w:rPr>
          <w:rPrChange w:id="124" w:author="Authors" w:date="2026-06-09T23:51:00Z" w16du:dateUtc="2026-06-09T21:51:00Z">
            <w:rPr>
              <w:rFonts w:ascii="Arial" w:hAnsi="Arial"/>
            </w:rPr>
          </w:rPrChange>
        </w:rPr>
      </w:r>
      <w:r w:rsidR="005A10DB">
        <w:rPr>
          <w:rPrChange w:id="125" w:author="Authors" w:date="2026-06-09T23:51:00Z" w16du:dateUtc="2026-06-09T21:51:00Z">
            <w:rPr>
              <w:rFonts w:ascii="Arial" w:hAnsi="Arial"/>
            </w:rPr>
          </w:rPrChange>
        </w:rPr>
        <w:fldChar w:fldCharType="separate"/>
      </w:r>
      <w:r w:rsidR="005A10DB" w:rsidRPr="00A622FD">
        <w:rPr>
          <w:rStyle w:val="Hyperlink"/>
          <w:rFonts w:ascii="Arial" w:hAnsi="Arial" w:cs="Arial"/>
        </w:rPr>
        <w:t>10.1002/ece3.1054</w:t>
      </w:r>
      <w:r w:rsidR="005A10DB">
        <w:rPr>
          <w:rPrChange w:id="126" w:author="Authors" w:date="2026-06-09T23:51:00Z" w16du:dateUtc="2026-06-09T21:51:00Z">
            <w:rPr>
              <w:rFonts w:ascii="Arial" w:hAnsi="Arial"/>
            </w:rPr>
          </w:rPrChange>
        </w:rPr>
        <w:fldChar w:fldCharType="end"/>
      </w:r>
      <w:r w:rsidRPr="00A622FD">
        <w:rPr>
          <w:rFonts w:ascii="Arial" w:hAnsi="Arial" w:cs="Arial"/>
        </w:rPr>
        <w:t>)</w:t>
      </w:r>
    </w:p>
    <w:p w14:paraId="075FABC1" w14:textId="5B6A6E41" w:rsidR="005A10DB" w:rsidRPr="00A622FD" w:rsidRDefault="00000000">
      <w:pPr>
        <w:pStyle w:val="Bibliography"/>
        <w:rPr>
          <w:rFonts w:ascii="Arial" w:hAnsi="Arial" w:cs="Arial"/>
        </w:rPr>
      </w:pPr>
      <w:bookmarkStart w:id="127" w:name="ref-deeming2023"/>
      <w:bookmarkEnd w:id="120"/>
      <w:r w:rsidRPr="00A622FD">
        <w:rPr>
          <w:rFonts w:ascii="Arial" w:hAnsi="Arial" w:cs="Arial"/>
        </w:rPr>
        <w:t xml:space="preserve">3. </w:t>
      </w:r>
      <w:del w:id="128" w:author="Authors" w:date="2026-06-09T23:51:00Z" w16du:dateUtc="2026-06-09T21:51:00Z">
        <w:r w:rsidRPr="00E5133E">
          <w:rPr>
            <w:rFonts w:ascii="Arial" w:hAnsi="Arial"/>
          </w:rPr>
          <w:tab/>
        </w:r>
      </w:del>
      <w:r w:rsidRPr="00A622FD">
        <w:rPr>
          <w:rFonts w:ascii="Arial" w:hAnsi="Arial" w:cs="Arial"/>
        </w:rPr>
        <w:t xml:space="preserve">Deeming DC. 2023 Nest construction in mammals: A review of the patterns of construction and functional roles. </w:t>
      </w:r>
      <w:r w:rsidRPr="00A622FD">
        <w:rPr>
          <w:rFonts w:ascii="Arial" w:hAnsi="Arial" w:cs="Arial"/>
          <w:i/>
          <w:iCs/>
        </w:rPr>
        <w:t>Philosophical Transactions of the Royal Society B: Biological Sciences</w:t>
      </w:r>
      <w:r w:rsidRPr="00A622FD">
        <w:rPr>
          <w:rFonts w:ascii="Arial" w:hAnsi="Arial" w:cs="Arial"/>
        </w:rPr>
        <w:t xml:space="preserve"> </w:t>
      </w:r>
      <w:r w:rsidRPr="00A622FD">
        <w:rPr>
          <w:rFonts w:ascii="Arial" w:hAnsi="Arial" w:cs="Arial"/>
          <w:b/>
          <w:bCs/>
        </w:rPr>
        <w:t>378</w:t>
      </w:r>
      <w:r w:rsidRPr="00A622FD">
        <w:rPr>
          <w:rFonts w:ascii="Arial" w:hAnsi="Arial" w:cs="Arial"/>
        </w:rPr>
        <w:t>, 20220138. (doi:</w:t>
      </w:r>
      <w:r w:rsidR="005A10DB">
        <w:rPr>
          <w:rPrChange w:id="129" w:author="Authors" w:date="2026-06-09T23:51:00Z" w16du:dateUtc="2026-06-09T21:51:00Z">
            <w:rPr>
              <w:rFonts w:ascii="Arial" w:hAnsi="Arial"/>
            </w:rPr>
          </w:rPrChange>
        </w:rPr>
        <w:fldChar w:fldCharType="begin"/>
      </w:r>
      <w:r w:rsidR="005A10DB">
        <w:rPr>
          <w:rPrChange w:id="130" w:author="Authors" w:date="2026-06-09T23:51:00Z" w16du:dateUtc="2026-06-09T21:51:00Z">
            <w:rPr>
              <w:rFonts w:ascii="Arial" w:hAnsi="Arial"/>
            </w:rPr>
          </w:rPrChange>
        </w:rPr>
        <w:instrText>HYPERLINK "https://doi.org/10.1098/rstb.2022.0138" \h</w:instrText>
      </w:r>
      <w:r w:rsidR="005A10DB">
        <w:rPr>
          <w:rPrChange w:id="131" w:author="Authors" w:date="2026-06-09T23:51:00Z" w16du:dateUtc="2026-06-09T21:51:00Z">
            <w:rPr>
              <w:rFonts w:ascii="Arial" w:hAnsi="Arial"/>
            </w:rPr>
          </w:rPrChange>
        </w:rPr>
      </w:r>
      <w:r w:rsidR="005A10DB">
        <w:rPr>
          <w:rPrChange w:id="132" w:author="Authors" w:date="2026-06-09T23:51:00Z" w16du:dateUtc="2026-06-09T21:51:00Z">
            <w:rPr>
              <w:rFonts w:ascii="Arial" w:hAnsi="Arial"/>
            </w:rPr>
          </w:rPrChange>
        </w:rPr>
        <w:fldChar w:fldCharType="separate"/>
      </w:r>
      <w:r w:rsidR="005A10DB" w:rsidRPr="00A622FD">
        <w:rPr>
          <w:rStyle w:val="Hyperlink"/>
          <w:rFonts w:ascii="Arial" w:hAnsi="Arial" w:cs="Arial"/>
        </w:rPr>
        <w:t>10.1098/rstb.2022.0138</w:t>
      </w:r>
      <w:r w:rsidR="005A10DB">
        <w:rPr>
          <w:rPrChange w:id="133" w:author="Authors" w:date="2026-06-09T23:51:00Z" w16du:dateUtc="2026-06-09T21:51:00Z">
            <w:rPr>
              <w:rFonts w:ascii="Arial" w:hAnsi="Arial"/>
            </w:rPr>
          </w:rPrChange>
        </w:rPr>
        <w:fldChar w:fldCharType="end"/>
      </w:r>
      <w:r w:rsidRPr="00A622FD">
        <w:rPr>
          <w:rFonts w:ascii="Arial" w:hAnsi="Arial" w:cs="Arial"/>
        </w:rPr>
        <w:t>)</w:t>
      </w:r>
    </w:p>
    <w:p w14:paraId="7C4CB4C5" w14:textId="3E3A3E07" w:rsidR="005A10DB" w:rsidRPr="00A622FD" w:rsidRDefault="00000000">
      <w:pPr>
        <w:pStyle w:val="Bibliography"/>
        <w:rPr>
          <w:rFonts w:ascii="Arial" w:hAnsi="Arial" w:cs="Arial"/>
        </w:rPr>
      </w:pPr>
      <w:bookmarkStart w:id="134" w:name="ref-sergio2011"/>
      <w:bookmarkEnd w:id="127"/>
      <w:r w:rsidRPr="00A622FD">
        <w:rPr>
          <w:rFonts w:ascii="Arial" w:hAnsi="Arial" w:cs="Arial"/>
        </w:rPr>
        <w:t xml:space="preserve">4. </w:t>
      </w:r>
      <w:del w:id="135" w:author="Authors" w:date="2026-06-09T23:51:00Z" w16du:dateUtc="2026-06-09T21:51:00Z">
        <w:r w:rsidRPr="00E5133E">
          <w:rPr>
            <w:rFonts w:ascii="Arial" w:hAnsi="Arial"/>
          </w:rPr>
          <w:tab/>
        </w:r>
      </w:del>
      <w:r w:rsidRPr="00A622FD">
        <w:rPr>
          <w:rFonts w:ascii="Arial" w:hAnsi="Arial" w:cs="Arial"/>
        </w:rPr>
        <w:t xml:space="preserve">Sergio F, Blas J, Blanco G, Tanferna A, López L, Lemus JA, Hiraldo F. 2011 Raptor nest decorations are a reliable threat against conspecifics. </w:t>
      </w:r>
      <w:r w:rsidRPr="00A622FD">
        <w:rPr>
          <w:rFonts w:ascii="Arial" w:hAnsi="Arial" w:cs="Arial"/>
          <w:i/>
          <w:iCs/>
        </w:rPr>
        <w:t>Science</w:t>
      </w:r>
      <w:r w:rsidRPr="00A622FD">
        <w:rPr>
          <w:rFonts w:ascii="Arial" w:hAnsi="Arial" w:cs="Arial"/>
        </w:rPr>
        <w:t xml:space="preserve"> </w:t>
      </w:r>
      <w:r w:rsidRPr="00A622FD">
        <w:rPr>
          <w:rFonts w:ascii="Arial" w:hAnsi="Arial" w:cs="Arial"/>
          <w:b/>
          <w:bCs/>
        </w:rPr>
        <w:t>331</w:t>
      </w:r>
      <w:r w:rsidRPr="00A622FD">
        <w:rPr>
          <w:rFonts w:ascii="Arial" w:hAnsi="Arial" w:cs="Arial"/>
        </w:rPr>
        <w:t>, 327–330. (doi:</w:t>
      </w:r>
      <w:r w:rsidR="005A10DB">
        <w:rPr>
          <w:rPrChange w:id="136" w:author="Authors" w:date="2026-06-09T23:51:00Z" w16du:dateUtc="2026-06-09T21:51:00Z">
            <w:rPr>
              <w:rFonts w:ascii="Arial" w:hAnsi="Arial"/>
            </w:rPr>
          </w:rPrChange>
        </w:rPr>
        <w:fldChar w:fldCharType="begin"/>
      </w:r>
      <w:r w:rsidR="005A10DB">
        <w:rPr>
          <w:rPrChange w:id="137" w:author="Authors" w:date="2026-06-09T23:51:00Z" w16du:dateUtc="2026-06-09T21:51:00Z">
            <w:rPr>
              <w:rFonts w:ascii="Arial" w:hAnsi="Arial"/>
            </w:rPr>
          </w:rPrChange>
        </w:rPr>
        <w:instrText>HYPERLINK "https://doi.org/10.1126/science.1199422" \h</w:instrText>
      </w:r>
      <w:r w:rsidR="005A10DB">
        <w:rPr>
          <w:rPrChange w:id="138" w:author="Authors" w:date="2026-06-09T23:51:00Z" w16du:dateUtc="2026-06-09T21:51:00Z">
            <w:rPr>
              <w:rFonts w:ascii="Arial" w:hAnsi="Arial"/>
            </w:rPr>
          </w:rPrChange>
        </w:rPr>
      </w:r>
      <w:r w:rsidR="005A10DB">
        <w:rPr>
          <w:rPrChange w:id="139" w:author="Authors" w:date="2026-06-09T23:51:00Z" w16du:dateUtc="2026-06-09T21:51:00Z">
            <w:rPr>
              <w:rFonts w:ascii="Arial" w:hAnsi="Arial"/>
            </w:rPr>
          </w:rPrChange>
        </w:rPr>
        <w:fldChar w:fldCharType="separate"/>
      </w:r>
      <w:r w:rsidR="005A10DB" w:rsidRPr="00A622FD">
        <w:rPr>
          <w:rStyle w:val="Hyperlink"/>
          <w:rFonts w:ascii="Arial" w:hAnsi="Arial" w:cs="Arial"/>
        </w:rPr>
        <w:t>10.1126/science.1199422</w:t>
      </w:r>
      <w:r w:rsidR="005A10DB">
        <w:rPr>
          <w:rPrChange w:id="140" w:author="Authors" w:date="2026-06-09T23:51:00Z" w16du:dateUtc="2026-06-09T21:51:00Z">
            <w:rPr>
              <w:rFonts w:ascii="Arial" w:hAnsi="Arial"/>
            </w:rPr>
          </w:rPrChange>
        </w:rPr>
        <w:fldChar w:fldCharType="end"/>
      </w:r>
      <w:r w:rsidRPr="00A622FD">
        <w:rPr>
          <w:rFonts w:ascii="Arial" w:hAnsi="Arial" w:cs="Arial"/>
        </w:rPr>
        <w:t>)</w:t>
      </w:r>
    </w:p>
    <w:p w14:paraId="25BFE979" w14:textId="60126F07" w:rsidR="005A10DB" w:rsidRPr="00A622FD" w:rsidRDefault="00000000">
      <w:pPr>
        <w:pStyle w:val="Bibliography"/>
        <w:rPr>
          <w:rFonts w:ascii="Arial" w:hAnsi="Arial" w:cs="Arial"/>
        </w:rPr>
      </w:pPr>
      <w:bookmarkStart w:id="141" w:name="ref-suárez-rodríguez2013"/>
      <w:bookmarkEnd w:id="134"/>
      <w:r w:rsidRPr="00A622FD">
        <w:rPr>
          <w:rFonts w:ascii="Arial" w:hAnsi="Arial" w:cs="Arial"/>
        </w:rPr>
        <w:t xml:space="preserve">5. </w:t>
      </w:r>
      <w:del w:id="142" w:author="Authors" w:date="2026-06-09T23:51:00Z" w16du:dateUtc="2026-06-09T21:51:00Z">
        <w:r w:rsidRPr="00E5133E">
          <w:rPr>
            <w:rFonts w:ascii="Arial" w:hAnsi="Arial"/>
          </w:rPr>
          <w:tab/>
        </w:r>
      </w:del>
      <w:r w:rsidRPr="00A622FD">
        <w:rPr>
          <w:rFonts w:ascii="Arial" w:hAnsi="Arial" w:cs="Arial"/>
        </w:rPr>
        <w:t xml:space="preserve">Suárez-Rodríguez M, López-Rull I, Macías Garcia C. 2013 Incorporation of cigarette butts into nests reduces nest ectoparasite load in urban birds: New ingredients for an old recipe? </w:t>
      </w:r>
      <w:r w:rsidRPr="00A622FD">
        <w:rPr>
          <w:rFonts w:ascii="Arial" w:hAnsi="Arial" w:cs="Arial"/>
          <w:i/>
          <w:iCs/>
        </w:rPr>
        <w:t>Biology Letters</w:t>
      </w:r>
      <w:r w:rsidRPr="00A622FD">
        <w:rPr>
          <w:rFonts w:ascii="Arial" w:hAnsi="Arial" w:cs="Arial"/>
        </w:rPr>
        <w:t xml:space="preserve"> </w:t>
      </w:r>
      <w:r w:rsidRPr="00A622FD">
        <w:rPr>
          <w:rFonts w:ascii="Arial" w:hAnsi="Arial" w:cs="Arial"/>
          <w:b/>
          <w:bCs/>
        </w:rPr>
        <w:t>9</w:t>
      </w:r>
      <w:r w:rsidRPr="00A622FD">
        <w:rPr>
          <w:rFonts w:ascii="Arial" w:hAnsi="Arial" w:cs="Arial"/>
        </w:rPr>
        <w:t>, 20120931. (doi:</w:t>
      </w:r>
      <w:r w:rsidR="005A10DB">
        <w:rPr>
          <w:rPrChange w:id="143" w:author="Authors" w:date="2026-06-09T23:51:00Z" w16du:dateUtc="2026-06-09T21:51:00Z">
            <w:rPr>
              <w:rFonts w:ascii="Arial" w:hAnsi="Arial"/>
            </w:rPr>
          </w:rPrChange>
        </w:rPr>
        <w:fldChar w:fldCharType="begin"/>
      </w:r>
      <w:r w:rsidR="005A10DB">
        <w:rPr>
          <w:rPrChange w:id="144" w:author="Authors" w:date="2026-06-09T23:51:00Z" w16du:dateUtc="2026-06-09T21:51:00Z">
            <w:rPr>
              <w:rFonts w:ascii="Arial" w:hAnsi="Arial"/>
            </w:rPr>
          </w:rPrChange>
        </w:rPr>
        <w:instrText>HYPERLINK "https://doi.org/10.1098/rsbl.2012.0931" \h</w:instrText>
      </w:r>
      <w:r w:rsidR="005A10DB">
        <w:rPr>
          <w:rPrChange w:id="145" w:author="Authors" w:date="2026-06-09T23:51:00Z" w16du:dateUtc="2026-06-09T21:51:00Z">
            <w:rPr>
              <w:rFonts w:ascii="Arial" w:hAnsi="Arial"/>
            </w:rPr>
          </w:rPrChange>
        </w:rPr>
      </w:r>
      <w:r w:rsidR="005A10DB">
        <w:rPr>
          <w:rPrChange w:id="146" w:author="Authors" w:date="2026-06-09T23:51:00Z" w16du:dateUtc="2026-06-09T21:51:00Z">
            <w:rPr>
              <w:rFonts w:ascii="Arial" w:hAnsi="Arial"/>
            </w:rPr>
          </w:rPrChange>
        </w:rPr>
        <w:fldChar w:fldCharType="separate"/>
      </w:r>
      <w:r w:rsidR="005A10DB" w:rsidRPr="00A622FD">
        <w:rPr>
          <w:rStyle w:val="Hyperlink"/>
          <w:rFonts w:ascii="Arial" w:hAnsi="Arial" w:cs="Arial"/>
        </w:rPr>
        <w:t>10.1098/rsbl.2012.0931</w:t>
      </w:r>
      <w:r w:rsidR="005A10DB">
        <w:rPr>
          <w:rPrChange w:id="147" w:author="Authors" w:date="2026-06-09T23:51:00Z" w16du:dateUtc="2026-06-09T21:51:00Z">
            <w:rPr>
              <w:rFonts w:ascii="Arial" w:hAnsi="Arial"/>
            </w:rPr>
          </w:rPrChange>
        </w:rPr>
        <w:fldChar w:fldCharType="end"/>
      </w:r>
      <w:r w:rsidRPr="00A622FD">
        <w:rPr>
          <w:rFonts w:ascii="Arial" w:hAnsi="Arial" w:cs="Arial"/>
        </w:rPr>
        <w:t>)</w:t>
      </w:r>
    </w:p>
    <w:p w14:paraId="4E6C7CD4" w14:textId="0C562692" w:rsidR="005A10DB" w:rsidRPr="00A622FD" w:rsidRDefault="00000000">
      <w:pPr>
        <w:pStyle w:val="Bibliography"/>
        <w:rPr>
          <w:rFonts w:ascii="Arial" w:hAnsi="Arial" w:cs="Arial"/>
        </w:rPr>
      </w:pPr>
      <w:bookmarkStart w:id="148" w:name="ref-jagiello2023"/>
      <w:bookmarkEnd w:id="141"/>
      <w:r w:rsidRPr="00A622FD">
        <w:rPr>
          <w:rFonts w:ascii="Arial" w:hAnsi="Arial" w:cs="Arial"/>
        </w:rPr>
        <w:t xml:space="preserve">6. </w:t>
      </w:r>
      <w:del w:id="149" w:author="Authors" w:date="2026-06-09T23:51:00Z" w16du:dateUtc="2026-06-09T21:51:00Z">
        <w:r w:rsidRPr="00E5133E">
          <w:rPr>
            <w:rFonts w:ascii="Arial" w:hAnsi="Arial"/>
          </w:rPr>
          <w:tab/>
        </w:r>
      </w:del>
      <w:r w:rsidRPr="00A622FD">
        <w:rPr>
          <w:rFonts w:ascii="Arial" w:hAnsi="Arial" w:cs="Arial"/>
        </w:rPr>
        <w:t xml:space="preserve">Jagiello Z, Reynolds SJ, Nagy J, Mainwaring MC, Ibáñez-Álamo JD. 2023 Why do some bird species incorporate more anthropogenic materials into their nests than others? </w:t>
      </w:r>
      <w:r w:rsidRPr="00A622FD">
        <w:rPr>
          <w:rFonts w:ascii="Arial" w:hAnsi="Arial" w:cs="Arial"/>
          <w:i/>
          <w:iCs/>
        </w:rPr>
        <w:t>Philosophical Transactions of the Royal Society B: Biological Sciences</w:t>
      </w:r>
      <w:r w:rsidRPr="00A622FD">
        <w:rPr>
          <w:rFonts w:ascii="Arial" w:hAnsi="Arial" w:cs="Arial"/>
        </w:rPr>
        <w:t xml:space="preserve"> </w:t>
      </w:r>
      <w:r w:rsidRPr="00A622FD">
        <w:rPr>
          <w:rFonts w:ascii="Arial" w:hAnsi="Arial" w:cs="Arial"/>
          <w:b/>
          <w:bCs/>
        </w:rPr>
        <w:t>378</w:t>
      </w:r>
      <w:r w:rsidRPr="00A622FD">
        <w:rPr>
          <w:rFonts w:ascii="Arial" w:hAnsi="Arial" w:cs="Arial"/>
        </w:rPr>
        <w:t>, 20220156. (doi:</w:t>
      </w:r>
      <w:r w:rsidR="005A10DB">
        <w:rPr>
          <w:rPrChange w:id="150" w:author="Authors" w:date="2026-06-09T23:51:00Z" w16du:dateUtc="2026-06-09T21:51:00Z">
            <w:rPr>
              <w:rFonts w:ascii="Arial" w:hAnsi="Arial"/>
            </w:rPr>
          </w:rPrChange>
        </w:rPr>
        <w:fldChar w:fldCharType="begin"/>
      </w:r>
      <w:r w:rsidR="005A10DB">
        <w:rPr>
          <w:rPrChange w:id="151" w:author="Authors" w:date="2026-06-09T23:51:00Z" w16du:dateUtc="2026-06-09T21:51:00Z">
            <w:rPr>
              <w:rFonts w:ascii="Arial" w:hAnsi="Arial"/>
            </w:rPr>
          </w:rPrChange>
        </w:rPr>
        <w:instrText>HYPERLINK "https://doi.org/10.1098/rstb.2022.0156" \h</w:instrText>
      </w:r>
      <w:r w:rsidR="005A10DB">
        <w:rPr>
          <w:rPrChange w:id="152" w:author="Authors" w:date="2026-06-09T23:51:00Z" w16du:dateUtc="2026-06-09T21:51:00Z">
            <w:rPr>
              <w:rFonts w:ascii="Arial" w:hAnsi="Arial"/>
            </w:rPr>
          </w:rPrChange>
        </w:rPr>
      </w:r>
      <w:r w:rsidR="005A10DB">
        <w:rPr>
          <w:rPrChange w:id="153" w:author="Authors" w:date="2026-06-09T23:51:00Z" w16du:dateUtc="2026-06-09T21:51:00Z">
            <w:rPr>
              <w:rFonts w:ascii="Arial" w:hAnsi="Arial"/>
            </w:rPr>
          </w:rPrChange>
        </w:rPr>
        <w:fldChar w:fldCharType="separate"/>
      </w:r>
      <w:r w:rsidR="005A10DB" w:rsidRPr="00A622FD">
        <w:rPr>
          <w:rStyle w:val="Hyperlink"/>
          <w:rFonts w:ascii="Arial" w:hAnsi="Arial" w:cs="Arial"/>
        </w:rPr>
        <w:t>10.1098/rstb.2022.0156</w:t>
      </w:r>
      <w:r w:rsidR="005A10DB">
        <w:rPr>
          <w:rPrChange w:id="154" w:author="Authors" w:date="2026-06-09T23:51:00Z" w16du:dateUtc="2026-06-09T21:51:00Z">
            <w:rPr>
              <w:rFonts w:ascii="Arial" w:hAnsi="Arial"/>
            </w:rPr>
          </w:rPrChange>
        </w:rPr>
        <w:fldChar w:fldCharType="end"/>
      </w:r>
      <w:r w:rsidRPr="00A622FD">
        <w:rPr>
          <w:rFonts w:ascii="Arial" w:hAnsi="Arial" w:cs="Arial"/>
        </w:rPr>
        <w:t>)</w:t>
      </w:r>
    </w:p>
    <w:p w14:paraId="32FDC1DC" w14:textId="5914C1A8" w:rsidR="005A10DB" w:rsidRPr="00A622FD" w:rsidRDefault="00000000">
      <w:pPr>
        <w:pStyle w:val="Bibliography"/>
        <w:rPr>
          <w:rFonts w:ascii="Arial" w:hAnsi="Arial" w:cs="Arial"/>
        </w:rPr>
      </w:pPr>
      <w:bookmarkStart w:id="155" w:name="ref-sheard2024"/>
      <w:bookmarkEnd w:id="148"/>
      <w:r w:rsidRPr="00A622FD">
        <w:rPr>
          <w:rFonts w:ascii="Arial" w:hAnsi="Arial" w:cs="Arial"/>
        </w:rPr>
        <w:lastRenderedPageBreak/>
        <w:t xml:space="preserve">7. </w:t>
      </w:r>
      <w:del w:id="156" w:author="Authors" w:date="2026-06-09T23:51:00Z" w16du:dateUtc="2026-06-09T21:51:00Z">
        <w:r w:rsidRPr="00E5133E">
          <w:rPr>
            <w:rFonts w:ascii="Arial" w:hAnsi="Arial"/>
          </w:rPr>
          <w:tab/>
        </w:r>
      </w:del>
      <w:r w:rsidRPr="00A622FD">
        <w:rPr>
          <w:rFonts w:ascii="Arial" w:hAnsi="Arial" w:cs="Arial"/>
        </w:rPr>
        <w:t xml:space="preserve">Sheard C, Stott L, Street SE, Healy SD, Sugasawa S, Lala KN. 2024 Anthropogenic nest material use in a global sample of birds. </w:t>
      </w:r>
      <w:r w:rsidRPr="00A622FD">
        <w:rPr>
          <w:rFonts w:ascii="Arial" w:hAnsi="Arial" w:cs="Arial"/>
          <w:i/>
          <w:iCs/>
        </w:rPr>
        <w:t>Journal of Animal Ecology</w:t>
      </w:r>
      <w:r w:rsidRPr="00A622FD">
        <w:rPr>
          <w:rFonts w:ascii="Arial" w:hAnsi="Arial" w:cs="Arial"/>
        </w:rPr>
        <w:t xml:space="preserve"> </w:t>
      </w:r>
      <w:r w:rsidRPr="00A622FD">
        <w:rPr>
          <w:rFonts w:ascii="Arial" w:hAnsi="Arial" w:cs="Arial"/>
          <w:b/>
          <w:bCs/>
        </w:rPr>
        <w:t>93</w:t>
      </w:r>
      <w:r w:rsidRPr="00A622FD">
        <w:rPr>
          <w:rFonts w:ascii="Arial" w:hAnsi="Arial" w:cs="Arial"/>
        </w:rPr>
        <w:t>, 691–704. (doi:</w:t>
      </w:r>
      <w:r w:rsidR="005A10DB">
        <w:rPr>
          <w:rPrChange w:id="157" w:author="Authors" w:date="2026-06-09T23:51:00Z" w16du:dateUtc="2026-06-09T21:51:00Z">
            <w:rPr>
              <w:rFonts w:ascii="Arial" w:hAnsi="Arial"/>
            </w:rPr>
          </w:rPrChange>
        </w:rPr>
        <w:fldChar w:fldCharType="begin"/>
      </w:r>
      <w:r w:rsidR="005A10DB">
        <w:rPr>
          <w:rPrChange w:id="158" w:author="Authors" w:date="2026-06-09T23:51:00Z" w16du:dateUtc="2026-06-09T21:51:00Z">
            <w:rPr>
              <w:rFonts w:ascii="Arial" w:hAnsi="Arial"/>
            </w:rPr>
          </w:rPrChange>
        </w:rPr>
        <w:instrText>HYPERLINK "https://doi.org/10.1111/1365-2656.14078" \h</w:instrText>
      </w:r>
      <w:r w:rsidR="005A10DB">
        <w:rPr>
          <w:rPrChange w:id="159" w:author="Authors" w:date="2026-06-09T23:51:00Z" w16du:dateUtc="2026-06-09T21:51:00Z">
            <w:rPr>
              <w:rFonts w:ascii="Arial" w:hAnsi="Arial"/>
            </w:rPr>
          </w:rPrChange>
        </w:rPr>
      </w:r>
      <w:r w:rsidR="005A10DB">
        <w:rPr>
          <w:rPrChange w:id="160" w:author="Authors" w:date="2026-06-09T23:51:00Z" w16du:dateUtc="2026-06-09T21:51:00Z">
            <w:rPr>
              <w:rFonts w:ascii="Arial" w:hAnsi="Arial"/>
            </w:rPr>
          </w:rPrChange>
        </w:rPr>
        <w:fldChar w:fldCharType="separate"/>
      </w:r>
      <w:r w:rsidR="005A10DB" w:rsidRPr="00A622FD">
        <w:rPr>
          <w:rStyle w:val="Hyperlink"/>
          <w:rFonts w:ascii="Arial" w:hAnsi="Arial" w:cs="Arial"/>
        </w:rPr>
        <w:t>10.1111/1365-2656.14078</w:t>
      </w:r>
      <w:r w:rsidR="005A10DB">
        <w:rPr>
          <w:rPrChange w:id="161" w:author="Authors" w:date="2026-06-09T23:51:00Z" w16du:dateUtc="2026-06-09T21:51:00Z">
            <w:rPr>
              <w:rFonts w:ascii="Arial" w:hAnsi="Arial"/>
            </w:rPr>
          </w:rPrChange>
        </w:rPr>
        <w:fldChar w:fldCharType="end"/>
      </w:r>
      <w:r w:rsidRPr="00A622FD">
        <w:rPr>
          <w:rFonts w:ascii="Arial" w:hAnsi="Arial" w:cs="Arial"/>
        </w:rPr>
        <w:t>)</w:t>
      </w:r>
    </w:p>
    <w:p w14:paraId="4C02DD87" w14:textId="1D22BF62" w:rsidR="005A10DB" w:rsidRPr="00A622FD" w:rsidRDefault="00000000">
      <w:pPr>
        <w:pStyle w:val="Bibliography"/>
        <w:rPr>
          <w:rFonts w:ascii="Arial" w:hAnsi="Arial" w:cs="Arial"/>
        </w:rPr>
      </w:pPr>
      <w:bookmarkStart w:id="162" w:name="ref-moreno1994"/>
      <w:bookmarkEnd w:id="155"/>
      <w:r w:rsidRPr="00A622FD">
        <w:rPr>
          <w:rFonts w:ascii="Arial" w:hAnsi="Arial" w:cs="Arial"/>
        </w:rPr>
        <w:t xml:space="preserve">8. </w:t>
      </w:r>
      <w:del w:id="163" w:author="Authors" w:date="2026-06-09T23:51:00Z" w16du:dateUtc="2026-06-09T21:51:00Z">
        <w:r w:rsidRPr="00E5133E">
          <w:rPr>
            <w:rFonts w:ascii="Arial" w:hAnsi="Arial"/>
          </w:rPr>
          <w:tab/>
        </w:r>
      </w:del>
      <w:r w:rsidRPr="00A622FD">
        <w:rPr>
          <w:rFonts w:ascii="Arial" w:hAnsi="Arial" w:cs="Arial"/>
        </w:rPr>
        <w:t xml:space="preserve">Moreno J, Soler M, Møller AP, Lindén M. 1994 The function of stone carrying in the black wheatear, </w:t>
      </w:r>
      <w:r w:rsidRPr="00A622FD">
        <w:rPr>
          <w:rFonts w:ascii="Arial" w:hAnsi="Arial" w:cs="Arial"/>
          <w:i/>
          <w:iCs/>
        </w:rPr>
        <w:t>Oenanthe leucura</w:t>
      </w:r>
      <w:r w:rsidRPr="00A622FD">
        <w:rPr>
          <w:rFonts w:ascii="Arial" w:hAnsi="Arial" w:cs="Arial"/>
        </w:rPr>
        <w:t xml:space="preserve">.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47</w:t>
      </w:r>
      <w:r w:rsidRPr="00A622FD">
        <w:rPr>
          <w:rFonts w:ascii="Arial" w:hAnsi="Arial" w:cs="Arial"/>
        </w:rPr>
        <w:t>, 1297–1309. (doi:</w:t>
      </w:r>
      <w:r w:rsidR="005A10DB">
        <w:rPr>
          <w:rPrChange w:id="164" w:author="Authors" w:date="2026-06-09T23:51:00Z" w16du:dateUtc="2026-06-09T21:51:00Z">
            <w:rPr>
              <w:rFonts w:ascii="Arial" w:hAnsi="Arial"/>
            </w:rPr>
          </w:rPrChange>
        </w:rPr>
        <w:fldChar w:fldCharType="begin"/>
      </w:r>
      <w:r w:rsidR="005A10DB">
        <w:rPr>
          <w:rPrChange w:id="165" w:author="Authors" w:date="2026-06-09T23:51:00Z" w16du:dateUtc="2026-06-09T21:51:00Z">
            <w:rPr>
              <w:rFonts w:ascii="Arial" w:hAnsi="Arial"/>
            </w:rPr>
          </w:rPrChange>
        </w:rPr>
        <w:instrText>HYPERLINK "https://doi.org/10.1006/anbe.1994.1178" \h</w:instrText>
      </w:r>
      <w:r w:rsidR="005A10DB">
        <w:rPr>
          <w:rPrChange w:id="166" w:author="Authors" w:date="2026-06-09T23:51:00Z" w16du:dateUtc="2026-06-09T21:51:00Z">
            <w:rPr>
              <w:rFonts w:ascii="Arial" w:hAnsi="Arial"/>
            </w:rPr>
          </w:rPrChange>
        </w:rPr>
      </w:r>
      <w:r w:rsidR="005A10DB">
        <w:rPr>
          <w:rPrChange w:id="167" w:author="Authors" w:date="2026-06-09T23:51:00Z" w16du:dateUtc="2026-06-09T21:51:00Z">
            <w:rPr>
              <w:rFonts w:ascii="Arial" w:hAnsi="Arial"/>
            </w:rPr>
          </w:rPrChange>
        </w:rPr>
        <w:fldChar w:fldCharType="separate"/>
      </w:r>
      <w:r w:rsidR="005A10DB" w:rsidRPr="00A622FD">
        <w:rPr>
          <w:rStyle w:val="Hyperlink"/>
          <w:rFonts w:ascii="Arial" w:hAnsi="Arial" w:cs="Arial"/>
        </w:rPr>
        <w:t>10.1006/anbe.1994.1178</w:t>
      </w:r>
      <w:r w:rsidR="005A10DB">
        <w:rPr>
          <w:rPrChange w:id="168" w:author="Authors" w:date="2026-06-09T23:51:00Z" w16du:dateUtc="2026-06-09T21:51:00Z">
            <w:rPr>
              <w:rFonts w:ascii="Arial" w:hAnsi="Arial"/>
            </w:rPr>
          </w:rPrChange>
        </w:rPr>
        <w:fldChar w:fldCharType="end"/>
      </w:r>
      <w:r w:rsidRPr="00A622FD">
        <w:rPr>
          <w:rFonts w:ascii="Arial" w:hAnsi="Arial" w:cs="Arial"/>
        </w:rPr>
        <w:t>)</w:t>
      </w:r>
    </w:p>
    <w:p w14:paraId="24F95E42" w14:textId="4097DDBF" w:rsidR="005A10DB" w:rsidRPr="00A622FD" w:rsidRDefault="00000000">
      <w:pPr>
        <w:pStyle w:val="Bibliography"/>
        <w:rPr>
          <w:rFonts w:ascii="Arial" w:hAnsi="Arial" w:cs="Arial"/>
        </w:rPr>
      </w:pPr>
      <w:bookmarkStart w:id="169" w:name="ref-hoi1996"/>
      <w:bookmarkEnd w:id="162"/>
      <w:r w:rsidRPr="00A622FD">
        <w:rPr>
          <w:rFonts w:ascii="Arial" w:hAnsi="Arial" w:cs="Arial"/>
        </w:rPr>
        <w:t xml:space="preserve">9. </w:t>
      </w:r>
      <w:del w:id="170" w:author="Authors" w:date="2026-06-09T23:51:00Z" w16du:dateUtc="2026-06-09T21:51:00Z">
        <w:r w:rsidRPr="00E5133E">
          <w:rPr>
            <w:rFonts w:ascii="Arial" w:hAnsi="Arial"/>
          </w:rPr>
          <w:tab/>
        </w:r>
      </w:del>
      <w:r w:rsidRPr="00A622FD">
        <w:rPr>
          <w:rFonts w:ascii="Arial" w:hAnsi="Arial" w:cs="Arial"/>
        </w:rPr>
        <w:t xml:space="preserve">Hoi H, Schleicher B, Valera F. 1996 Nest size variation and its importance for mate choice in penduline tits, </w:t>
      </w:r>
      <w:r w:rsidRPr="00A622FD">
        <w:rPr>
          <w:rFonts w:ascii="Arial" w:hAnsi="Arial" w:cs="Arial"/>
          <w:i/>
          <w:iCs/>
        </w:rPr>
        <w:t>Remiz pendulinus</w:t>
      </w:r>
      <w:r w:rsidRPr="00A622FD">
        <w:rPr>
          <w:rFonts w:ascii="Arial" w:hAnsi="Arial" w:cs="Arial"/>
        </w:rPr>
        <w:t xml:space="preserve">.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51</w:t>
      </w:r>
      <w:r w:rsidRPr="00A622FD">
        <w:rPr>
          <w:rFonts w:ascii="Arial" w:hAnsi="Arial" w:cs="Arial"/>
        </w:rPr>
        <w:t>, 464–466. (doi:</w:t>
      </w:r>
      <w:r w:rsidR="005A10DB">
        <w:rPr>
          <w:rPrChange w:id="171" w:author="Authors" w:date="2026-06-09T23:51:00Z" w16du:dateUtc="2026-06-09T21:51:00Z">
            <w:rPr>
              <w:rFonts w:ascii="Arial" w:hAnsi="Arial"/>
            </w:rPr>
          </w:rPrChange>
        </w:rPr>
        <w:fldChar w:fldCharType="begin"/>
      </w:r>
      <w:r w:rsidR="005A10DB">
        <w:rPr>
          <w:rPrChange w:id="172" w:author="Authors" w:date="2026-06-09T23:51:00Z" w16du:dateUtc="2026-06-09T21:51:00Z">
            <w:rPr>
              <w:rFonts w:ascii="Arial" w:hAnsi="Arial"/>
            </w:rPr>
          </w:rPrChange>
        </w:rPr>
        <w:instrText>HYPERLINK "https://doi.org/10.1006/anbe.1996.0046" \h</w:instrText>
      </w:r>
      <w:r w:rsidR="005A10DB">
        <w:rPr>
          <w:rPrChange w:id="173" w:author="Authors" w:date="2026-06-09T23:51:00Z" w16du:dateUtc="2026-06-09T21:51:00Z">
            <w:rPr>
              <w:rFonts w:ascii="Arial" w:hAnsi="Arial"/>
            </w:rPr>
          </w:rPrChange>
        </w:rPr>
      </w:r>
      <w:r w:rsidR="005A10DB">
        <w:rPr>
          <w:rPrChange w:id="174" w:author="Authors" w:date="2026-06-09T23:51:00Z" w16du:dateUtc="2026-06-09T21:51:00Z">
            <w:rPr>
              <w:rFonts w:ascii="Arial" w:hAnsi="Arial"/>
            </w:rPr>
          </w:rPrChange>
        </w:rPr>
        <w:fldChar w:fldCharType="separate"/>
      </w:r>
      <w:r w:rsidR="005A10DB" w:rsidRPr="00A622FD">
        <w:rPr>
          <w:rStyle w:val="Hyperlink"/>
          <w:rFonts w:ascii="Arial" w:hAnsi="Arial" w:cs="Arial"/>
        </w:rPr>
        <w:t>10.1006/anbe.1996.0046</w:t>
      </w:r>
      <w:r w:rsidR="005A10DB">
        <w:rPr>
          <w:rPrChange w:id="175" w:author="Authors" w:date="2026-06-09T23:51:00Z" w16du:dateUtc="2026-06-09T21:51:00Z">
            <w:rPr>
              <w:rFonts w:ascii="Arial" w:hAnsi="Arial"/>
            </w:rPr>
          </w:rPrChange>
        </w:rPr>
        <w:fldChar w:fldCharType="end"/>
      </w:r>
      <w:r w:rsidRPr="00A622FD">
        <w:rPr>
          <w:rFonts w:ascii="Arial" w:hAnsi="Arial" w:cs="Arial"/>
        </w:rPr>
        <w:t>)</w:t>
      </w:r>
    </w:p>
    <w:p w14:paraId="0DA1D821" w14:textId="57F3D74F" w:rsidR="005A10DB" w:rsidRPr="00A622FD" w:rsidRDefault="00000000">
      <w:pPr>
        <w:pStyle w:val="Bibliography"/>
        <w:rPr>
          <w:rFonts w:ascii="Arial" w:hAnsi="Arial" w:cs="Arial"/>
        </w:rPr>
      </w:pPr>
      <w:bookmarkStart w:id="176" w:name="ref-soler1995"/>
      <w:bookmarkEnd w:id="169"/>
      <w:r w:rsidRPr="00A622FD">
        <w:rPr>
          <w:rFonts w:ascii="Arial" w:hAnsi="Arial" w:cs="Arial"/>
        </w:rPr>
        <w:t xml:space="preserve">10. </w:t>
      </w:r>
      <w:del w:id="177" w:author="Authors" w:date="2026-06-09T23:51:00Z" w16du:dateUtc="2026-06-09T21:51:00Z">
        <w:r w:rsidRPr="00E5133E">
          <w:rPr>
            <w:rFonts w:ascii="Arial" w:hAnsi="Arial"/>
          </w:rPr>
          <w:tab/>
        </w:r>
      </w:del>
      <w:r w:rsidRPr="00A622FD">
        <w:rPr>
          <w:rFonts w:ascii="Arial" w:hAnsi="Arial" w:cs="Arial"/>
        </w:rPr>
        <w:t xml:space="preserve">Soler JJ, Soler M, Møller AP, Martínez JG. 1995 Does the great spotted cuckoo choose magpie hosts according to their parenting ability? </w:t>
      </w:r>
      <w:r w:rsidRPr="00A622FD">
        <w:rPr>
          <w:rFonts w:ascii="Arial" w:hAnsi="Arial" w:cs="Arial"/>
          <w:i/>
          <w:iCs/>
        </w:rPr>
        <w:t>Behavioral Ecology and Sociobiology</w:t>
      </w:r>
      <w:r w:rsidRPr="00A622FD">
        <w:rPr>
          <w:rFonts w:ascii="Arial" w:hAnsi="Arial" w:cs="Arial"/>
        </w:rPr>
        <w:t xml:space="preserve"> </w:t>
      </w:r>
      <w:r w:rsidRPr="00A622FD">
        <w:rPr>
          <w:rFonts w:ascii="Arial" w:hAnsi="Arial" w:cs="Arial"/>
          <w:b/>
          <w:bCs/>
        </w:rPr>
        <w:t>36</w:t>
      </w:r>
      <w:r w:rsidRPr="00A622FD">
        <w:rPr>
          <w:rFonts w:ascii="Arial" w:hAnsi="Arial" w:cs="Arial"/>
        </w:rPr>
        <w:t>, 201–206. (doi:</w:t>
      </w:r>
      <w:r w:rsidR="005A10DB">
        <w:rPr>
          <w:rPrChange w:id="178" w:author="Authors" w:date="2026-06-09T23:51:00Z" w16du:dateUtc="2026-06-09T21:51:00Z">
            <w:rPr>
              <w:rFonts w:ascii="Arial" w:hAnsi="Arial"/>
            </w:rPr>
          </w:rPrChange>
        </w:rPr>
        <w:fldChar w:fldCharType="begin"/>
      </w:r>
      <w:r w:rsidR="005A10DB">
        <w:rPr>
          <w:rPrChange w:id="179" w:author="Authors" w:date="2026-06-09T23:51:00Z" w16du:dateUtc="2026-06-09T21:51:00Z">
            <w:rPr>
              <w:rFonts w:ascii="Arial" w:hAnsi="Arial"/>
            </w:rPr>
          </w:rPrChange>
        </w:rPr>
        <w:instrText>HYPERLINK "https://doi.org/10.1007/bf00177797" \h</w:instrText>
      </w:r>
      <w:r w:rsidR="005A10DB">
        <w:rPr>
          <w:rPrChange w:id="180" w:author="Authors" w:date="2026-06-09T23:51:00Z" w16du:dateUtc="2026-06-09T21:51:00Z">
            <w:rPr>
              <w:rFonts w:ascii="Arial" w:hAnsi="Arial"/>
            </w:rPr>
          </w:rPrChange>
        </w:rPr>
      </w:r>
      <w:r w:rsidR="005A10DB">
        <w:rPr>
          <w:rPrChange w:id="181" w:author="Authors" w:date="2026-06-09T23:51:00Z" w16du:dateUtc="2026-06-09T21:51:00Z">
            <w:rPr>
              <w:rFonts w:ascii="Arial" w:hAnsi="Arial"/>
            </w:rPr>
          </w:rPrChange>
        </w:rPr>
        <w:fldChar w:fldCharType="separate"/>
      </w:r>
      <w:r w:rsidR="005A10DB" w:rsidRPr="00A622FD">
        <w:rPr>
          <w:rStyle w:val="Hyperlink"/>
          <w:rFonts w:ascii="Arial" w:hAnsi="Arial" w:cs="Arial"/>
        </w:rPr>
        <w:t>10.1007/bf00177797</w:t>
      </w:r>
      <w:r w:rsidR="005A10DB">
        <w:rPr>
          <w:rPrChange w:id="182" w:author="Authors" w:date="2026-06-09T23:51:00Z" w16du:dateUtc="2026-06-09T21:51:00Z">
            <w:rPr>
              <w:rFonts w:ascii="Arial" w:hAnsi="Arial"/>
            </w:rPr>
          </w:rPrChange>
        </w:rPr>
        <w:fldChar w:fldCharType="end"/>
      </w:r>
      <w:r w:rsidRPr="00A622FD">
        <w:rPr>
          <w:rFonts w:ascii="Arial" w:hAnsi="Arial" w:cs="Arial"/>
        </w:rPr>
        <w:t>)</w:t>
      </w:r>
    </w:p>
    <w:p w14:paraId="14ED2EC7" w14:textId="3A047471" w:rsidR="005A10DB" w:rsidRPr="00A622FD" w:rsidRDefault="00000000">
      <w:pPr>
        <w:pStyle w:val="Bibliography"/>
        <w:rPr>
          <w:rFonts w:ascii="Arial" w:hAnsi="Arial" w:cs="Arial"/>
        </w:rPr>
      </w:pPr>
      <w:bookmarkStart w:id="183" w:name="ref-moreno2012"/>
      <w:bookmarkEnd w:id="176"/>
      <w:r w:rsidRPr="00A622FD">
        <w:rPr>
          <w:rFonts w:ascii="Arial" w:hAnsi="Arial" w:cs="Arial"/>
        </w:rPr>
        <w:t xml:space="preserve">11. </w:t>
      </w:r>
      <w:del w:id="184" w:author="Authors" w:date="2026-06-09T23:51:00Z" w16du:dateUtc="2026-06-09T21:51:00Z">
        <w:r w:rsidRPr="00E5133E">
          <w:rPr>
            <w:rFonts w:ascii="Arial" w:hAnsi="Arial"/>
          </w:rPr>
          <w:tab/>
        </w:r>
      </w:del>
      <w:r w:rsidRPr="00A622FD">
        <w:rPr>
          <w:rFonts w:ascii="Arial" w:hAnsi="Arial" w:cs="Arial"/>
        </w:rPr>
        <w:t xml:space="preserve">Moreno J. 2012 Avian nests and nest-building as signals.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5</w:t>
      </w:r>
      <w:r w:rsidRPr="00A622FD">
        <w:rPr>
          <w:rFonts w:ascii="Arial" w:hAnsi="Arial" w:cs="Arial"/>
        </w:rPr>
        <w:t>, 238–251. (doi:</w:t>
      </w:r>
      <w:r w:rsidR="005A10DB">
        <w:rPr>
          <w:rPrChange w:id="185" w:author="Authors" w:date="2026-06-09T23:51:00Z" w16du:dateUtc="2026-06-09T21:51:00Z">
            <w:rPr>
              <w:rFonts w:ascii="Arial" w:hAnsi="Arial"/>
            </w:rPr>
          </w:rPrChange>
        </w:rPr>
        <w:fldChar w:fldCharType="begin"/>
      </w:r>
      <w:r w:rsidR="005A10DB">
        <w:rPr>
          <w:rPrChange w:id="186" w:author="Authors" w:date="2026-06-09T23:51:00Z" w16du:dateUtc="2026-06-09T21:51:00Z">
            <w:rPr>
              <w:rFonts w:ascii="Arial" w:hAnsi="Arial"/>
            </w:rPr>
          </w:rPrChange>
        </w:rPr>
        <w:instrText>HYPERLINK "https://doi.org/10.3184/175815512x13534385822786" \h</w:instrText>
      </w:r>
      <w:r w:rsidR="005A10DB">
        <w:rPr>
          <w:rPrChange w:id="187" w:author="Authors" w:date="2026-06-09T23:51:00Z" w16du:dateUtc="2026-06-09T21:51:00Z">
            <w:rPr>
              <w:rFonts w:ascii="Arial" w:hAnsi="Arial"/>
            </w:rPr>
          </w:rPrChange>
        </w:rPr>
      </w:r>
      <w:r w:rsidR="005A10DB">
        <w:rPr>
          <w:rPrChange w:id="188" w:author="Authors" w:date="2026-06-09T23:51:00Z" w16du:dateUtc="2026-06-09T21:51:00Z">
            <w:rPr>
              <w:rFonts w:ascii="Arial" w:hAnsi="Arial"/>
            </w:rPr>
          </w:rPrChange>
        </w:rPr>
        <w:fldChar w:fldCharType="separate"/>
      </w:r>
      <w:r w:rsidR="005A10DB" w:rsidRPr="00A622FD">
        <w:rPr>
          <w:rStyle w:val="Hyperlink"/>
          <w:rFonts w:ascii="Arial" w:hAnsi="Arial" w:cs="Arial"/>
        </w:rPr>
        <w:t>10.3184/175815512x13534385822786</w:t>
      </w:r>
      <w:r w:rsidR="005A10DB">
        <w:rPr>
          <w:rPrChange w:id="189" w:author="Authors" w:date="2026-06-09T23:51:00Z" w16du:dateUtc="2026-06-09T21:51:00Z">
            <w:rPr>
              <w:rFonts w:ascii="Arial" w:hAnsi="Arial"/>
            </w:rPr>
          </w:rPrChange>
        </w:rPr>
        <w:fldChar w:fldCharType="end"/>
      </w:r>
      <w:r w:rsidRPr="00A622FD">
        <w:rPr>
          <w:rFonts w:ascii="Arial" w:hAnsi="Arial" w:cs="Arial"/>
        </w:rPr>
        <w:t>)</w:t>
      </w:r>
    </w:p>
    <w:p w14:paraId="6A283207" w14:textId="1C747049" w:rsidR="005A10DB" w:rsidRPr="00A622FD" w:rsidRDefault="00000000">
      <w:pPr>
        <w:pStyle w:val="Bibliography"/>
        <w:rPr>
          <w:rFonts w:ascii="Arial" w:hAnsi="Arial" w:cs="Arial"/>
        </w:rPr>
      </w:pPr>
      <w:bookmarkStart w:id="190" w:name="ref-perez2023"/>
      <w:bookmarkEnd w:id="183"/>
      <w:r w:rsidRPr="00A622FD">
        <w:rPr>
          <w:rFonts w:ascii="Arial" w:hAnsi="Arial" w:cs="Arial"/>
        </w:rPr>
        <w:t xml:space="preserve">12. </w:t>
      </w:r>
      <w:del w:id="191" w:author="Authors" w:date="2026-06-09T23:51:00Z" w16du:dateUtc="2026-06-09T21:51:00Z">
        <w:r w:rsidRPr="00E5133E">
          <w:rPr>
            <w:rFonts w:ascii="Arial" w:hAnsi="Arial"/>
          </w:rPr>
          <w:tab/>
        </w:r>
      </w:del>
      <w:r w:rsidRPr="00A622FD">
        <w:rPr>
          <w:rFonts w:ascii="Arial" w:hAnsi="Arial" w:cs="Arial"/>
        </w:rPr>
        <w:t xml:space="preserve">Perez DM, Manica LT, Medina I. 2023 Variation in nest-building behaviour in birds: A multi-species approach. </w:t>
      </w:r>
      <w:r w:rsidRPr="00A622FD">
        <w:rPr>
          <w:rFonts w:ascii="Arial" w:hAnsi="Arial" w:cs="Arial"/>
          <w:i/>
          <w:iCs/>
        </w:rPr>
        <w:t>Philosophical Transactions of the Royal Society B: Biological Sciences</w:t>
      </w:r>
      <w:r w:rsidRPr="00A622FD">
        <w:rPr>
          <w:rFonts w:ascii="Arial" w:hAnsi="Arial" w:cs="Arial"/>
        </w:rPr>
        <w:t xml:space="preserve"> </w:t>
      </w:r>
      <w:r w:rsidRPr="00A622FD">
        <w:rPr>
          <w:rFonts w:ascii="Arial" w:hAnsi="Arial" w:cs="Arial"/>
          <w:b/>
          <w:bCs/>
        </w:rPr>
        <w:t>378</w:t>
      </w:r>
      <w:r w:rsidRPr="00A622FD">
        <w:rPr>
          <w:rFonts w:ascii="Arial" w:hAnsi="Arial" w:cs="Arial"/>
        </w:rPr>
        <w:t>, 20220145. (doi:</w:t>
      </w:r>
      <w:r w:rsidR="005A10DB">
        <w:rPr>
          <w:rPrChange w:id="192" w:author="Authors" w:date="2026-06-09T23:51:00Z" w16du:dateUtc="2026-06-09T21:51:00Z">
            <w:rPr>
              <w:rFonts w:ascii="Arial" w:hAnsi="Arial"/>
            </w:rPr>
          </w:rPrChange>
        </w:rPr>
        <w:fldChar w:fldCharType="begin"/>
      </w:r>
      <w:r w:rsidR="005A10DB">
        <w:rPr>
          <w:rPrChange w:id="193" w:author="Authors" w:date="2026-06-09T23:51:00Z" w16du:dateUtc="2026-06-09T21:51:00Z">
            <w:rPr>
              <w:rFonts w:ascii="Arial" w:hAnsi="Arial"/>
            </w:rPr>
          </w:rPrChange>
        </w:rPr>
        <w:instrText>HYPERLINK "https://doi.org/10.1098/rstb.2022.0145" \h</w:instrText>
      </w:r>
      <w:r w:rsidR="005A10DB">
        <w:rPr>
          <w:rPrChange w:id="194" w:author="Authors" w:date="2026-06-09T23:51:00Z" w16du:dateUtc="2026-06-09T21:51:00Z">
            <w:rPr>
              <w:rFonts w:ascii="Arial" w:hAnsi="Arial"/>
            </w:rPr>
          </w:rPrChange>
        </w:rPr>
      </w:r>
      <w:r w:rsidR="005A10DB">
        <w:rPr>
          <w:rPrChange w:id="195" w:author="Authors" w:date="2026-06-09T23:51:00Z" w16du:dateUtc="2026-06-09T21:51:00Z">
            <w:rPr>
              <w:rFonts w:ascii="Arial" w:hAnsi="Arial"/>
            </w:rPr>
          </w:rPrChange>
        </w:rPr>
        <w:fldChar w:fldCharType="separate"/>
      </w:r>
      <w:r w:rsidR="005A10DB" w:rsidRPr="00A622FD">
        <w:rPr>
          <w:rStyle w:val="Hyperlink"/>
          <w:rFonts w:ascii="Arial" w:hAnsi="Arial" w:cs="Arial"/>
        </w:rPr>
        <w:t>10.1098/rstb.2022.0145</w:t>
      </w:r>
      <w:r w:rsidR="005A10DB">
        <w:rPr>
          <w:rPrChange w:id="196" w:author="Authors" w:date="2026-06-09T23:51:00Z" w16du:dateUtc="2026-06-09T21:51:00Z">
            <w:rPr>
              <w:rFonts w:ascii="Arial" w:hAnsi="Arial"/>
            </w:rPr>
          </w:rPrChange>
        </w:rPr>
        <w:fldChar w:fldCharType="end"/>
      </w:r>
      <w:r w:rsidRPr="00A622FD">
        <w:rPr>
          <w:rFonts w:ascii="Arial" w:hAnsi="Arial" w:cs="Arial"/>
        </w:rPr>
        <w:t>)</w:t>
      </w:r>
    </w:p>
    <w:p w14:paraId="2314170D" w14:textId="141FA11C" w:rsidR="005A10DB" w:rsidRPr="00A622FD" w:rsidRDefault="00000000">
      <w:pPr>
        <w:pStyle w:val="Bibliography"/>
        <w:rPr>
          <w:rFonts w:ascii="Arial" w:hAnsi="Arial" w:cs="Arial"/>
        </w:rPr>
      </w:pPr>
      <w:bookmarkStart w:id="197" w:name="ref-jezierski2025"/>
      <w:bookmarkEnd w:id="190"/>
      <w:r w:rsidRPr="00A622FD">
        <w:rPr>
          <w:rFonts w:ascii="Arial" w:hAnsi="Arial" w:cs="Arial"/>
        </w:rPr>
        <w:t xml:space="preserve">13. </w:t>
      </w:r>
      <w:del w:id="198" w:author="Authors" w:date="2026-06-09T23:51:00Z" w16du:dateUtc="2026-06-09T21:51:00Z">
        <w:r w:rsidRPr="00E5133E">
          <w:rPr>
            <w:rFonts w:ascii="Arial" w:hAnsi="Arial"/>
          </w:rPr>
          <w:tab/>
        </w:r>
      </w:del>
      <w:r w:rsidRPr="00A622FD">
        <w:rPr>
          <w:rFonts w:ascii="Arial" w:hAnsi="Arial" w:cs="Arial"/>
        </w:rPr>
        <w:t xml:space="preserve">Jezierski MT, Benson RBJ, Smith WJ, Saupe EE, Clegg SM. 2025 A wide range of abiotic and biotic variables leaves most variation in bird nest architecture unexplained. </w:t>
      </w:r>
      <w:r w:rsidRPr="00A622FD">
        <w:rPr>
          <w:rFonts w:ascii="Arial" w:hAnsi="Arial" w:cs="Arial"/>
          <w:i/>
          <w:iCs/>
        </w:rPr>
        <w:t>Proceedings of the Royal Society B: Biological Sciences</w:t>
      </w:r>
      <w:r w:rsidRPr="00A622FD">
        <w:rPr>
          <w:rFonts w:ascii="Arial" w:hAnsi="Arial" w:cs="Arial"/>
        </w:rPr>
        <w:t xml:space="preserve"> </w:t>
      </w:r>
      <w:r w:rsidRPr="00A622FD">
        <w:rPr>
          <w:rFonts w:ascii="Arial" w:hAnsi="Arial" w:cs="Arial"/>
          <w:b/>
          <w:bCs/>
        </w:rPr>
        <w:t>292</w:t>
      </w:r>
      <w:r w:rsidRPr="00A622FD">
        <w:rPr>
          <w:rFonts w:ascii="Arial" w:hAnsi="Arial" w:cs="Arial"/>
        </w:rPr>
        <w:t>, 20252013. (doi:</w:t>
      </w:r>
      <w:r w:rsidR="005A10DB">
        <w:rPr>
          <w:rPrChange w:id="199" w:author="Authors" w:date="2026-06-09T23:51:00Z" w16du:dateUtc="2026-06-09T21:51:00Z">
            <w:rPr>
              <w:rFonts w:ascii="Arial" w:hAnsi="Arial"/>
            </w:rPr>
          </w:rPrChange>
        </w:rPr>
        <w:fldChar w:fldCharType="begin"/>
      </w:r>
      <w:r w:rsidR="005A10DB">
        <w:rPr>
          <w:rPrChange w:id="200" w:author="Authors" w:date="2026-06-09T23:51:00Z" w16du:dateUtc="2026-06-09T21:51:00Z">
            <w:rPr>
              <w:rFonts w:ascii="Arial" w:hAnsi="Arial"/>
            </w:rPr>
          </w:rPrChange>
        </w:rPr>
        <w:instrText>HYPERLINK "https://doi.org/10.1098/rspb.2025.2013" \h</w:instrText>
      </w:r>
      <w:r w:rsidR="005A10DB">
        <w:rPr>
          <w:rPrChange w:id="201" w:author="Authors" w:date="2026-06-09T23:51:00Z" w16du:dateUtc="2026-06-09T21:51:00Z">
            <w:rPr>
              <w:rFonts w:ascii="Arial" w:hAnsi="Arial"/>
            </w:rPr>
          </w:rPrChange>
        </w:rPr>
      </w:r>
      <w:r w:rsidR="005A10DB">
        <w:rPr>
          <w:rPrChange w:id="202" w:author="Authors" w:date="2026-06-09T23:51:00Z" w16du:dateUtc="2026-06-09T21:51:00Z">
            <w:rPr>
              <w:rFonts w:ascii="Arial" w:hAnsi="Arial"/>
            </w:rPr>
          </w:rPrChange>
        </w:rPr>
        <w:fldChar w:fldCharType="separate"/>
      </w:r>
      <w:r w:rsidR="005A10DB" w:rsidRPr="00A622FD">
        <w:rPr>
          <w:rStyle w:val="Hyperlink"/>
          <w:rFonts w:ascii="Arial" w:hAnsi="Arial" w:cs="Arial"/>
        </w:rPr>
        <w:t>10.1098/rspb.2025.2013</w:t>
      </w:r>
      <w:r w:rsidR="005A10DB">
        <w:rPr>
          <w:rPrChange w:id="203" w:author="Authors" w:date="2026-06-09T23:51:00Z" w16du:dateUtc="2026-06-09T21:51:00Z">
            <w:rPr>
              <w:rFonts w:ascii="Arial" w:hAnsi="Arial"/>
            </w:rPr>
          </w:rPrChange>
        </w:rPr>
        <w:fldChar w:fldCharType="end"/>
      </w:r>
      <w:r w:rsidRPr="00A622FD">
        <w:rPr>
          <w:rFonts w:ascii="Arial" w:hAnsi="Arial" w:cs="Arial"/>
        </w:rPr>
        <w:t>)</w:t>
      </w:r>
    </w:p>
    <w:p w14:paraId="54C525C3" w14:textId="3C6F47BB" w:rsidR="005A10DB" w:rsidRPr="00A622FD" w:rsidRDefault="00000000">
      <w:pPr>
        <w:pStyle w:val="Bibliography"/>
        <w:rPr>
          <w:rFonts w:ascii="Arial" w:hAnsi="Arial" w:cs="Arial"/>
        </w:rPr>
      </w:pPr>
      <w:bookmarkStart w:id="204" w:name="ref-clark1985"/>
      <w:bookmarkEnd w:id="197"/>
      <w:r w:rsidRPr="00A622FD">
        <w:rPr>
          <w:rFonts w:ascii="Arial" w:hAnsi="Arial" w:cs="Arial"/>
        </w:rPr>
        <w:t xml:space="preserve">14. </w:t>
      </w:r>
      <w:del w:id="205" w:author="Authors" w:date="2026-06-09T23:51:00Z" w16du:dateUtc="2026-06-09T21:51:00Z">
        <w:r w:rsidRPr="00E5133E">
          <w:rPr>
            <w:rFonts w:ascii="Arial" w:hAnsi="Arial"/>
          </w:rPr>
          <w:tab/>
        </w:r>
      </w:del>
      <w:r w:rsidRPr="00A622FD">
        <w:rPr>
          <w:rFonts w:ascii="Arial" w:hAnsi="Arial" w:cs="Arial"/>
        </w:rPr>
        <w:t xml:space="preserve">Clark L, Mason JR. 1985 Use of nest material as insecticidal and anti-pathogenic agents by the European Starling.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67</w:t>
      </w:r>
      <w:r w:rsidRPr="00A622FD">
        <w:rPr>
          <w:rFonts w:ascii="Arial" w:hAnsi="Arial" w:cs="Arial"/>
        </w:rPr>
        <w:t>, 169–176. (doi:</w:t>
      </w:r>
      <w:r w:rsidR="005A10DB">
        <w:rPr>
          <w:rPrChange w:id="206" w:author="Authors" w:date="2026-06-09T23:51:00Z" w16du:dateUtc="2026-06-09T21:51:00Z">
            <w:rPr>
              <w:rFonts w:ascii="Arial" w:hAnsi="Arial"/>
            </w:rPr>
          </w:rPrChange>
        </w:rPr>
        <w:fldChar w:fldCharType="begin"/>
      </w:r>
      <w:r w:rsidR="005A10DB">
        <w:rPr>
          <w:rPrChange w:id="207" w:author="Authors" w:date="2026-06-09T23:51:00Z" w16du:dateUtc="2026-06-09T21:51:00Z">
            <w:rPr>
              <w:rFonts w:ascii="Arial" w:hAnsi="Arial"/>
            </w:rPr>
          </w:rPrChange>
        </w:rPr>
        <w:instrText>HYPERLINK "https://doi.org/10.1007/bf00384280" \h</w:instrText>
      </w:r>
      <w:r w:rsidR="005A10DB">
        <w:rPr>
          <w:rPrChange w:id="208" w:author="Authors" w:date="2026-06-09T23:51:00Z" w16du:dateUtc="2026-06-09T21:51:00Z">
            <w:rPr>
              <w:rFonts w:ascii="Arial" w:hAnsi="Arial"/>
            </w:rPr>
          </w:rPrChange>
        </w:rPr>
      </w:r>
      <w:r w:rsidR="005A10DB">
        <w:rPr>
          <w:rPrChange w:id="209" w:author="Authors" w:date="2026-06-09T23:51:00Z" w16du:dateUtc="2026-06-09T21:51:00Z">
            <w:rPr>
              <w:rFonts w:ascii="Arial" w:hAnsi="Arial"/>
            </w:rPr>
          </w:rPrChange>
        </w:rPr>
        <w:fldChar w:fldCharType="separate"/>
      </w:r>
      <w:r w:rsidR="005A10DB" w:rsidRPr="00A622FD">
        <w:rPr>
          <w:rStyle w:val="Hyperlink"/>
          <w:rFonts w:ascii="Arial" w:hAnsi="Arial" w:cs="Arial"/>
        </w:rPr>
        <w:t>10.1007/bf00384280</w:t>
      </w:r>
      <w:r w:rsidR="005A10DB">
        <w:rPr>
          <w:rPrChange w:id="210" w:author="Authors" w:date="2026-06-09T23:51:00Z" w16du:dateUtc="2026-06-09T21:51:00Z">
            <w:rPr>
              <w:rFonts w:ascii="Arial" w:hAnsi="Arial"/>
            </w:rPr>
          </w:rPrChange>
        </w:rPr>
        <w:fldChar w:fldCharType="end"/>
      </w:r>
      <w:r w:rsidRPr="00A622FD">
        <w:rPr>
          <w:rFonts w:ascii="Arial" w:hAnsi="Arial" w:cs="Arial"/>
        </w:rPr>
        <w:t>)</w:t>
      </w:r>
    </w:p>
    <w:p w14:paraId="2A469417" w14:textId="2E2E2C89" w:rsidR="005A10DB" w:rsidRPr="00A622FD" w:rsidRDefault="00000000">
      <w:pPr>
        <w:pStyle w:val="Bibliography"/>
        <w:rPr>
          <w:rFonts w:ascii="Arial" w:hAnsi="Arial" w:cs="Arial"/>
        </w:rPr>
      </w:pPr>
      <w:bookmarkStart w:id="211" w:name="ref-petit2002"/>
      <w:bookmarkEnd w:id="204"/>
      <w:r w:rsidRPr="00A622FD">
        <w:rPr>
          <w:rFonts w:ascii="Arial" w:hAnsi="Arial" w:cs="Arial"/>
        </w:rPr>
        <w:t xml:space="preserve">15. </w:t>
      </w:r>
      <w:del w:id="212" w:author="Authors" w:date="2026-06-09T23:51:00Z" w16du:dateUtc="2026-06-09T21:51:00Z">
        <w:r w:rsidRPr="00E5133E">
          <w:rPr>
            <w:rFonts w:ascii="Arial" w:hAnsi="Arial"/>
          </w:rPr>
          <w:tab/>
        </w:r>
      </w:del>
      <w:r w:rsidRPr="00A622FD">
        <w:rPr>
          <w:rFonts w:ascii="Arial" w:hAnsi="Arial" w:cs="Arial"/>
        </w:rPr>
        <w:t xml:space="preserve">Petit C, </w:t>
      </w:r>
      <w:proofErr w:type="spellStart"/>
      <w:r w:rsidRPr="00A622FD">
        <w:rPr>
          <w:rFonts w:ascii="Arial" w:hAnsi="Arial" w:cs="Arial"/>
        </w:rPr>
        <w:t>Hossaert</w:t>
      </w:r>
      <w:proofErr w:type="spellEnd"/>
      <w:r w:rsidRPr="00A622FD">
        <w:rPr>
          <w:rFonts w:ascii="Arial" w:hAnsi="Arial" w:cs="Arial"/>
        </w:rPr>
        <w:t xml:space="preserve">-McKey M, Perret P, Blondel J, Lambrechts MM. 2002 Blue tits use selected plants and olfaction to maintain an aromatic environment for nestlings. </w:t>
      </w:r>
      <w:r w:rsidRPr="00A622FD">
        <w:rPr>
          <w:rFonts w:ascii="Arial" w:hAnsi="Arial" w:cs="Arial"/>
          <w:i/>
          <w:iCs/>
        </w:rPr>
        <w:t>Ecology Letters</w:t>
      </w:r>
      <w:r w:rsidRPr="00A622FD">
        <w:rPr>
          <w:rFonts w:ascii="Arial" w:hAnsi="Arial" w:cs="Arial"/>
        </w:rPr>
        <w:t xml:space="preserve"> </w:t>
      </w:r>
      <w:r w:rsidRPr="00A622FD">
        <w:rPr>
          <w:rFonts w:ascii="Arial" w:hAnsi="Arial" w:cs="Arial"/>
          <w:b/>
          <w:bCs/>
        </w:rPr>
        <w:t>5</w:t>
      </w:r>
      <w:r w:rsidRPr="00A622FD">
        <w:rPr>
          <w:rFonts w:ascii="Arial" w:hAnsi="Arial" w:cs="Arial"/>
        </w:rPr>
        <w:t>, 585–589. (doi:</w:t>
      </w:r>
      <w:r w:rsidR="005A10DB">
        <w:rPr>
          <w:rPrChange w:id="213" w:author="Authors" w:date="2026-06-09T23:51:00Z" w16du:dateUtc="2026-06-09T21:51:00Z">
            <w:rPr>
              <w:rFonts w:ascii="Arial" w:hAnsi="Arial"/>
            </w:rPr>
          </w:rPrChange>
        </w:rPr>
        <w:fldChar w:fldCharType="begin"/>
      </w:r>
      <w:r w:rsidR="005A10DB">
        <w:rPr>
          <w:rPrChange w:id="214" w:author="Authors" w:date="2026-06-09T23:51:00Z" w16du:dateUtc="2026-06-09T21:51:00Z">
            <w:rPr>
              <w:rFonts w:ascii="Arial" w:hAnsi="Arial"/>
            </w:rPr>
          </w:rPrChange>
        </w:rPr>
        <w:instrText>HYPERLINK "https://doi.org/10.1046/j.1461-0248.2002.00361.x" \h</w:instrText>
      </w:r>
      <w:r w:rsidR="005A10DB">
        <w:rPr>
          <w:rPrChange w:id="215" w:author="Authors" w:date="2026-06-09T23:51:00Z" w16du:dateUtc="2026-06-09T21:51:00Z">
            <w:rPr>
              <w:rFonts w:ascii="Arial" w:hAnsi="Arial"/>
            </w:rPr>
          </w:rPrChange>
        </w:rPr>
      </w:r>
      <w:r w:rsidR="005A10DB">
        <w:rPr>
          <w:rPrChange w:id="216" w:author="Authors" w:date="2026-06-09T23:51:00Z" w16du:dateUtc="2026-06-09T21:51:00Z">
            <w:rPr>
              <w:rFonts w:ascii="Arial" w:hAnsi="Arial"/>
            </w:rPr>
          </w:rPrChange>
        </w:rPr>
        <w:fldChar w:fldCharType="separate"/>
      </w:r>
      <w:r w:rsidR="005A10DB" w:rsidRPr="00A622FD">
        <w:rPr>
          <w:rStyle w:val="Hyperlink"/>
          <w:rFonts w:ascii="Arial" w:hAnsi="Arial" w:cs="Arial"/>
        </w:rPr>
        <w:t>10.1046/j.1461-0248.2002.00361.x</w:t>
      </w:r>
      <w:r w:rsidR="005A10DB">
        <w:rPr>
          <w:rPrChange w:id="217" w:author="Authors" w:date="2026-06-09T23:51:00Z" w16du:dateUtc="2026-06-09T21:51:00Z">
            <w:rPr>
              <w:rFonts w:ascii="Arial" w:hAnsi="Arial"/>
            </w:rPr>
          </w:rPrChange>
        </w:rPr>
        <w:fldChar w:fldCharType="end"/>
      </w:r>
      <w:r w:rsidRPr="00A622FD">
        <w:rPr>
          <w:rFonts w:ascii="Arial" w:hAnsi="Arial" w:cs="Arial"/>
        </w:rPr>
        <w:t>)</w:t>
      </w:r>
    </w:p>
    <w:p w14:paraId="70ABFF8F" w14:textId="54BE9385" w:rsidR="005A10DB" w:rsidRPr="00A622FD" w:rsidRDefault="00000000">
      <w:pPr>
        <w:pStyle w:val="Bibliography"/>
        <w:rPr>
          <w:rFonts w:ascii="Arial" w:hAnsi="Arial" w:cs="Arial"/>
        </w:rPr>
      </w:pPr>
      <w:bookmarkStart w:id="218" w:name="ref-garrido-bautista2023"/>
      <w:bookmarkEnd w:id="211"/>
      <w:r w:rsidRPr="00A622FD">
        <w:rPr>
          <w:rFonts w:ascii="Arial" w:hAnsi="Arial" w:cs="Arial"/>
        </w:rPr>
        <w:t xml:space="preserve">16. </w:t>
      </w:r>
      <w:del w:id="219" w:author="Authors" w:date="2026-06-09T23:51:00Z" w16du:dateUtc="2026-06-09T21:51:00Z">
        <w:r w:rsidRPr="00E5133E">
          <w:rPr>
            <w:rFonts w:ascii="Arial" w:hAnsi="Arial"/>
          </w:rPr>
          <w:tab/>
        </w:r>
      </w:del>
      <w:r w:rsidRPr="00A622FD">
        <w:rPr>
          <w:rFonts w:ascii="Arial" w:hAnsi="Arial" w:cs="Arial"/>
        </w:rPr>
        <w:t xml:space="preserve">Garrido-Bautista J </w:t>
      </w:r>
      <w:r w:rsidRPr="00A622FD">
        <w:rPr>
          <w:rFonts w:ascii="Arial" w:hAnsi="Arial" w:cs="Arial"/>
          <w:i/>
          <w:iCs/>
        </w:rPr>
        <w:t>et al.</w:t>
      </w:r>
      <w:r w:rsidRPr="00A622FD">
        <w:rPr>
          <w:rFonts w:ascii="Arial" w:hAnsi="Arial" w:cs="Arial"/>
        </w:rPr>
        <w:t xml:space="preserve"> 2023 Is there a role for aromatic plants in blue tit </w:t>
      </w:r>
      <w:r w:rsidRPr="00A622FD">
        <w:rPr>
          <w:rFonts w:ascii="Arial" w:hAnsi="Arial" w:cs="Arial"/>
          <w:i/>
          <w:iCs/>
        </w:rPr>
        <w:t>Cyanistes caeruleus</w:t>
      </w:r>
      <w:r w:rsidRPr="00A622FD">
        <w:rPr>
          <w:rFonts w:ascii="Arial" w:hAnsi="Arial" w:cs="Arial"/>
        </w:rPr>
        <w:t xml:space="preserve"> nests? Results from a correlational and an experimental study. </w:t>
      </w:r>
      <w:r w:rsidRPr="00A622FD">
        <w:rPr>
          <w:rFonts w:ascii="Arial" w:hAnsi="Arial" w:cs="Arial"/>
          <w:i/>
          <w:iCs/>
        </w:rPr>
        <w:t>Behavioral Ecology and Sociobiology</w:t>
      </w:r>
      <w:r w:rsidRPr="00A622FD">
        <w:rPr>
          <w:rFonts w:ascii="Arial" w:hAnsi="Arial" w:cs="Arial"/>
        </w:rPr>
        <w:t xml:space="preserve"> </w:t>
      </w:r>
      <w:r w:rsidRPr="00A622FD">
        <w:rPr>
          <w:rFonts w:ascii="Arial" w:hAnsi="Arial" w:cs="Arial"/>
          <w:b/>
          <w:bCs/>
        </w:rPr>
        <w:t>77</w:t>
      </w:r>
      <w:r w:rsidRPr="00A622FD">
        <w:rPr>
          <w:rFonts w:ascii="Arial" w:hAnsi="Arial" w:cs="Arial"/>
        </w:rPr>
        <w:t>, 118. (doi:</w:t>
      </w:r>
      <w:r w:rsidR="005A10DB">
        <w:rPr>
          <w:rPrChange w:id="220" w:author="Authors" w:date="2026-06-09T23:51:00Z" w16du:dateUtc="2026-06-09T21:51:00Z">
            <w:rPr>
              <w:rFonts w:ascii="Arial" w:hAnsi="Arial"/>
            </w:rPr>
          </w:rPrChange>
        </w:rPr>
        <w:fldChar w:fldCharType="begin"/>
      </w:r>
      <w:r w:rsidR="005A10DB">
        <w:rPr>
          <w:rPrChange w:id="221" w:author="Authors" w:date="2026-06-09T23:51:00Z" w16du:dateUtc="2026-06-09T21:51:00Z">
            <w:rPr>
              <w:rFonts w:ascii="Arial" w:hAnsi="Arial"/>
            </w:rPr>
          </w:rPrChange>
        </w:rPr>
        <w:instrText>HYPERLINK "https://doi.org/10.1007/s00265-023-03393-9" \h</w:instrText>
      </w:r>
      <w:r w:rsidR="005A10DB">
        <w:rPr>
          <w:rPrChange w:id="222" w:author="Authors" w:date="2026-06-09T23:51:00Z" w16du:dateUtc="2026-06-09T21:51:00Z">
            <w:rPr>
              <w:rFonts w:ascii="Arial" w:hAnsi="Arial"/>
            </w:rPr>
          </w:rPrChange>
        </w:rPr>
      </w:r>
      <w:r w:rsidR="005A10DB">
        <w:rPr>
          <w:rPrChange w:id="223" w:author="Authors" w:date="2026-06-09T23:51:00Z" w16du:dateUtc="2026-06-09T21:51:00Z">
            <w:rPr>
              <w:rFonts w:ascii="Arial" w:hAnsi="Arial"/>
            </w:rPr>
          </w:rPrChange>
        </w:rPr>
        <w:fldChar w:fldCharType="separate"/>
      </w:r>
      <w:r w:rsidR="005A10DB" w:rsidRPr="00A622FD">
        <w:rPr>
          <w:rStyle w:val="Hyperlink"/>
          <w:rFonts w:ascii="Arial" w:hAnsi="Arial" w:cs="Arial"/>
        </w:rPr>
        <w:t>10.1007/s00265-023-03393-9</w:t>
      </w:r>
      <w:r w:rsidR="005A10DB">
        <w:rPr>
          <w:rPrChange w:id="224" w:author="Authors" w:date="2026-06-09T23:51:00Z" w16du:dateUtc="2026-06-09T21:51:00Z">
            <w:rPr>
              <w:rFonts w:ascii="Arial" w:hAnsi="Arial"/>
            </w:rPr>
          </w:rPrChange>
        </w:rPr>
        <w:fldChar w:fldCharType="end"/>
      </w:r>
      <w:r w:rsidRPr="00A622FD">
        <w:rPr>
          <w:rFonts w:ascii="Arial" w:hAnsi="Arial" w:cs="Arial"/>
        </w:rPr>
        <w:t>)</w:t>
      </w:r>
    </w:p>
    <w:p w14:paraId="1177FC8D" w14:textId="6A6F8E9A" w:rsidR="005A10DB" w:rsidRPr="00A622FD" w:rsidRDefault="00000000">
      <w:pPr>
        <w:pStyle w:val="Bibliography"/>
        <w:rPr>
          <w:rFonts w:ascii="Arial" w:hAnsi="Arial" w:cs="Arial"/>
        </w:rPr>
      </w:pPr>
      <w:bookmarkStart w:id="225" w:name="ref-mennerat2009b"/>
      <w:bookmarkEnd w:id="218"/>
      <w:r w:rsidRPr="00A622FD">
        <w:rPr>
          <w:rFonts w:ascii="Arial" w:hAnsi="Arial" w:cs="Arial"/>
        </w:rPr>
        <w:t xml:space="preserve">17. </w:t>
      </w:r>
      <w:del w:id="226" w:author="Authors" w:date="2026-06-09T23:51:00Z" w16du:dateUtc="2026-06-09T21:51:00Z">
        <w:r w:rsidRPr="00E5133E">
          <w:rPr>
            <w:rFonts w:ascii="Arial" w:hAnsi="Arial"/>
          </w:rPr>
          <w:tab/>
        </w:r>
      </w:del>
      <w:proofErr w:type="spellStart"/>
      <w:r w:rsidRPr="00A622FD">
        <w:rPr>
          <w:rFonts w:ascii="Arial" w:hAnsi="Arial" w:cs="Arial"/>
        </w:rPr>
        <w:t>Mennerat</w:t>
      </w:r>
      <w:proofErr w:type="spellEnd"/>
      <w:r w:rsidRPr="00A622FD">
        <w:rPr>
          <w:rFonts w:ascii="Arial" w:hAnsi="Arial" w:cs="Arial"/>
        </w:rPr>
        <w:t xml:space="preserve"> A, </w:t>
      </w:r>
      <w:proofErr w:type="spellStart"/>
      <w:r w:rsidRPr="00A622FD">
        <w:rPr>
          <w:rFonts w:ascii="Arial" w:hAnsi="Arial" w:cs="Arial"/>
        </w:rPr>
        <w:t>Mirleau</w:t>
      </w:r>
      <w:proofErr w:type="spellEnd"/>
      <w:r w:rsidRPr="00A622FD">
        <w:rPr>
          <w:rFonts w:ascii="Arial" w:hAnsi="Arial" w:cs="Arial"/>
        </w:rPr>
        <w:t xml:space="preserve"> P, Blondel J, Perret P, Lambrechts MM, Heeb P. 2009 Aromatic plants in nests of the blue tit </w:t>
      </w:r>
      <w:r w:rsidRPr="00A622FD">
        <w:rPr>
          <w:rFonts w:ascii="Arial" w:hAnsi="Arial" w:cs="Arial"/>
          <w:i/>
          <w:iCs/>
        </w:rPr>
        <w:t>Cyanistes caeruleus</w:t>
      </w:r>
      <w:r w:rsidRPr="00A622FD">
        <w:rPr>
          <w:rFonts w:ascii="Arial" w:hAnsi="Arial" w:cs="Arial"/>
        </w:rPr>
        <w:t xml:space="preserve"> protect chicks from bacteria.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161</w:t>
      </w:r>
      <w:r w:rsidRPr="00A622FD">
        <w:rPr>
          <w:rFonts w:ascii="Arial" w:hAnsi="Arial" w:cs="Arial"/>
        </w:rPr>
        <w:t>, 849–855. (doi:</w:t>
      </w:r>
      <w:r w:rsidR="005A10DB">
        <w:rPr>
          <w:rPrChange w:id="227" w:author="Authors" w:date="2026-06-09T23:51:00Z" w16du:dateUtc="2026-06-09T21:51:00Z">
            <w:rPr>
              <w:rFonts w:ascii="Arial" w:hAnsi="Arial"/>
            </w:rPr>
          </w:rPrChange>
        </w:rPr>
        <w:fldChar w:fldCharType="begin"/>
      </w:r>
      <w:r w:rsidR="005A10DB">
        <w:rPr>
          <w:rPrChange w:id="228" w:author="Authors" w:date="2026-06-09T23:51:00Z" w16du:dateUtc="2026-06-09T21:51:00Z">
            <w:rPr>
              <w:rFonts w:ascii="Arial" w:hAnsi="Arial"/>
            </w:rPr>
          </w:rPrChange>
        </w:rPr>
        <w:instrText>HYPERLINK "https://doi.org/10.1007/s00442-009-1418-6" \h</w:instrText>
      </w:r>
      <w:r w:rsidR="005A10DB">
        <w:rPr>
          <w:rPrChange w:id="229" w:author="Authors" w:date="2026-06-09T23:51:00Z" w16du:dateUtc="2026-06-09T21:51:00Z">
            <w:rPr>
              <w:rFonts w:ascii="Arial" w:hAnsi="Arial"/>
            </w:rPr>
          </w:rPrChange>
        </w:rPr>
      </w:r>
      <w:r w:rsidR="005A10DB">
        <w:rPr>
          <w:rPrChange w:id="230" w:author="Authors" w:date="2026-06-09T23:51:00Z" w16du:dateUtc="2026-06-09T21:51:00Z">
            <w:rPr>
              <w:rFonts w:ascii="Arial" w:hAnsi="Arial"/>
            </w:rPr>
          </w:rPrChange>
        </w:rPr>
        <w:fldChar w:fldCharType="separate"/>
      </w:r>
      <w:r w:rsidR="005A10DB" w:rsidRPr="00A622FD">
        <w:rPr>
          <w:rStyle w:val="Hyperlink"/>
          <w:rFonts w:ascii="Arial" w:hAnsi="Arial" w:cs="Arial"/>
        </w:rPr>
        <w:t>10.1007/s00442-009-1418-6</w:t>
      </w:r>
      <w:r w:rsidR="005A10DB">
        <w:rPr>
          <w:rPrChange w:id="231" w:author="Authors" w:date="2026-06-09T23:51:00Z" w16du:dateUtc="2026-06-09T21:51:00Z">
            <w:rPr>
              <w:rFonts w:ascii="Arial" w:hAnsi="Arial"/>
            </w:rPr>
          </w:rPrChange>
        </w:rPr>
        <w:fldChar w:fldCharType="end"/>
      </w:r>
      <w:r w:rsidRPr="00A622FD">
        <w:rPr>
          <w:rFonts w:ascii="Arial" w:hAnsi="Arial" w:cs="Arial"/>
        </w:rPr>
        <w:t>)</w:t>
      </w:r>
    </w:p>
    <w:p w14:paraId="43205A68" w14:textId="75FF9E79" w:rsidR="005A10DB" w:rsidRPr="00A622FD" w:rsidRDefault="00000000">
      <w:pPr>
        <w:pStyle w:val="Bibliography"/>
        <w:rPr>
          <w:rFonts w:ascii="Arial" w:hAnsi="Arial" w:cs="Arial"/>
        </w:rPr>
      </w:pPr>
      <w:bookmarkStart w:id="232" w:name="ref-ontiveros2008"/>
      <w:bookmarkEnd w:id="225"/>
      <w:r w:rsidRPr="00A622FD">
        <w:rPr>
          <w:rFonts w:ascii="Arial" w:hAnsi="Arial" w:cs="Arial"/>
        </w:rPr>
        <w:t xml:space="preserve">18. </w:t>
      </w:r>
      <w:del w:id="233" w:author="Authors" w:date="2026-06-09T23:51:00Z" w16du:dateUtc="2026-06-09T21:51:00Z">
        <w:r w:rsidRPr="00E5133E">
          <w:rPr>
            <w:rFonts w:ascii="Arial" w:hAnsi="Arial"/>
          </w:rPr>
          <w:tab/>
        </w:r>
      </w:del>
      <w:r w:rsidRPr="00A622FD">
        <w:rPr>
          <w:rFonts w:ascii="Arial" w:hAnsi="Arial" w:cs="Arial"/>
        </w:rPr>
        <w:t xml:space="preserve">Ontiveros D, Caro J, Pleguezuelos JM. 2008 Green plant material versus ectoparasites in nests of Bonelli’s eagle. </w:t>
      </w:r>
      <w:r w:rsidRPr="00A622FD">
        <w:rPr>
          <w:rFonts w:ascii="Arial" w:hAnsi="Arial" w:cs="Arial"/>
          <w:i/>
          <w:iCs/>
        </w:rPr>
        <w:t>Journal of Zoology</w:t>
      </w:r>
      <w:r w:rsidRPr="00A622FD">
        <w:rPr>
          <w:rFonts w:ascii="Arial" w:hAnsi="Arial" w:cs="Arial"/>
        </w:rPr>
        <w:t xml:space="preserve"> </w:t>
      </w:r>
      <w:r w:rsidRPr="00A622FD">
        <w:rPr>
          <w:rFonts w:ascii="Arial" w:hAnsi="Arial" w:cs="Arial"/>
          <w:b/>
          <w:bCs/>
        </w:rPr>
        <w:t>274</w:t>
      </w:r>
      <w:r w:rsidRPr="00A622FD">
        <w:rPr>
          <w:rFonts w:ascii="Arial" w:hAnsi="Arial" w:cs="Arial"/>
        </w:rPr>
        <w:t>, 99–104. (doi:</w:t>
      </w:r>
      <w:r w:rsidR="005A10DB">
        <w:rPr>
          <w:rPrChange w:id="234" w:author="Authors" w:date="2026-06-09T23:51:00Z" w16du:dateUtc="2026-06-09T21:51:00Z">
            <w:rPr>
              <w:rFonts w:ascii="Arial" w:hAnsi="Arial"/>
            </w:rPr>
          </w:rPrChange>
        </w:rPr>
        <w:fldChar w:fldCharType="begin"/>
      </w:r>
      <w:r w:rsidR="005A10DB">
        <w:rPr>
          <w:rPrChange w:id="235" w:author="Authors" w:date="2026-06-09T23:51:00Z" w16du:dateUtc="2026-06-09T21:51:00Z">
            <w:rPr>
              <w:rFonts w:ascii="Arial" w:hAnsi="Arial"/>
            </w:rPr>
          </w:rPrChange>
        </w:rPr>
        <w:instrText>HYPERLINK "https://doi.org/10.1111/j.1469-7998.2007.00364.x" \h</w:instrText>
      </w:r>
      <w:r w:rsidR="005A10DB">
        <w:rPr>
          <w:rPrChange w:id="236" w:author="Authors" w:date="2026-06-09T23:51:00Z" w16du:dateUtc="2026-06-09T21:51:00Z">
            <w:rPr>
              <w:rFonts w:ascii="Arial" w:hAnsi="Arial"/>
            </w:rPr>
          </w:rPrChange>
        </w:rPr>
      </w:r>
      <w:r w:rsidR="005A10DB">
        <w:rPr>
          <w:rPrChange w:id="237" w:author="Authors" w:date="2026-06-09T23:51:00Z" w16du:dateUtc="2026-06-09T21:51:00Z">
            <w:rPr>
              <w:rFonts w:ascii="Arial" w:hAnsi="Arial"/>
            </w:rPr>
          </w:rPrChange>
        </w:rPr>
        <w:fldChar w:fldCharType="separate"/>
      </w:r>
      <w:r w:rsidR="005A10DB" w:rsidRPr="00A622FD">
        <w:rPr>
          <w:rStyle w:val="Hyperlink"/>
          <w:rFonts w:ascii="Arial" w:hAnsi="Arial" w:cs="Arial"/>
        </w:rPr>
        <w:t>10.1111/j.1469-7998.2007.00364.x</w:t>
      </w:r>
      <w:r w:rsidR="005A10DB">
        <w:rPr>
          <w:rPrChange w:id="238" w:author="Authors" w:date="2026-06-09T23:51:00Z" w16du:dateUtc="2026-06-09T21:51:00Z">
            <w:rPr>
              <w:rFonts w:ascii="Arial" w:hAnsi="Arial"/>
            </w:rPr>
          </w:rPrChange>
        </w:rPr>
        <w:fldChar w:fldCharType="end"/>
      </w:r>
      <w:r w:rsidRPr="00A622FD">
        <w:rPr>
          <w:rFonts w:ascii="Arial" w:hAnsi="Arial" w:cs="Arial"/>
        </w:rPr>
        <w:t>)</w:t>
      </w:r>
    </w:p>
    <w:p w14:paraId="4B390F90" w14:textId="134C6D09" w:rsidR="005A10DB" w:rsidRPr="00A622FD" w:rsidRDefault="00000000">
      <w:pPr>
        <w:pStyle w:val="Bibliography"/>
        <w:rPr>
          <w:rFonts w:ascii="Arial" w:hAnsi="Arial" w:cs="Arial"/>
        </w:rPr>
      </w:pPr>
      <w:bookmarkStart w:id="239" w:name="ref-mennerat2009"/>
      <w:bookmarkEnd w:id="232"/>
      <w:r w:rsidRPr="00A622FD">
        <w:rPr>
          <w:rFonts w:ascii="Arial" w:hAnsi="Arial" w:cs="Arial"/>
        </w:rPr>
        <w:t xml:space="preserve">19. </w:t>
      </w:r>
      <w:del w:id="240" w:author="Authors" w:date="2026-06-09T23:51:00Z" w16du:dateUtc="2026-06-09T21:51:00Z">
        <w:r w:rsidRPr="00E5133E">
          <w:rPr>
            <w:rFonts w:ascii="Arial" w:hAnsi="Arial"/>
          </w:rPr>
          <w:tab/>
        </w:r>
      </w:del>
      <w:proofErr w:type="spellStart"/>
      <w:r w:rsidRPr="00A622FD">
        <w:rPr>
          <w:rFonts w:ascii="Arial" w:hAnsi="Arial" w:cs="Arial"/>
        </w:rPr>
        <w:t>Mennerat</w:t>
      </w:r>
      <w:proofErr w:type="spellEnd"/>
      <w:r w:rsidRPr="00A622FD">
        <w:rPr>
          <w:rFonts w:ascii="Arial" w:hAnsi="Arial" w:cs="Arial"/>
        </w:rPr>
        <w:t xml:space="preserve"> A, Perret P, Lambrechts MM. 2009 Local individual preferences for nest materials in a passerine bird. </w:t>
      </w:r>
      <w:r w:rsidRPr="00A622FD">
        <w:rPr>
          <w:rFonts w:ascii="Arial" w:hAnsi="Arial" w:cs="Arial"/>
          <w:i/>
          <w:iCs/>
        </w:rPr>
        <w:t>PLoS ONE</w:t>
      </w:r>
      <w:r w:rsidRPr="00A622FD">
        <w:rPr>
          <w:rFonts w:ascii="Arial" w:hAnsi="Arial" w:cs="Arial"/>
        </w:rPr>
        <w:t xml:space="preserve"> </w:t>
      </w:r>
      <w:r w:rsidRPr="00A622FD">
        <w:rPr>
          <w:rFonts w:ascii="Arial" w:hAnsi="Arial" w:cs="Arial"/>
          <w:b/>
          <w:bCs/>
        </w:rPr>
        <w:t>4</w:t>
      </w:r>
      <w:r w:rsidRPr="00A622FD">
        <w:rPr>
          <w:rFonts w:ascii="Arial" w:hAnsi="Arial" w:cs="Arial"/>
        </w:rPr>
        <w:t>, e5104. (doi:</w:t>
      </w:r>
      <w:r w:rsidR="005A10DB">
        <w:rPr>
          <w:rPrChange w:id="241" w:author="Authors" w:date="2026-06-09T23:51:00Z" w16du:dateUtc="2026-06-09T21:51:00Z">
            <w:rPr>
              <w:rFonts w:ascii="Arial" w:hAnsi="Arial"/>
            </w:rPr>
          </w:rPrChange>
        </w:rPr>
        <w:fldChar w:fldCharType="begin"/>
      </w:r>
      <w:r w:rsidR="005A10DB">
        <w:rPr>
          <w:rPrChange w:id="242" w:author="Authors" w:date="2026-06-09T23:51:00Z" w16du:dateUtc="2026-06-09T21:51:00Z">
            <w:rPr>
              <w:rFonts w:ascii="Arial" w:hAnsi="Arial"/>
            </w:rPr>
          </w:rPrChange>
        </w:rPr>
        <w:instrText>HYPERLINK "https://doi.org/10.1371/journal.pone.0005104" \h</w:instrText>
      </w:r>
      <w:r w:rsidR="005A10DB">
        <w:rPr>
          <w:rPrChange w:id="243" w:author="Authors" w:date="2026-06-09T23:51:00Z" w16du:dateUtc="2026-06-09T21:51:00Z">
            <w:rPr>
              <w:rFonts w:ascii="Arial" w:hAnsi="Arial"/>
            </w:rPr>
          </w:rPrChange>
        </w:rPr>
      </w:r>
      <w:r w:rsidR="005A10DB">
        <w:rPr>
          <w:rPrChange w:id="244" w:author="Authors" w:date="2026-06-09T23:51:00Z" w16du:dateUtc="2026-06-09T21:51:00Z">
            <w:rPr>
              <w:rFonts w:ascii="Arial" w:hAnsi="Arial"/>
            </w:rPr>
          </w:rPrChange>
        </w:rPr>
        <w:fldChar w:fldCharType="separate"/>
      </w:r>
      <w:r w:rsidR="005A10DB" w:rsidRPr="00A622FD">
        <w:rPr>
          <w:rStyle w:val="Hyperlink"/>
          <w:rFonts w:ascii="Arial" w:hAnsi="Arial" w:cs="Arial"/>
        </w:rPr>
        <w:t>10.1371/journal.pone.0005104</w:t>
      </w:r>
      <w:r w:rsidR="005A10DB">
        <w:rPr>
          <w:rPrChange w:id="245" w:author="Authors" w:date="2026-06-09T23:51:00Z" w16du:dateUtc="2026-06-09T21:51:00Z">
            <w:rPr>
              <w:rFonts w:ascii="Arial" w:hAnsi="Arial"/>
            </w:rPr>
          </w:rPrChange>
        </w:rPr>
        <w:fldChar w:fldCharType="end"/>
      </w:r>
      <w:r w:rsidRPr="00A622FD">
        <w:rPr>
          <w:rFonts w:ascii="Arial" w:hAnsi="Arial" w:cs="Arial"/>
        </w:rPr>
        <w:t>)</w:t>
      </w:r>
    </w:p>
    <w:p w14:paraId="6716E199" w14:textId="5DF17618" w:rsidR="005A10DB" w:rsidRPr="00A622FD" w:rsidRDefault="00000000">
      <w:pPr>
        <w:pStyle w:val="Bibliography"/>
        <w:rPr>
          <w:rFonts w:ascii="Arial" w:hAnsi="Arial" w:cs="Arial"/>
        </w:rPr>
      </w:pPr>
      <w:bookmarkStart w:id="246" w:name="ref-mainwaring2013"/>
      <w:bookmarkEnd w:id="239"/>
      <w:r w:rsidRPr="00A622FD">
        <w:rPr>
          <w:rFonts w:ascii="Arial" w:hAnsi="Arial" w:cs="Arial"/>
        </w:rPr>
        <w:lastRenderedPageBreak/>
        <w:t xml:space="preserve">20. </w:t>
      </w:r>
      <w:del w:id="247" w:author="Authors" w:date="2026-06-09T23:51:00Z" w16du:dateUtc="2026-06-09T21:51:00Z">
        <w:r w:rsidRPr="00E5133E">
          <w:rPr>
            <w:rFonts w:ascii="Arial" w:hAnsi="Arial"/>
          </w:rPr>
          <w:tab/>
        </w:r>
      </w:del>
      <w:r w:rsidRPr="00A622FD">
        <w:rPr>
          <w:rFonts w:ascii="Arial" w:hAnsi="Arial" w:cs="Arial"/>
        </w:rPr>
        <w:t xml:space="preserve">Mainwaring MC, Hartley IR. 2013 The energetic costs of nest building in birds.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6</w:t>
      </w:r>
      <w:r w:rsidRPr="00A622FD">
        <w:rPr>
          <w:rFonts w:ascii="Arial" w:hAnsi="Arial" w:cs="Arial"/>
        </w:rPr>
        <w:t>, 12–17. (doi:</w:t>
      </w:r>
      <w:r w:rsidR="005A10DB">
        <w:rPr>
          <w:rPrChange w:id="248" w:author="Authors" w:date="2026-06-09T23:51:00Z" w16du:dateUtc="2026-06-09T21:51:00Z">
            <w:rPr>
              <w:rFonts w:ascii="Arial" w:hAnsi="Arial"/>
            </w:rPr>
          </w:rPrChange>
        </w:rPr>
        <w:fldChar w:fldCharType="begin"/>
      </w:r>
      <w:r w:rsidR="005A10DB">
        <w:rPr>
          <w:rPrChange w:id="249" w:author="Authors" w:date="2026-06-09T23:51:00Z" w16du:dateUtc="2026-06-09T21:51:00Z">
            <w:rPr>
              <w:rFonts w:ascii="Arial" w:hAnsi="Arial"/>
            </w:rPr>
          </w:rPrChange>
        </w:rPr>
        <w:instrText>HYPERLINK "https://doi.org/10.3184/175815512x13528994072997" \h</w:instrText>
      </w:r>
      <w:r w:rsidR="005A10DB">
        <w:rPr>
          <w:rPrChange w:id="250" w:author="Authors" w:date="2026-06-09T23:51:00Z" w16du:dateUtc="2026-06-09T21:51:00Z">
            <w:rPr>
              <w:rFonts w:ascii="Arial" w:hAnsi="Arial"/>
            </w:rPr>
          </w:rPrChange>
        </w:rPr>
      </w:r>
      <w:r w:rsidR="005A10DB">
        <w:rPr>
          <w:rPrChange w:id="251" w:author="Authors" w:date="2026-06-09T23:51:00Z" w16du:dateUtc="2026-06-09T21:51:00Z">
            <w:rPr>
              <w:rFonts w:ascii="Arial" w:hAnsi="Arial"/>
            </w:rPr>
          </w:rPrChange>
        </w:rPr>
        <w:fldChar w:fldCharType="separate"/>
      </w:r>
      <w:r w:rsidR="005A10DB" w:rsidRPr="00A622FD">
        <w:rPr>
          <w:rStyle w:val="Hyperlink"/>
          <w:rFonts w:ascii="Arial" w:hAnsi="Arial" w:cs="Arial"/>
        </w:rPr>
        <w:t>10.3184/175815512x13528994072997</w:t>
      </w:r>
      <w:r w:rsidR="005A10DB">
        <w:rPr>
          <w:rPrChange w:id="252" w:author="Authors" w:date="2026-06-09T23:51:00Z" w16du:dateUtc="2026-06-09T21:51:00Z">
            <w:rPr>
              <w:rFonts w:ascii="Arial" w:hAnsi="Arial"/>
            </w:rPr>
          </w:rPrChange>
        </w:rPr>
        <w:fldChar w:fldCharType="end"/>
      </w:r>
      <w:r w:rsidRPr="00A622FD">
        <w:rPr>
          <w:rFonts w:ascii="Arial" w:hAnsi="Arial" w:cs="Arial"/>
        </w:rPr>
        <w:t>)</w:t>
      </w:r>
    </w:p>
    <w:p w14:paraId="73D9A610" w14:textId="72EBDFB1" w:rsidR="005A10DB" w:rsidRPr="00A622FD" w:rsidRDefault="00000000">
      <w:pPr>
        <w:pStyle w:val="Bibliography"/>
        <w:rPr>
          <w:rFonts w:ascii="Arial" w:hAnsi="Arial" w:cs="Arial"/>
        </w:rPr>
      </w:pPr>
      <w:bookmarkStart w:id="253" w:name="ref-dubiec2013"/>
      <w:bookmarkEnd w:id="246"/>
      <w:r w:rsidRPr="00A622FD">
        <w:rPr>
          <w:rFonts w:ascii="Arial" w:hAnsi="Arial" w:cs="Arial"/>
        </w:rPr>
        <w:t xml:space="preserve">21. </w:t>
      </w:r>
      <w:del w:id="254" w:author="Authors" w:date="2026-06-09T23:51:00Z" w16du:dateUtc="2026-06-09T21:51:00Z">
        <w:r w:rsidRPr="00E5133E">
          <w:rPr>
            <w:rFonts w:ascii="Arial" w:hAnsi="Arial"/>
          </w:rPr>
          <w:tab/>
        </w:r>
      </w:del>
      <w:r w:rsidRPr="00A622FD">
        <w:rPr>
          <w:rFonts w:ascii="Arial" w:hAnsi="Arial" w:cs="Arial"/>
        </w:rPr>
        <w:t xml:space="preserve">Dubiec A, </w:t>
      </w:r>
      <w:proofErr w:type="spellStart"/>
      <w:r w:rsidRPr="00A622FD">
        <w:rPr>
          <w:rFonts w:ascii="Arial" w:hAnsi="Arial" w:cs="Arial"/>
        </w:rPr>
        <w:t>Góźdź</w:t>
      </w:r>
      <w:proofErr w:type="spellEnd"/>
      <w:r w:rsidRPr="00A622FD">
        <w:rPr>
          <w:rFonts w:ascii="Arial" w:hAnsi="Arial" w:cs="Arial"/>
        </w:rPr>
        <w:t xml:space="preserve"> I, </w:t>
      </w:r>
      <w:proofErr w:type="spellStart"/>
      <w:r w:rsidRPr="00A622FD">
        <w:rPr>
          <w:rFonts w:ascii="Arial" w:hAnsi="Arial" w:cs="Arial"/>
        </w:rPr>
        <w:t>Mazgajski</w:t>
      </w:r>
      <w:proofErr w:type="spellEnd"/>
      <w:r w:rsidRPr="00A622FD">
        <w:rPr>
          <w:rFonts w:ascii="Arial" w:hAnsi="Arial" w:cs="Arial"/>
        </w:rPr>
        <w:t xml:space="preserve"> TD. 2013 Green plant material in avian nests.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6</w:t>
      </w:r>
      <w:r w:rsidRPr="00A622FD">
        <w:rPr>
          <w:rFonts w:ascii="Arial" w:hAnsi="Arial" w:cs="Arial"/>
        </w:rPr>
        <w:t>, 133–146. (doi:</w:t>
      </w:r>
      <w:r w:rsidR="005A10DB">
        <w:rPr>
          <w:rPrChange w:id="255" w:author="Authors" w:date="2026-06-09T23:51:00Z" w16du:dateUtc="2026-06-09T21:51:00Z">
            <w:rPr>
              <w:rFonts w:ascii="Arial" w:hAnsi="Arial"/>
            </w:rPr>
          </w:rPrChange>
        </w:rPr>
        <w:fldChar w:fldCharType="begin"/>
      </w:r>
      <w:r w:rsidR="005A10DB">
        <w:rPr>
          <w:rPrChange w:id="256" w:author="Authors" w:date="2026-06-09T23:51:00Z" w16du:dateUtc="2026-06-09T21:51:00Z">
            <w:rPr>
              <w:rFonts w:ascii="Arial" w:hAnsi="Arial"/>
            </w:rPr>
          </w:rPrChange>
        </w:rPr>
        <w:instrText>HYPERLINK "https://doi.org/10.3184/175815513X13615363233558" \h</w:instrText>
      </w:r>
      <w:r w:rsidR="005A10DB">
        <w:rPr>
          <w:rPrChange w:id="257" w:author="Authors" w:date="2026-06-09T23:51:00Z" w16du:dateUtc="2026-06-09T21:51:00Z">
            <w:rPr>
              <w:rFonts w:ascii="Arial" w:hAnsi="Arial"/>
            </w:rPr>
          </w:rPrChange>
        </w:rPr>
      </w:r>
      <w:r w:rsidR="005A10DB">
        <w:rPr>
          <w:rPrChange w:id="258" w:author="Authors" w:date="2026-06-09T23:51:00Z" w16du:dateUtc="2026-06-09T21:51:00Z">
            <w:rPr>
              <w:rFonts w:ascii="Arial" w:hAnsi="Arial"/>
            </w:rPr>
          </w:rPrChange>
        </w:rPr>
        <w:fldChar w:fldCharType="separate"/>
      </w:r>
      <w:r w:rsidR="005A10DB" w:rsidRPr="00A622FD">
        <w:rPr>
          <w:rStyle w:val="Hyperlink"/>
          <w:rFonts w:ascii="Arial" w:hAnsi="Arial" w:cs="Arial"/>
        </w:rPr>
        <w:t>10.3184/175815513X13615363233558</w:t>
      </w:r>
      <w:r w:rsidR="005A10DB">
        <w:rPr>
          <w:rPrChange w:id="259" w:author="Authors" w:date="2026-06-09T23:51:00Z" w16du:dateUtc="2026-06-09T21:51:00Z">
            <w:rPr>
              <w:rFonts w:ascii="Arial" w:hAnsi="Arial"/>
            </w:rPr>
          </w:rPrChange>
        </w:rPr>
        <w:fldChar w:fldCharType="end"/>
      </w:r>
      <w:r w:rsidRPr="00A622FD">
        <w:rPr>
          <w:rFonts w:ascii="Arial" w:hAnsi="Arial" w:cs="Arial"/>
        </w:rPr>
        <w:t>)</w:t>
      </w:r>
    </w:p>
    <w:p w14:paraId="7FC49AD6" w14:textId="2C667D91" w:rsidR="005A10DB" w:rsidRPr="00A622FD" w:rsidRDefault="00000000">
      <w:pPr>
        <w:pStyle w:val="Bibliography"/>
        <w:rPr>
          <w:rFonts w:ascii="Arial" w:hAnsi="Arial" w:cs="Arial"/>
        </w:rPr>
      </w:pPr>
      <w:bookmarkStart w:id="260" w:name="ref-scott-baumann2015"/>
      <w:bookmarkEnd w:id="253"/>
      <w:r w:rsidRPr="00A622FD">
        <w:rPr>
          <w:rFonts w:ascii="Arial" w:hAnsi="Arial" w:cs="Arial"/>
        </w:rPr>
        <w:t xml:space="preserve">22. </w:t>
      </w:r>
      <w:del w:id="261" w:author="Authors" w:date="2026-06-09T23:51:00Z" w16du:dateUtc="2026-06-09T21:51:00Z">
        <w:r w:rsidRPr="00E5133E">
          <w:rPr>
            <w:rFonts w:ascii="Arial" w:hAnsi="Arial"/>
          </w:rPr>
          <w:tab/>
        </w:r>
      </w:del>
      <w:r w:rsidRPr="00A622FD">
        <w:rPr>
          <w:rFonts w:ascii="Arial" w:hAnsi="Arial" w:cs="Arial"/>
        </w:rPr>
        <w:t xml:space="preserve">Scott-Baumann JF, Morgan ER. 2015 A review of the nest protection hypothesis: Does inclusion of fresh green plant material in birds’ nests reduce parasite infestation? </w:t>
      </w:r>
      <w:r w:rsidRPr="00A622FD">
        <w:rPr>
          <w:rFonts w:ascii="Arial" w:hAnsi="Arial" w:cs="Arial"/>
          <w:i/>
          <w:iCs/>
        </w:rPr>
        <w:t>Parasitology</w:t>
      </w:r>
      <w:r w:rsidRPr="00A622FD">
        <w:rPr>
          <w:rFonts w:ascii="Arial" w:hAnsi="Arial" w:cs="Arial"/>
        </w:rPr>
        <w:t xml:space="preserve"> </w:t>
      </w:r>
      <w:r w:rsidRPr="00A622FD">
        <w:rPr>
          <w:rFonts w:ascii="Arial" w:hAnsi="Arial" w:cs="Arial"/>
          <w:b/>
          <w:bCs/>
        </w:rPr>
        <w:t>142</w:t>
      </w:r>
      <w:r w:rsidRPr="00A622FD">
        <w:rPr>
          <w:rFonts w:ascii="Arial" w:hAnsi="Arial" w:cs="Arial"/>
        </w:rPr>
        <w:t>, 1016–1023. (doi:</w:t>
      </w:r>
      <w:r w:rsidR="005A10DB">
        <w:rPr>
          <w:rPrChange w:id="262" w:author="Authors" w:date="2026-06-09T23:51:00Z" w16du:dateUtc="2026-06-09T21:51:00Z">
            <w:rPr>
              <w:rFonts w:ascii="Arial" w:hAnsi="Arial"/>
            </w:rPr>
          </w:rPrChange>
        </w:rPr>
        <w:fldChar w:fldCharType="begin"/>
      </w:r>
      <w:r w:rsidR="005A10DB">
        <w:rPr>
          <w:rPrChange w:id="263" w:author="Authors" w:date="2026-06-09T23:51:00Z" w16du:dateUtc="2026-06-09T21:51:00Z">
            <w:rPr>
              <w:rFonts w:ascii="Arial" w:hAnsi="Arial"/>
            </w:rPr>
          </w:rPrChange>
        </w:rPr>
        <w:instrText>HYPERLINK "https://doi.org/10.1017/S0031182015000189" \h</w:instrText>
      </w:r>
      <w:r w:rsidR="005A10DB">
        <w:rPr>
          <w:rPrChange w:id="264" w:author="Authors" w:date="2026-06-09T23:51:00Z" w16du:dateUtc="2026-06-09T21:51:00Z">
            <w:rPr>
              <w:rFonts w:ascii="Arial" w:hAnsi="Arial"/>
            </w:rPr>
          </w:rPrChange>
        </w:rPr>
      </w:r>
      <w:r w:rsidR="005A10DB">
        <w:rPr>
          <w:rPrChange w:id="265" w:author="Authors" w:date="2026-06-09T23:51:00Z" w16du:dateUtc="2026-06-09T21:51:00Z">
            <w:rPr>
              <w:rFonts w:ascii="Arial" w:hAnsi="Arial"/>
            </w:rPr>
          </w:rPrChange>
        </w:rPr>
        <w:fldChar w:fldCharType="separate"/>
      </w:r>
      <w:r w:rsidR="005A10DB" w:rsidRPr="00A622FD">
        <w:rPr>
          <w:rStyle w:val="Hyperlink"/>
          <w:rFonts w:ascii="Arial" w:hAnsi="Arial" w:cs="Arial"/>
        </w:rPr>
        <w:t>10.1017/S0031182015000189</w:t>
      </w:r>
      <w:r w:rsidR="005A10DB">
        <w:rPr>
          <w:rPrChange w:id="266" w:author="Authors" w:date="2026-06-09T23:51:00Z" w16du:dateUtc="2026-06-09T21:51:00Z">
            <w:rPr>
              <w:rFonts w:ascii="Arial" w:hAnsi="Arial"/>
            </w:rPr>
          </w:rPrChange>
        </w:rPr>
        <w:fldChar w:fldCharType="end"/>
      </w:r>
      <w:r w:rsidRPr="00A622FD">
        <w:rPr>
          <w:rFonts w:ascii="Arial" w:hAnsi="Arial" w:cs="Arial"/>
        </w:rPr>
        <w:t>)</w:t>
      </w:r>
    </w:p>
    <w:p w14:paraId="3474FAA8" w14:textId="7F424538" w:rsidR="005A10DB" w:rsidRPr="00A622FD" w:rsidRDefault="00000000">
      <w:pPr>
        <w:pStyle w:val="Bibliography"/>
        <w:rPr>
          <w:rFonts w:ascii="Arial" w:hAnsi="Arial" w:cs="Arial"/>
        </w:rPr>
      </w:pPr>
      <w:bookmarkStart w:id="267" w:name="ref-veiga2006"/>
      <w:bookmarkEnd w:id="260"/>
      <w:r w:rsidRPr="00A622FD">
        <w:rPr>
          <w:rFonts w:ascii="Arial" w:hAnsi="Arial" w:cs="Arial"/>
        </w:rPr>
        <w:t xml:space="preserve">23. </w:t>
      </w:r>
      <w:del w:id="268" w:author="Authors" w:date="2026-06-09T23:51:00Z" w16du:dateUtc="2026-06-09T21:51:00Z">
        <w:r w:rsidRPr="00E5133E">
          <w:rPr>
            <w:rFonts w:ascii="Arial" w:hAnsi="Arial"/>
          </w:rPr>
          <w:tab/>
        </w:r>
      </w:del>
      <w:r w:rsidRPr="00A622FD">
        <w:rPr>
          <w:rFonts w:ascii="Arial" w:hAnsi="Arial" w:cs="Arial"/>
        </w:rPr>
        <w:t xml:space="preserve">Veiga JP, Polo V, Viñuela J. 2006 Nest green plants as a male status signal and courtship display in the spotless starling. </w:t>
      </w:r>
      <w:r w:rsidRPr="00A622FD">
        <w:rPr>
          <w:rFonts w:ascii="Arial" w:hAnsi="Arial" w:cs="Arial"/>
          <w:i/>
          <w:iCs/>
        </w:rPr>
        <w:t>Ethology</w:t>
      </w:r>
      <w:r w:rsidRPr="00A622FD">
        <w:rPr>
          <w:rFonts w:ascii="Arial" w:hAnsi="Arial" w:cs="Arial"/>
        </w:rPr>
        <w:t xml:space="preserve"> </w:t>
      </w:r>
      <w:r w:rsidRPr="00A622FD">
        <w:rPr>
          <w:rFonts w:ascii="Arial" w:hAnsi="Arial" w:cs="Arial"/>
          <w:b/>
          <w:bCs/>
        </w:rPr>
        <w:t>112</w:t>
      </w:r>
      <w:r w:rsidRPr="00A622FD">
        <w:rPr>
          <w:rFonts w:ascii="Arial" w:hAnsi="Arial" w:cs="Arial"/>
        </w:rPr>
        <w:t>, 196–204. (doi:</w:t>
      </w:r>
      <w:r w:rsidR="005A10DB">
        <w:rPr>
          <w:rPrChange w:id="269" w:author="Authors" w:date="2026-06-09T23:51:00Z" w16du:dateUtc="2026-06-09T21:51:00Z">
            <w:rPr>
              <w:rFonts w:ascii="Arial" w:hAnsi="Arial"/>
            </w:rPr>
          </w:rPrChange>
        </w:rPr>
        <w:fldChar w:fldCharType="begin"/>
      </w:r>
      <w:r w:rsidR="005A10DB">
        <w:rPr>
          <w:rPrChange w:id="270" w:author="Authors" w:date="2026-06-09T23:51:00Z" w16du:dateUtc="2026-06-09T21:51:00Z">
            <w:rPr>
              <w:rFonts w:ascii="Arial" w:hAnsi="Arial"/>
            </w:rPr>
          </w:rPrChange>
        </w:rPr>
        <w:instrText>HYPERLINK "https://doi.org/10.1111/j.1439-0310.2006.01148.x" \h</w:instrText>
      </w:r>
      <w:r w:rsidR="005A10DB">
        <w:rPr>
          <w:rPrChange w:id="271" w:author="Authors" w:date="2026-06-09T23:51:00Z" w16du:dateUtc="2026-06-09T21:51:00Z">
            <w:rPr>
              <w:rFonts w:ascii="Arial" w:hAnsi="Arial"/>
            </w:rPr>
          </w:rPrChange>
        </w:rPr>
      </w:r>
      <w:r w:rsidR="005A10DB">
        <w:rPr>
          <w:rPrChange w:id="272" w:author="Authors" w:date="2026-06-09T23:51:00Z" w16du:dateUtc="2026-06-09T21:51:00Z">
            <w:rPr>
              <w:rFonts w:ascii="Arial" w:hAnsi="Arial"/>
            </w:rPr>
          </w:rPrChange>
        </w:rPr>
        <w:fldChar w:fldCharType="separate"/>
      </w:r>
      <w:r w:rsidR="005A10DB" w:rsidRPr="00A622FD">
        <w:rPr>
          <w:rStyle w:val="Hyperlink"/>
          <w:rFonts w:ascii="Arial" w:hAnsi="Arial" w:cs="Arial"/>
        </w:rPr>
        <w:t>10.1111/j.1439-0310.2006.01148.x</w:t>
      </w:r>
      <w:r w:rsidR="005A10DB">
        <w:rPr>
          <w:rPrChange w:id="273" w:author="Authors" w:date="2026-06-09T23:51:00Z" w16du:dateUtc="2026-06-09T21:51:00Z">
            <w:rPr>
              <w:rFonts w:ascii="Arial" w:hAnsi="Arial"/>
            </w:rPr>
          </w:rPrChange>
        </w:rPr>
        <w:fldChar w:fldCharType="end"/>
      </w:r>
      <w:r w:rsidRPr="00A622FD">
        <w:rPr>
          <w:rFonts w:ascii="Arial" w:hAnsi="Arial" w:cs="Arial"/>
        </w:rPr>
        <w:t>)</w:t>
      </w:r>
    </w:p>
    <w:p w14:paraId="06C0BCB3" w14:textId="5758A86D" w:rsidR="005A10DB" w:rsidRPr="00A622FD" w:rsidRDefault="00000000">
      <w:pPr>
        <w:pStyle w:val="Bibliography"/>
        <w:rPr>
          <w:rFonts w:ascii="Arial" w:hAnsi="Arial" w:cs="Arial"/>
        </w:rPr>
      </w:pPr>
      <w:bookmarkStart w:id="274" w:name="ref-eens1993"/>
      <w:bookmarkEnd w:id="267"/>
      <w:r w:rsidRPr="00A622FD">
        <w:rPr>
          <w:rFonts w:ascii="Arial" w:hAnsi="Arial" w:cs="Arial"/>
        </w:rPr>
        <w:t xml:space="preserve">24. </w:t>
      </w:r>
      <w:del w:id="275" w:author="Authors" w:date="2026-06-09T23:51:00Z" w16du:dateUtc="2026-06-09T21:51:00Z">
        <w:r w:rsidRPr="00E5133E">
          <w:rPr>
            <w:rFonts w:ascii="Arial" w:hAnsi="Arial"/>
          </w:rPr>
          <w:tab/>
        </w:r>
      </w:del>
      <w:r w:rsidRPr="00A622FD">
        <w:rPr>
          <w:rFonts w:ascii="Arial" w:hAnsi="Arial" w:cs="Arial"/>
        </w:rPr>
        <w:t xml:space="preserve">Eens M, </w:t>
      </w:r>
      <w:proofErr w:type="spellStart"/>
      <w:r w:rsidRPr="00A622FD">
        <w:rPr>
          <w:rFonts w:ascii="Arial" w:hAnsi="Arial" w:cs="Arial"/>
        </w:rPr>
        <w:t>Pinxten</w:t>
      </w:r>
      <w:proofErr w:type="spellEnd"/>
      <w:r w:rsidRPr="00A622FD">
        <w:rPr>
          <w:rFonts w:ascii="Arial" w:hAnsi="Arial" w:cs="Arial"/>
        </w:rPr>
        <w:t xml:space="preserve"> R, Verheyen RF. 1993 Function of the song and song repertoire in the European Starling </w:t>
      </w:r>
      <w:r w:rsidRPr="00A622FD">
        <w:rPr>
          <w:rFonts w:ascii="Arial" w:hAnsi="Arial" w:cs="Arial"/>
          <w:i/>
          <w:iCs/>
        </w:rPr>
        <w:t>Sturnus vulgaris</w:t>
      </w:r>
      <w:r w:rsidRPr="00A622FD">
        <w:rPr>
          <w:rFonts w:ascii="Arial" w:hAnsi="Arial" w:cs="Arial"/>
        </w:rPr>
        <w:t xml:space="preserve">: An Aviary Experiment. </w:t>
      </w:r>
      <w:r w:rsidRPr="00A622FD">
        <w:rPr>
          <w:rFonts w:ascii="Arial" w:hAnsi="Arial" w:cs="Arial"/>
          <w:i/>
          <w:iCs/>
        </w:rPr>
        <w:t>Behaviour</w:t>
      </w:r>
      <w:r w:rsidRPr="00A622FD">
        <w:rPr>
          <w:rFonts w:ascii="Arial" w:hAnsi="Arial" w:cs="Arial"/>
        </w:rPr>
        <w:t xml:space="preserve"> </w:t>
      </w:r>
      <w:r w:rsidRPr="00A622FD">
        <w:rPr>
          <w:rFonts w:ascii="Arial" w:hAnsi="Arial" w:cs="Arial"/>
          <w:b/>
          <w:bCs/>
        </w:rPr>
        <w:t>125</w:t>
      </w:r>
      <w:r w:rsidRPr="00A622FD">
        <w:rPr>
          <w:rFonts w:ascii="Arial" w:hAnsi="Arial" w:cs="Arial"/>
        </w:rPr>
        <w:t>, 51–66. (doi:</w:t>
      </w:r>
      <w:r w:rsidR="005A10DB">
        <w:rPr>
          <w:rPrChange w:id="276" w:author="Authors" w:date="2026-06-09T23:51:00Z" w16du:dateUtc="2026-06-09T21:51:00Z">
            <w:rPr>
              <w:rFonts w:ascii="Arial" w:hAnsi="Arial"/>
            </w:rPr>
          </w:rPrChange>
        </w:rPr>
        <w:fldChar w:fldCharType="begin"/>
      </w:r>
      <w:r w:rsidR="005A10DB">
        <w:rPr>
          <w:rPrChange w:id="277" w:author="Authors" w:date="2026-06-09T23:51:00Z" w16du:dateUtc="2026-06-09T21:51:00Z">
            <w:rPr>
              <w:rFonts w:ascii="Arial" w:hAnsi="Arial"/>
            </w:rPr>
          </w:rPrChange>
        </w:rPr>
        <w:instrText>HYPERLINK "https://doi.org/10.1163/156853993x00182" \h</w:instrText>
      </w:r>
      <w:r w:rsidR="005A10DB">
        <w:rPr>
          <w:rPrChange w:id="278" w:author="Authors" w:date="2026-06-09T23:51:00Z" w16du:dateUtc="2026-06-09T21:51:00Z">
            <w:rPr>
              <w:rFonts w:ascii="Arial" w:hAnsi="Arial"/>
            </w:rPr>
          </w:rPrChange>
        </w:rPr>
      </w:r>
      <w:r w:rsidR="005A10DB">
        <w:rPr>
          <w:rPrChange w:id="279" w:author="Authors" w:date="2026-06-09T23:51:00Z" w16du:dateUtc="2026-06-09T21:51:00Z">
            <w:rPr>
              <w:rFonts w:ascii="Arial" w:hAnsi="Arial"/>
            </w:rPr>
          </w:rPrChange>
        </w:rPr>
        <w:fldChar w:fldCharType="separate"/>
      </w:r>
      <w:r w:rsidR="005A10DB" w:rsidRPr="00A622FD">
        <w:rPr>
          <w:rStyle w:val="Hyperlink"/>
          <w:rFonts w:ascii="Arial" w:hAnsi="Arial" w:cs="Arial"/>
        </w:rPr>
        <w:t>10.1163/156853993x00182</w:t>
      </w:r>
      <w:r w:rsidR="005A10DB">
        <w:rPr>
          <w:rPrChange w:id="280" w:author="Authors" w:date="2026-06-09T23:51:00Z" w16du:dateUtc="2026-06-09T21:51:00Z">
            <w:rPr>
              <w:rFonts w:ascii="Arial" w:hAnsi="Arial"/>
            </w:rPr>
          </w:rPrChange>
        </w:rPr>
        <w:fldChar w:fldCharType="end"/>
      </w:r>
      <w:r w:rsidRPr="00A622FD">
        <w:rPr>
          <w:rFonts w:ascii="Arial" w:hAnsi="Arial" w:cs="Arial"/>
        </w:rPr>
        <w:t>)</w:t>
      </w:r>
    </w:p>
    <w:p w14:paraId="2B13E550" w14:textId="18BAF513" w:rsidR="005A10DB" w:rsidRPr="00A622FD" w:rsidRDefault="00000000">
      <w:pPr>
        <w:pStyle w:val="Bibliography"/>
        <w:rPr>
          <w:rFonts w:ascii="Arial" w:hAnsi="Arial" w:cs="Arial"/>
        </w:rPr>
      </w:pPr>
      <w:bookmarkStart w:id="281" w:name="ref-gwinner1997"/>
      <w:bookmarkEnd w:id="274"/>
      <w:r w:rsidRPr="00A622FD">
        <w:rPr>
          <w:rFonts w:ascii="Arial" w:hAnsi="Arial" w:cs="Arial"/>
        </w:rPr>
        <w:t xml:space="preserve">25. </w:t>
      </w:r>
      <w:del w:id="282" w:author="Authors" w:date="2026-06-09T23:51:00Z" w16du:dateUtc="2026-06-09T21:51:00Z">
        <w:r w:rsidRPr="00E5133E">
          <w:rPr>
            <w:rFonts w:ascii="Arial" w:hAnsi="Arial"/>
          </w:rPr>
          <w:tab/>
        </w:r>
      </w:del>
      <w:r w:rsidRPr="00A622FD">
        <w:rPr>
          <w:rFonts w:ascii="Arial" w:hAnsi="Arial" w:cs="Arial"/>
        </w:rPr>
        <w:t xml:space="preserve">Gwinner H. 1997 The function of green plants in nests of the European Starling </w:t>
      </w:r>
      <w:r w:rsidRPr="00A622FD">
        <w:rPr>
          <w:rFonts w:ascii="Arial" w:hAnsi="Arial" w:cs="Arial"/>
          <w:i/>
          <w:iCs/>
        </w:rPr>
        <w:t>Sturnus vulgaris</w:t>
      </w:r>
      <w:r w:rsidRPr="00A622FD">
        <w:rPr>
          <w:rFonts w:ascii="Arial" w:hAnsi="Arial" w:cs="Arial"/>
        </w:rPr>
        <w:t xml:space="preserve">. </w:t>
      </w:r>
      <w:r w:rsidRPr="00A622FD">
        <w:rPr>
          <w:rFonts w:ascii="Arial" w:hAnsi="Arial" w:cs="Arial"/>
          <w:i/>
          <w:iCs/>
        </w:rPr>
        <w:t>Behaviour</w:t>
      </w:r>
      <w:r w:rsidRPr="00A622FD">
        <w:rPr>
          <w:rFonts w:ascii="Arial" w:hAnsi="Arial" w:cs="Arial"/>
        </w:rPr>
        <w:t xml:space="preserve"> </w:t>
      </w:r>
      <w:r w:rsidRPr="00A622FD">
        <w:rPr>
          <w:rFonts w:ascii="Arial" w:hAnsi="Arial" w:cs="Arial"/>
          <w:b/>
          <w:bCs/>
        </w:rPr>
        <w:t>134</w:t>
      </w:r>
      <w:r w:rsidRPr="00A622FD">
        <w:rPr>
          <w:rFonts w:ascii="Arial" w:hAnsi="Arial" w:cs="Arial"/>
        </w:rPr>
        <w:t>, 337–351. (doi:</w:t>
      </w:r>
      <w:r w:rsidR="005A10DB">
        <w:rPr>
          <w:rPrChange w:id="283" w:author="Authors" w:date="2026-06-09T23:51:00Z" w16du:dateUtc="2026-06-09T21:51:00Z">
            <w:rPr>
              <w:rFonts w:ascii="Arial" w:hAnsi="Arial"/>
            </w:rPr>
          </w:rPrChange>
        </w:rPr>
        <w:fldChar w:fldCharType="begin"/>
      </w:r>
      <w:r w:rsidR="005A10DB">
        <w:rPr>
          <w:rPrChange w:id="284" w:author="Authors" w:date="2026-06-09T23:51:00Z" w16du:dateUtc="2026-06-09T21:51:00Z">
            <w:rPr>
              <w:rFonts w:ascii="Arial" w:hAnsi="Arial"/>
            </w:rPr>
          </w:rPrChange>
        </w:rPr>
        <w:instrText>HYPERLINK "https://doi.org/10.1163/156853997X00575" \h</w:instrText>
      </w:r>
      <w:r w:rsidR="005A10DB">
        <w:rPr>
          <w:rPrChange w:id="285" w:author="Authors" w:date="2026-06-09T23:51:00Z" w16du:dateUtc="2026-06-09T21:51:00Z">
            <w:rPr>
              <w:rFonts w:ascii="Arial" w:hAnsi="Arial"/>
            </w:rPr>
          </w:rPrChange>
        </w:rPr>
      </w:r>
      <w:r w:rsidR="005A10DB">
        <w:rPr>
          <w:rPrChange w:id="286" w:author="Authors" w:date="2026-06-09T23:51:00Z" w16du:dateUtc="2026-06-09T21:51:00Z">
            <w:rPr>
              <w:rFonts w:ascii="Arial" w:hAnsi="Arial"/>
            </w:rPr>
          </w:rPrChange>
        </w:rPr>
        <w:fldChar w:fldCharType="separate"/>
      </w:r>
      <w:r w:rsidR="005A10DB" w:rsidRPr="00A622FD">
        <w:rPr>
          <w:rStyle w:val="Hyperlink"/>
          <w:rFonts w:ascii="Arial" w:hAnsi="Arial" w:cs="Arial"/>
        </w:rPr>
        <w:t>10.1163/156853997X00575</w:t>
      </w:r>
      <w:r w:rsidR="005A10DB">
        <w:rPr>
          <w:rPrChange w:id="287" w:author="Authors" w:date="2026-06-09T23:51:00Z" w16du:dateUtc="2026-06-09T21:51:00Z">
            <w:rPr>
              <w:rFonts w:ascii="Arial" w:hAnsi="Arial"/>
            </w:rPr>
          </w:rPrChange>
        </w:rPr>
        <w:fldChar w:fldCharType="end"/>
      </w:r>
      <w:r w:rsidRPr="00A622FD">
        <w:rPr>
          <w:rFonts w:ascii="Arial" w:hAnsi="Arial" w:cs="Arial"/>
        </w:rPr>
        <w:t>)</w:t>
      </w:r>
    </w:p>
    <w:p w14:paraId="3550F013" w14:textId="33FD5537" w:rsidR="005A10DB" w:rsidRPr="00A622FD" w:rsidRDefault="00000000">
      <w:pPr>
        <w:pStyle w:val="Bibliography"/>
        <w:rPr>
          <w:rFonts w:ascii="Arial" w:hAnsi="Arial" w:cs="Arial"/>
        </w:rPr>
      </w:pPr>
      <w:bookmarkStart w:id="288" w:name="ref-brouwer2004"/>
      <w:bookmarkEnd w:id="281"/>
      <w:r w:rsidRPr="00A622FD">
        <w:rPr>
          <w:rFonts w:ascii="Arial" w:hAnsi="Arial" w:cs="Arial"/>
        </w:rPr>
        <w:t xml:space="preserve">26. </w:t>
      </w:r>
      <w:del w:id="289" w:author="Authors" w:date="2026-06-09T23:51:00Z" w16du:dateUtc="2026-06-09T21:51:00Z">
        <w:r w:rsidRPr="00E5133E">
          <w:rPr>
            <w:rFonts w:ascii="Arial" w:hAnsi="Arial"/>
          </w:rPr>
          <w:tab/>
        </w:r>
      </w:del>
      <w:r w:rsidRPr="00A622FD">
        <w:rPr>
          <w:rFonts w:ascii="Arial" w:hAnsi="Arial" w:cs="Arial"/>
        </w:rPr>
        <w:t xml:space="preserve">Brouwer L, </w:t>
      </w:r>
      <w:proofErr w:type="spellStart"/>
      <w:r w:rsidRPr="00A622FD">
        <w:rPr>
          <w:rFonts w:ascii="Arial" w:hAnsi="Arial" w:cs="Arial"/>
        </w:rPr>
        <w:t>Komdeur</w:t>
      </w:r>
      <w:proofErr w:type="spellEnd"/>
      <w:r w:rsidRPr="00A622FD">
        <w:rPr>
          <w:rFonts w:ascii="Arial" w:hAnsi="Arial" w:cs="Arial"/>
        </w:rPr>
        <w:t xml:space="preserve"> J. 2004 Green nesting material has a function in mate attraction in the European Starling.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67</w:t>
      </w:r>
      <w:r w:rsidRPr="00A622FD">
        <w:rPr>
          <w:rFonts w:ascii="Arial" w:hAnsi="Arial" w:cs="Arial"/>
        </w:rPr>
        <w:t>, 539–548. (doi:</w:t>
      </w:r>
      <w:r w:rsidR="005A10DB">
        <w:rPr>
          <w:rPrChange w:id="290" w:author="Authors" w:date="2026-06-09T23:51:00Z" w16du:dateUtc="2026-06-09T21:51:00Z">
            <w:rPr>
              <w:rFonts w:ascii="Arial" w:hAnsi="Arial"/>
            </w:rPr>
          </w:rPrChange>
        </w:rPr>
        <w:fldChar w:fldCharType="begin"/>
      </w:r>
      <w:r w:rsidR="005A10DB">
        <w:rPr>
          <w:rPrChange w:id="291" w:author="Authors" w:date="2026-06-09T23:51:00Z" w16du:dateUtc="2026-06-09T21:51:00Z">
            <w:rPr>
              <w:rFonts w:ascii="Arial" w:hAnsi="Arial"/>
            </w:rPr>
          </w:rPrChange>
        </w:rPr>
        <w:instrText>HYPERLINK "https://doi.org/10.1016/j.anbehav.2003.07.005" \h</w:instrText>
      </w:r>
      <w:r w:rsidR="005A10DB">
        <w:rPr>
          <w:rPrChange w:id="292" w:author="Authors" w:date="2026-06-09T23:51:00Z" w16du:dateUtc="2026-06-09T21:51:00Z">
            <w:rPr>
              <w:rFonts w:ascii="Arial" w:hAnsi="Arial"/>
            </w:rPr>
          </w:rPrChange>
        </w:rPr>
      </w:r>
      <w:r w:rsidR="005A10DB">
        <w:rPr>
          <w:rPrChange w:id="293" w:author="Authors" w:date="2026-06-09T23:51:00Z" w16du:dateUtc="2026-06-09T21:51:00Z">
            <w:rPr>
              <w:rFonts w:ascii="Arial" w:hAnsi="Arial"/>
            </w:rPr>
          </w:rPrChange>
        </w:rPr>
        <w:fldChar w:fldCharType="separate"/>
      </w:r>
      <w:r w:rsidR="005A10DB" w:rsidRPr="00A622FD">
        <w:rPr>
          <w:rStyle w:val="Hyperlink"/>
          <w:rFonts w:ascii="Arial" w:hAnsi="Arial" w:cs="Arial"/>
        </w:rPr>
        <w:t>10.1016/j.anbehav.2003.07.005</w:t>
      </w:r>
      <w:r w:rsidR="005A10DB">
        <w:rPr>
          <w:rPrChange w:id="294" w:author="Authors" w:date="2026-06-09T23:51:00Z" w16du:dateUtc="2026-06-09T21:51:00Z">
            <w:rPr>
              <w:rFonts w:ascii="Arial" w:hAnsi="Arial"/>
            </w:rPr>
          </w:rPrChange>
        </w:rPr>
        <w:fldChar w:fldCharType="end"/>
      </w:r>
      <w:r w:rsidRPr="00A622FD">
        <w:rPr>
          <w:rFonts w:ascii="Arial" w:hAnsi="Arial" w:cs="Arial"/>
        </w:rPr>
        <w:t>)</w:t>
      </w:r>
    </w:p>
    <w:p w14:paraId="7D16E3B6" w14:textId="7F888904" w:rsidR="005A10DB" w:rsidRPr="00A622FD" w:rsidRDefault="00000000">
      <w:pPr>
        <w:pStyle w:val="Bibliography"/>
        <w:rPr>
          <w:rFonts w:ascii="Arial" w:hAnsi="Arial" w:cs="Arial"/>
        </w:rPr>
      </w:pPr>
      <w:bookmarkStart w:id="295" w:name="ref-beasley2024"/>
      <w:bookmarkEnd w:id="288"/>
      <w:r w:rsidRPr="00A622FD">
        <w:rPr>
          <w:rFonts w:ascii="Arial" w:hAnsi="Arial" w:cs="Arial"/>
        </w:rPr>
        <w:t xml:space="preserve">27. </w:t>
      </w:r>
      <w:del w:id="296" w:author="Authors" w:date="2026-06-09T23:51:00Z" w16du:dateUtc="2026-06-09T21:51:00Z">
        <w:r w:rsidRPr="00E5133E">
          <w:rPr>
            <w:rFonts w:ascii="Arial" w:hAnsi="Arial"/>
          </w:rPr>
          <w:tab/>
        </w:r>
      </w:del>
      <w:r w:rsidRPr="00A622FD">
        <w:rPr>
          <w:rFonts w:ascii="Arial" w:hAnsi="Arial" w:cs="Arial"/>
        </w:rPr>
        <w:t>Beasley SY, Freire R, Callan MN, Massaro M. 2024 The influence of plant scents on nest box inspection by eastern rosella (</w:t>
      </w:r>
      <w:r w:rsidRPr="00A622FD">
        <w:rPr>
          <w:rFonts w:ascii="Arial" w:hAnsi="Arial" w:cs="Arial"/>
          <w:i/>
          <w:iCs/>
        </w:rPr>
        <w:t>Platycercus eximius</w:t>
      </w:r>
      <w:r w:rsidRPr="00A622FD">
        <w:rPr>
          <w:rFonts w:ascii="Arial" w:hAnsi="Arial" w:cs="Arial"/>
        </w:rPr>
        <w:t xml:space="preserve">). </w:t>
      </w:r>
      <w:r w:rsidRPr="00A622FD">
        <w:rPr>
          <w:rFonts w:ascii="Arial" w:hAnsi="Arial" w:cs="Arial"/>
          <w:i/>
          <w:iCs/>
        </w:rPr>
        <w:t>Emu - Austral Ornithology</w:t>
      </w:r>
      <w:r w:rsidRPr="00A622FD">
        <w:rPr>
          <w:rFonts w:ascii="Arial" w:hAnsi="Arial" w:cs="Arial"/>
        </w:rPr>
        <w:t xml:space="preserve"> </w:t>
      </w:r>
      <w:r w:rsidRPr="00A622FD">
        <w:rPr>
          <w:rFonts w:ascii="Arial" w:hAnsi="Arial" w:cs="Arial"/>
          <w:b/>
          <w:bCs/>
        </w:rPr>
        <w:t>124</w:t>
      </w:r>
      <w:r w:rsidRPr="00A622FD">
        <w:rPr>
          <w:rFonts w:ascii="Arial" w:hAnsi="Arial" w:cs="Arial"/>
        </w:rPr>
        <w:t>, 165–176. (doi:</w:t>
      </w:r>
      <w:r w:rsidR="005A10DB">
        <w:rPr>
          <w:rPrChange w:id="297" w:author="Authors" w:date="2026-06-09T23:51:00Z" w16du:dateUtc="2026-06-09T21:51:00Z">
            <w:rPr>
              <w:rFonts w:ascii="Arial" w:hAnsi="Arial"/>
            </w:rPr>
          </w:rPrChange>
        </w:rPr>
        <w:fldChar w:fldCharType="begin"/>
      </w:r>
      <w:r w:rsidR="005A10DB">
        <w:rPr>
          <w:rPrChange w:id="298" w:author="Authors" w:date="2026-06-09T23:51:00Z" w16du:dateUtc="2026-06-09T21:51:00Z">
            <w:rPr>
              <w:rFonts w:ascii="Arial" w:hAnsi="Arial"/>
            </w:rPr>
          </w:rPrChange>
        </w:rPr>
        <w:instrText>HYPERLINK "https://doi.org/10.1080/01584197.2024.2323920" \h</w:instrText>
      </w:r>
      <w:r w:rsidR="005A10DB">
        <w:rPr>
          <w:rPrChange w:id="299" w:author="Authors" w:date="2026-06-09T23:51:00Z" w16du:dateUtc="2026-06-09T21:51:00Z">
            <w:rPr>
              <w:rFonts w:ascii="Arial" w:hAnsi="Arial"/>
            </w:rPr>
          </w:rPrChange>
        </w:rPr>
      </w:r>
      <w:r w:rsidR="005A10DB">
        <w:rPr>
          <w:rPrChange w:id="300" w:author="Authors" w:date="2026-06-09T23:51:00Z" w16du:dateUtc="2026-06-09T21:51:00Z">
            <w:rPr>
              <w:rFonts w:ascii="Arial" w:hAnsi="Arial"/>
            </w:rPr>
          </w:rPrChange>
        </w:rPr>
        <w:fldChar w:fldCharType="separate"/>
      </w:r>
      <w:r w:rsidR="005A10DB" w:rsidRPr="00A622FD">
        <w:rPr>
          <w:rStyle w:val="Hyperlink"/>
          <w:rFonts w:ascii="Arial" w:hAnsi="Arial" w:cs="Arial"/>
        </w:rPr>
        <w:t>10.1080/01584197.2024.2323920</w:t>
      </w:r>
      <w:r w:rsidR="005A10DB">
        <w:rPr>
          <w:rPrChange w:id="301" w:author="Authors" w:date="2026-06-09T23:51:00Z" w16du:dateUtc="2026-06-09T21:51:00Z">
            <w:rPr>
              <w:rFonts w:ascii="Arial" w:hAnsi="Arial"/>
            </w:rPr>
          </w:rPrChange>
        </w:rPr>
        <w:fldChar w:fldCharType="end"/>
      </w:r>
      <w:r w:rsidRPr="00A622FD">
        <w:rPr>
          <w:rFonts w:ascii="Arial" w:hAnsi="Arial" w:cs="Arial"/>
        </w:rPr>
        <w:t>)</w:t>
      </w:r>
    </w:p>
    <w:p w14:paraId="722AC303" w14:textId="7C3E5D27" w:rsidR="005A10DB" w:rsidRPr="00A622FD" w:rsidRDefault="00000000">
      <w:pPr>
        <w:pStyle w:val="Bibliography"/>
        <w:rPr>
          <w:rFonts w:ascii="Arial" w:hAnsi="Arial" w:cs="Arial"/>
        </w:rPr>
      </w:pPr>
      <w:bookmarkStart w:id="302" w:name="ref-kessel1957"/>
      <w:bookmarkEnd w:id="295"/>
      <w:r w:rsidRPr="00A622FD">
        <w:rPr>
          <w:rFonts w:ascii="Arial" w:hAnsi="Arial" w:cs="Arial"/>
        </w:rPr>
        <w:t xml:space="preserve">28. </w:t>
      </w:r>
      <w:del w:id="303" w:author="Authors" w:date="2026-06-09T23:51:00Z" w16du:dateUtc="2026-06-09T21:51:00Z">
        <w:r w:rsidRPr="00E5133E">
          <w:rPr>
            <w:rFonts w:ascii="Arial" w:hAnsi="Arial"/>
          </w:rPr>
          <w:tab/>
        </w:r>
      </w:del>
      <w:r w:rsidRPr="00A622FD">
        <w:rPr>
          <w:rFonts w:ascii="Arial" w:hAnsi="Arial" w:cs="Arial"/>
        </w:rPr>
        <w:t xml:space="preserve">Kessel B. 1957 A study of the breeding biology of the European Starling </w:t>
      </w:r>
      <w:r w:rsidRPr="00A622FD">
        <w:rPr>
          <w:rFonts w:ascii="Arial" w:hAnsi="Arial" w:cs="Arial"/>
          <w:i/>
          <w:iCs/>
        </w:rPr>
        <w:t>Sturnus vulgaris</w:t>
      </w:r>
      <w:r w:rsidRPr="00A622FD">
        <w:rPr>
          <w:rFonts w:ascii="Arial" w:hAnsi="Arial" w:cs="Arial"/>
        </w:rPr>
        <w:t xml:space="preserve"> in North America. </w:t>
      </w:r>
      <w:r w:rsidRPr="00A622FD">
        <w:rPr>
          <w:rFonts w:ascii="Arial" w:hAnsi="Arial" w:cs="Arial"/>
          <w:i/>
          <w:iCs/>
        </w:rPr>
        <w:t>The American Midland Naturalist</w:t>
      </w:r>
      <w:r w:rsidRPr="00A622FD">
        <w:rPr>
          <w:rFonts w:ascii="Arial" w:hAnsi="Arial" w:cs="Arial"/>
        </w:rPr>
        <w:t xml:space="preserve"> </w:t>
      </w:r>
      <w:r w:rsidRPr="00A622FD">
        <w:rPr>
          <w:rFonts w:ascii="Arial" w:hAnsi="Arial" w:cs="Arial"/>
          <w:b/>
          <w:bCs/>
        </w:rPr>
        <w:t>58</w:t>
      </w:r>
      <w:r w:rsidRPr="00A622FD">
        <w:rPr>
          <w:rFonts w:ascii="Arial" w:hAnsi="Arial" w:cs="Arial"/>
        </w:rPr>
        <w:t>, 257–331. (doi:</w:t>
      </w:r>
      <w:r w:rsidR="005A10DB">
        <w:rPr>
          <w:rPrChange w:id="304" w:author="Authors" w:date="2026-06-09T23:51:00Z" w16du:dateUtc="2026-06-09T21:51:00Z">
            <w:rPr>
              <w:rFonts w:ascii="Arial" w:hAnsi="Arial"/>
            </w:rPr>
          </w:rPrChange>
        </w:rPr>
        <w:fldChar w:fldCharType="begin"/>
      </w:r>
      <w:r w:rsidR="005A10DB">
        <w:rPr>
          <w:rPrChange w:id="305" w:author="Authors" w:date="2026-06-09T23:51:00Z" w16du:dateUtc="2026-06-09T21:51:00Z">
            <w:rPr>
              <w:rFonts w:ascii="Arial" w:hAnsi="Arial"/>
            </w:rPr>
          </w:rPrChange>
        </w:rPr>
        <w:instrText>HYPERLINK "https://doi.org/10.2307/2422615" \h</w:instrText>
      </w:r>
      <w:r w:rsidR="005A10DB">
        <w:rPr>
          <w:rPrChange w:id="306" w:author="Authors" w:date="2026-06-09T23:51:00Z" w16du:dateUtc="2026-06-09T21:51:00Z">
            <w:rPr>
              <w:rFonts w:ascii="Arial" w:hAnsi="Arial"/>
            </w:rPr>
          </w:rPrChange>
        </w:rPr>
      </w:r>
      <w:r w:rsidR="005A10DB">
        <w:rPr>
          <w:rPrChange w:id="307" w:author="Authors" w:date="2026-06-09T23:51:00Z" w16du:dateUtc="2026-06-09T21:51:00Z">
            <w:rPr>
              <w:rFonts w:ascii="Arial" w:hAnsi="Arial"/>
            </w:rPr>
          </w:rPrChange>
        </w:rPr>
        <w:fldChar w:fldCharType="separate"/>
      </w:r>
      <w:r w:rsidR="005A10DB" w:rsidRPr="00A622FD">
        <w:rPr>
          <w:rStyle w:val="Hyperlink"/>
          <w:rFonts w:ascii="Arial" w:hAnsi="Arial" w:cs="Arial"/>
        </w:rPr>
        <w:t>10.2307/2422615</w:t>
      </w:r>
      <w:r w:rsidR="005A10DB">
        <w:rPr>
          <w:rPrChange w:id="308" w:author="Authors" w:date="2026-06-09T23:51:00Z" w16du:dateUtc="2026-06-09T21:51:00Z">
            <w:rPr>
              <w:rFonts w:ascii="Arial" w:hAnsi="Arial"/>
            </w:rPr>
          </w:rPrChange>
        </w:rPr>
        <w:fldChar w:fldCharType="end"/>
      </w:r>
      <w:r w:rsidRPr="00A622FD">
        <w:rPr>
          <w:rFonts w:ascii="Arial" w:hAnsi="Arial" w:cs="Arial"/>
        </w:rPr>
        <w:t>)</w:t>
      </w:r>
    </w:p>
    <w:p w14:paraId="6D883AB4" w14:textId="448D4FE2" w:rsidR="005A10DB" w:rsidRPr="00A622FD" w:rsidRDefault="00000000">
      <w:pPr>
        <w:pStyle w:val="Bibliography"/>
        <w:rPr>
          <w:rFonts w:ascii="Arial" w:hAnsi="Arial" w:cs="Arial"/>
        </w:rPr>
      </w:pPr>
      <w:bookmarkStart w:id="309" w:name="ref-tomás2013"/>
      <w:bookmarkEnd w:id="302"/>
      <w:r w:rsidRPr="00A622FD">
        <w:rPr>
          <w:rFonts w:ascii="Arial" w:hAnsi="Arial" w:cs="Arial"/>
        </w:rPr>
        <w:t xml:space="preserve">29. </w:t>
      </w:r>
      <w:del w:id="310" w:author="Authors" w:date="2026-06-09T23:51:00Z" w16du:dateUtc="2026-06-09T21:51:00Z">
        <w:r w:rsidRPr="00E5133E">
          <w:rPr>
            <w:rFonts w:ascii="Arial" w:hAnsi="Arial"/>
          </w:rPr>
          <w:tab/>
        </w:r>
      </w:del>
      <w:r w:rsidRPr="00A622FD">
        <w:rPr>
          <w:rFonts w:ascii="Arial" w:hAnsi="Arial" w:cs="Arial"/>
        </w:rPr>
        <w:t xml:space="preserve">Tomás G, Merino S, Martínez-de la Puente J, Moreno J, Morales J, Rivero-de Aguilar J. 2013 Nest size and aromatic plants in the nest as sexually selected female traits in blue tits. </w:t>
      </w:r>
      <w:r w:rsidRPr="00A622FD">
        <w:rPr>
          <w:rFonts w:ascii="Arial" w:hAnsi="Arial" w:cs="Arial"/>
          <w:i/>
          <w:iCs/>
        </w:rPr>
        <w:t>Behavioral Ecology</w:t>
      </w:r>
      <w:r w:rsidRPr="00A622FD">
        <w:rPr>
          <w:rFonts w:ascii="Arial" w:hAnsi="Arial" w:cs="Arial"/>
        </w:rPr>
        <w:t xml:space="preserve"> </w:t>
      </w:r>
      <w:r w:rsidRPr="00A622FD">
        <w:rPr>
          <w:rFonts w:ascii="Arial" w:hAnsi="Arial" w:cs="Arial"/>
          <w:b/>
          <w:bCs/>
        </w:rPr>
        <w:t>24</w:t>
      </w:r>
      <w:r w:rsidRPr="00A622FD">
        <w:rPr>
          <w:rFonts w:ascii="Arial" w:hAnsi="Arial" w:cs="Arial"/>
        </w:rPr>
        <w:t>, 926–934. (doi:</w:t>
      </w:r>
      <w:r w:rsidR="005A10DB">
        <w:rPr>
          <w:rPrChange w:id="311" w:author="Authors" w:date="2026-06-09T23:51:00Z" w16du:dateUtc="2026-06-09T21:51:00Z">
            <w:rPr>
              <w:rFonts w:ascii="Arial" w:hAnsi="Arial"/>
            </w:rPr>
          </w:rPrChange>
        </w:rPr>
        <w:fldChar w:fldCharType="begin"/>
      </w:r>
      <w:r w:rsidR="005A10DB">
        <w:rPr>
          <w:rPrChange w:id="312" w:author="Authors" w:date="2026-06-09T23:51:00Z" w16du:dateUtc="2026-06-09T21:51:00Z">
            <w:rPr>
              <w:rFonts w:ascii="Arial" w:hAnsi="Arial"/>
            </w:rPr>
          </w:rPrChange>
        </w:rPr>
        <w:instrText>HYPERLINK "https://doi.org/10.1093/beheco/art015" \h</w:instrText>
      </w:r>
      <w:r w:rsidR="005A10DB">
        <w:rPr>
          <w:rPrChange w:id="313" w:author="Authors" w:date="2026-06-09T23:51:00Z" w16du:dateUtc="2026-06-09T21:51:00Z">
            <w:rPr>
              <w:rFonts w:ascii="Arial" w:hAnsi="Arial"/>
            </w:rPr>
          </w:rPrChange>
        </w:rPr>
      </w:r>
      <w:r w:rsidR="005A10DB">
        <w:rPr>
          <w:rPrChange w:id="314" w:author="Authors" w:date="2026-06-09T23:51:00Z" w16du:dateUtc="2026-06-09T21:51:00Z">
            <w:rPr>
              <w:rFonts w:ascii="Arial" w:hAnsi="Arial"/>
            </w:rPr>
          </w:rPrChange>
        </w:rPr>
        <w:fldChar w:fldCharType="separate"/>
      </w:r>
      <w:r w:rsidR="005A10DB" w:rsidRPr="00A622FD">
        <w:rPr>
          <w:rStyle w:val="Hyperlink"/>
          <w:rFonts w:ascii="Arial" w:hAnsi="Arial" w:cs="Arial"/>
        </w:rPr>
        <w:t>10.1093/beheco/art015</w:t>
      </w:r>
      <w:r w:rsidR="005A10DB">
        <w:rPr>
          <w:rPrChange w:id="315" w:author="Authors" w:date="2026-06-09T23:51:00Z" w16du:dateUtc="2026-06-09T21:51:00Z">
            <w:rPr>
              <w:rFonts w:ascii="Arial" w:hAnsi="Arial"/>
            </w:rPr>
          </w:rPrChange>
        </w:rPr>
        <w:fldChar w:fldCharType="end"/>
      </w:r>
      <w:r w:rsidRPr="00A622FD">
        <w:rPr>
          <w:rFonts w:ascii="Arial" w:hAnsi="Arial" w:cs="Arial"/>
        </w:rPr>
        <w:t>)</w:t>
      </w:r>
    </w:p>
    <w:p w14:paraId="1E410BE5" w14:textId="2139E184" w:rsidR="005A10DB" w:rsidRPr="00A622FD" w:rsidRDefault="00000000">
      <w:pPr>
        <w:pStyle w:val="Bibliography"/>
        <w:rPr>
          <w:rFonts w:ascii="Arial" w:hAnsi="Arial" w:cs="Arial"/>
        </w:rPr>
      </w:pPr>
      <w:bookmarkStart w:id="316" w:name="ref-wimberger1984"/>
      <w:bookmarkEnd w:id="309"/>
      <w:r w:rsidRPr="00A622FD">
        <w:rPr>
          <w:rFonts w:ascii="Arial" w:hAnsi="Arial" w:cs="Arial"/>
        </w:rPr>
        <w:t xml:space="preserve">30. </w:t>
      </w:r>
      <w:del w:id="317" w:author="Authors" w:date="2026-06-09T23:51:00Z" w16du:dateUtc="2026-06-09T21:51:00Z">
        <w:r w:rsidRPr="00E5133E">
          <w:rPr>
            <w:rFonts w:ascii="Arial" w:hAnsi="Arial"/>
          </w:rPr>
          <w:tab/>
        </w:r>
      </w:del>
      <w:r w:rsidRPr="00A622FD">
        <w:rPr>
          <w:rFonts w:ascii="Arial" w:hAnsi="Arial" w:cs="Arial"/>
        </w:rPr>
        <w:t xml:space="preserve">Wimberger PH. 1984 </w:t>
      </w:r>
      <w:r w:rsidR="005A10DB">
        <w:rPr>
          <w:rPrChange w:id="318" w:author="Authors" w:date="2026-06-09T23:51:00Z" w16du:dateUtc="2026-06-09T21:51:00Z">
            <w:rPr>
              <w:rFonts w:ascii="Arial" w:hAnsi="Arial"/>
            </w:rPr>
          </w:rPrChange>
        </w:rPr>
        <w:fldChar w:fldCharType="begin"/>
      </w:r>
      <w:r w:rsidR="005A10DB">
        <w:rPr>
          <w:rPrChange w:id="319" w:author="Authors" w:date="2026-06-09T23:51:00Z" w16du:dateUtc="2026-06-09T21:51:00Z">
            <w:rPr>
              <w:rFonts w:ascii="Arial" w:hAnsi="Arial"/>
            </w:rPr>
          </w:rPrChange>
        </w:rPr>
        <w:instrText>HYPERLINK "https://www.jstor.org/stable/4086620" \h</w:instrText>
      </w:r>
      <w:r w:rsidR="005A10DB">
        <w:rPr>
          <w:rPrChange w:id="320" w:author="Authors" w:date="2026-06-09T23:51:00Z" w16du:dateUtc="2026-06-09T21:51:00Z">
            <w:rPr>
              <w:rFonts w:ascii="Arial" w:hAnsi="Arial"/>
            </w:rPr>
          </w:rPrChange>
        </w:rPr>
      </w:r>
      <w:r w:rsidR="005A10DB">
        <w:rPr>
          <w:rPrChange w:id="321" w:author="Authors" w:date="2026-06-09T23:51:00Z" w16du:dateUtc="2026-06-09T21:51:00Z">
            <w:rPr>
              <w:rFonts w:ascii="Arial" w:hAnsi="Arial"/>
            </w:rPr>
          </w:rPrChange>
        </w:rPr>
        <w:fldChar w:fldCharType="separate"/>
      </w:r>
      <w:r w:rsidR="005A10DB" w:rsidRPr="00A622FD">
        <w:rPr>
          <w:rStyle w:val="Hyperlink"/>
          <w:rFonts w:ascii="Arial" w:hAnsi="Arial" w:cs="Arial"/>
        </w:rPr>
        <w:t>The use of green plant material in bird nests to avoid ectoparasites</w:t>
      </w:r>
      <w:r w:rsidR="005A10DB">
        <w:rPr>
          <w:rPrChange w:id="322" w:author="Authors" w:date="2026-06-09T23:51:00Z" w16du:dateUtc="2026-06-09T21:51:00Z">
            <w:rPr>
              <w:rFonts w:ascii="Arial" w:hAnsi="Arial"/>
            </w:rPr>
          </w:rPrChange>
        </w:rPr>
        <w:fldChar w:fldCharType="end"/>
      </w:r>
      <w:r w:rsidRPr="00A622FD">
        <w:rPr>
          <w:rFonts w:ascii="Arial" w:hAnsi="Arial" w:cs="Arial"/>
        </w:rPr>
        <w:t xml:space="preserve">. </w:t>
      </w:r>
      <w:r w:rsidRPr="00A622FD">
        <w:rPr>
          <w:rFonts w:ascii="Arial" w:hAnsi="Arial" w:cs="Arial"/>
          <w:i/>
          <w:iCs/>
        </w:rPr>
        <w:t>The Auk</w:t>
      </w:r>
      <w:r w:rsidRPr="00A622FD">
        <w:rPr>
          <w:rFonts w:ascii="Arial" w:hAnsi="Arial" w:cs="Arial"/>
        </w:rPr>
        <w:t xml:space="preserve"> </w:t>
      </w:r>
      <w:r w:rsidRPr="00A622FD">
        <w:rPr>
          <w:rFonts w:ascii="Arial" w:hAnsi="Arial" w:cs="Arial"/>
          <w:b/>
          <w:bCs/>
        </w:rPr>
        <w:t>101</w:t>
      </w:r>
      <w:r w:rsidRPr="00A622FD">
        <w:rPr>
          <w:rFonts w:ascii="Arial" w:hAnsi="Arial" w:cs="Arial"/>
        </w:rPr>
        <w:t>, 615–618.</w:t>
      </w:r>
    </w:p>
    <w:p w14:paraId="40721773" w14:textId="4206FD8D" w:rsidR="005A10DB" w:rsidRPr="00A622FD" w:rsidRDefault="00000000">
      <w:pPr>
        <w:pStyle w:val="Bibliography"/>
        <w:rPr>
          <w:rFonts w:ascii="Arial" w:hAnsi="Arial" w:cs="Arial"/>
        </w:rPr>
      </w:pPr>
      <w:bookmarkStart w:id="323" w:name="ref-dykstra2009"/>
      <w:bookmarkEnd w:id="316"/>
      <w:r w:rsidRPr="00A622FD">
        <w:rPr>
          <w:rFonts w:ascii="Arial" w:hAnsi="Arial" w:cs="Arial"/>
        </w:rPr>
        <w:t xml:space="preserve">31. </w:t>
      </w:r>
      <w:del w:id="324" w:author="Authors" w:date="2026-06-09T23:51:00Z" w16du:dateUtc="2026-06-09T21:51:00Z">
        <w:r w:rsidRPr="00E5133E">
          <w:rPr>
            <w:rFonts w:ascii="Arial" w:hAnsi="Arial"/>
          </w:rPr>
          <w:tab/>
        </w:r>
      </w:del>
      <w:r w:rsidRPr="00A622FD">
        <w:rPr>
          <w:rFonts w:ascii="Arial" w:hAnsi="Arial" w:cs="Arial"/>
        </w:rPr>
        <w:t xml:space="preserve">Dykstra CR, Hays JL, Simon MM. 2009 Selection of fresh vegetation for nest lining by red-shouldered hawks. </w:t>
      </w:r>
      <w:r w:rsidRPr="00A622FD">
        <w:rPr>
          <w:rFonts w:ascii="Arial" w:hAnsi="Arial" w:cs="Arial"/>
          <w:i/>
          <w:iCs/>
        </w:rPr>
        <w:t>The Wilson Journal of Ornithology</w:t>
      </w:r>
      <w:r w:rsidRPr="00A622FD">
        <w:rPr>
          <w:rFonts w:ascii="Arial" w:hAnsi="Arial" w:cs="Arial"/>
        </w:rPr>
        <w:t xml:space="preserve"> </w:t>
      </w:r>
      <w:r w:rsidRPr="00A622FD">
        <w:rPr>
          <w:rFonts w:ascii="Arial" w:hAnsi="Arial" w:cs="Arial"/>
          <w:b/>
          <w:bCs/>
        </w:rPr>
        <w:t>121</w:t>
      </w:r>
      <w:r w:rsidRPr="00A622FD">
        <w:rPr>
          <w:rFonts w:ascii="Arial" w:hAnsi="Arial" w:cs="Arial"/>
        </w:rPr>
        <w:t>, 207–210. (doi:</w:t>
      </w:r>
      <w:r w:rsidR="005A10DB">
        <w:rPr>
          <w:rPrChange w:id="325" w:author="Authors" w:date="2026-06-09T23:51:00Z" w16du:dateUtc="2026-06-09T21:51:00Z">
            <w:rPr>
              <w:rFonts w:ascii="Arial" w:hAnsi="Arial"/>
            </w:rPr>
          </w:rPrChange>
        </w:rPr>
        <w:fldChar w:fldCharType="begin"/>
      </w:r>
      <w:r w:rsidR="005A10DB">
        <w:rPr>
          <w:rPrChange w:id="326" w:author="Authors" w:date="2026-06-09T23:51:00Z" w16du:dateUtc="2026-06-09T21:51:00Z">
            <w:rPr>
              <w:rFonts w:ascii="Arial" w:hAnsi="Arial"/>
            </w:rPr>
          </w:rPrChange>
        </w:rPr>
        <w:instrText>HYPERLINK "https://doi.org/10.1676/08-035.1" \h</w:instrText>
      </w:r>
      <w:r w:rsidR="005A10DB">
        <w:rPr>
          <w:rPrChange w:id="327" w:author="Authors" w:date="2026-06-09T23:51:00Z" w16du:dateUtc="2026-06-09T21:51:00Z">
            <w:rPr>
              <w:rFonts w:ascii="Arial" w:hAnsi="Arial"/>
            </w:rPr>
          </w:rPrChange>
        </w:rPr>
      </w:r>
      <w:r w:rsidR="005A10DB">
        <w:rPr>
          <w:rPrChange w:id="328" w:author="Authors" w:date="2026-06-09T23:51:00Z" w16du:dateUtc="2026-06-09T21:51:00Z">
            <w:rPr>
              <w:rFonts w:ascii="Arial" w:hAnsi="Arial"/>
            </w:rPr>
          </w:rPrChange>
        </w:rPr>
        <w:fldChar w:fldCharType="separate"/>
      </w:r>
      <w:r w:rsidR="005A10DB" w:rsidRPr="00A622FD">
        <w:rPr>
          <w:rStyle w:val="Hyperlink"/>
          <w:rFonts w:ascii="Arial" w:hAnsi="Arial" w:cs="Arial"/>
        </w:rPr>
        <w:t>10.1676/08-035.1</w:t>
      </w:r>
      <w:r w:rsidR="005A10DB">
        <w:rPr>
          <w:rPrChange w:id="329" w:author="Authors" w:date="2026-06-09T23:51:00Z" w16du:dateUtc="2026-06-09T21:51:00Z">
            <w:rPr>
              <w:rFonts w:ascii="Arial" w:hAnsi="Arial"/>
            </w:rPr>
          </w:rPrChange>
        </w:rPr>
        <w:fldChar w:fldCharType="end"/>
      </w:r>
      <w:r w:rsidRPr="00A622FD">
        <w:rPr>
          <w:rFonts w:ascii="Arial" w:hAnsi="Arial" w:cs="Arial"/>
        </w:rPr>
        <w:t>)</w:t>
      </w:r>
    </w:p>
    <w:p w14:paraId="73FA66A6" w14:textId="7077E131" w:rsidR="005A10DB" w:rsidRPr="00A622FD" w:rsidRDefault="00000000">
      <w:pPr>
        <w:pStyle w:val="Bibliography"/>
        <w:rPr>
          <w:rFonts w:ascii="Arial" w:hAnsi="Arial" w:cs="Arial"/>
        </w:rPr>
      </w:pPr>
      <w:bookmarkStart w:id="330" w:name="ref-lafuma2001"/>
      <w:bookmarkEnd w:id="323"/>
      <w:r w:rsidRPr="00A622FD">
        <w:rPr>
          <w:rFonts w:ascii="Arial" w:hAnsi="Arial" w:cs="Arial"/>
        </w:rPr>
        <w:t xml:space="preserve">32. </w:t>
      </w:r>
      <w:del w:id="331" w:author="Authors" w:date="2026-06-09T23:51:00Z" w16du:dateUtc="2026-06-09T21:51:00Z">
        <w:r w:rsidRPr="00E5133E">
          <w:rPr>
            <w:rFonts w:ascii="Arial" w:hAnsi="Arial"/>
          </w:rPr>
          <w:tab/>
        </w:r>
      </w:del>
      <w:r w:rsidRPr="00A622FD">
        <w:rPr>
          <w:rFonts w:ascii="Arial" w:hAnsi="Arial" w:cs="Arial"/>
        </w:rPr>
        <w:t xml:space="preserve">Lafuma L, Lambrechts MM, Raymond M. 2001 Aromatic plants in bird nests as a protection against blood-sucking flying insects? </w:t>
      </w:r>
      <w:r w:rsidRPr="00A622FD">
        <w:rPr>
          <w:rFonts w:ascii="Arial" w:hAnsi="Arial" w:cs="Arial"/>
          <w:i/>
          <w:iCs/>
        </w:rPr>
        <w:t>Behavioural Processes</w:t>
      </w:r>
      <w:r w:rsidRPr="00A622FD">
        <w:rPr>
          <w:rFonts w:ascii="Arial" w:hAnsi="Arial" w:cs="Arial"/>
        </w:rPr>
        <w:t xml:space="preserve"> </w:t>
      </w:r>
      <w:r w:rsidRPr="00A622FD">
        <w:rPr>
          <w:rFonts w:ascii="Arial" w:hAnsi="Arial" w:cs="Arial"/>
          <w:b/>
          <w:bCs/>
        </w:rPr>
        <w:t>56</w:t>
      </w:r>
      <w:r w:rsidRPr="00A622FD">
        <w:rPr>
          <w:rFonts w:ascii="Arial" w:hAnsi="Arial" w:cs="Arial"/>
        </w:rPr>
        <w:t>, 113–120. (doi:</w:t>
      </w:r>
      <w:r w:rsidR="005A10DB">
        <w:rPr>
          <w:rPrChange w:id="332" w:author="Authors" w:date="2026-06-09T23:51:00Z" w16du:dateUtc="2026-06-09T21:51:00Z">
            <w:rPr>
              <w:rFonts w:ascii="Arial" w:hAnsi="Arial"/>
            </w:rPr>
          </w:rPrChange>
        </w:rPr>
        <w:fldChar w:fldCharType="begin"/>
      </w:r>
      <w:r w:rsidR="005A10DB">
        <w:rPr>
          <w:rPrChange w:id="333" w:author="Authors" w:date="2026-06-09T23:51:00Z" w16du:dateUtc="2026-06-09T21:51:00Z">
            <w:rPr>
              <w:rFonts w:ascii="Arial" w:hAnsi="Arial"/>
            </w:rPr>
          </w:rPrChange>
        </w:rPr>
        <w:instrText>HYPERLINK "https://doi.org/10.1016/s0376-6357(01)00191-7" \h</w:instrText>
      </w:r>
      <w:r w:rsidR="005A10DB">
        <w:rPr>
          <w:rPrChange w:id="334" w:author="Authors" w:date="2026-06-09T23:51:00Z" w16du:dateUtc="2026-06-09T21:51:00Z">
            <w:rPr>
              <w:rFonts w:ascii="Arial" w:hAnsi="Arial"/>
            </w:rPr>
          </w:rPrChange>
        </w:rPr>
      </w:r>
      <w:r w:rsidR="005A10DB">
        <w:rPr>
          <w:rPrChange w:id="335" w:author="Authors" w:date="2026-06-09T23:51:00Z" w16du:dateUtc="2026-06-09T21:51:00Z">
            <w:rPr>
              <w:rFonts w:ascii="Arial" w:hAnsi="Arial"/>
            </w:rPr>
          </w:rPrChange>
        </w:rPr>
        <w:fldChar w:fldCharType="separate"/>
      </w:r>
      <w:r w:rsidR="005A10DB" w:rsidRPr="00A622FD">
        <w:rPr>
          <w:rStyle w:val="Hyperlink"/>
          <w:rFonts w:ascii="Arial" w:hAnsi="Arial" w:cs="Arial"/>
        </w:rPr>
        <w:t>10.1016/s0376-6357(01)00191-7</w:t>
      </w:r>
      <w:r w:rsidR="005A10DB">
        <w:rPr>
          <w:rPrChange w:id="336" w:author="Authors" w:date="2026-06-09T23:51:00Z" w16du:dateUtc="2026-06-09T21:51:00Z">
            <w:rPr>
              <w:rFonts w:ascii="Arial" w:hAnsi="Arial"/>
            </w:rPr>
          </w:rPrChange>
        </w:rPr>
        <w:fldChar w:fldCharType="end"/>
      </w:r>
      <w:r w:rsidRPr="00A622FD">
        <w:rPr>
          <w:rFonts w:ascii="Arial" w:hAnsi="Arial" w:cs="Arial"/>
        </w:rPr>
        <w:t>)</w:t>
      </w:r>
    </w:p>
    <w:p w14:paraId="6840E045" w14:textId="17569AA8" w:rsidR="005A10DB" w:rsidRPr="00A622FD" w:rsidRDefault="00000000">
      <w:pPr>
        <w:pStyle w:val="Bibliography"/>
        <w:rPr>
          <w:rFonts w:ascii="Arial" w:hAnsi="Arial" w:cs="Arial"/>
        </w:rPr>
      </w:pPr>
      <w:bookmarkStart w:id="337" w:name="ref-dawson2004"/>
      <w:bookmarkEnd w:id="330"/>
      <w:r w:rsidRPr="00A622FD">
        <w:rPr>
          <w:rFonts w:ascii="Arial" w:hAnsi="Arial" w:cs="Arial"/>
        </w:rPr>
        <w:lastRenderedPageBreak/>
        <w:t xml:space="preserve">33. </w:t>
      </w:r>
      <w:del w:id="338" w:author="Authors" w:date="2026-06-09T23:51:00Z" w16du:dateUtc="2026-06-09T21:51:00Z">
        <w:r w:rsidRPr="00E5133E">
          <w:rPr>
            <w:rFonts w:ascii="Arial" w:hAnsi="Arial"/>
          </w:rPr>
          <w:tab/>
        </w:r>
      </w:del>
      <w:r w:rsidRPr="00A622FD">
        <w:rPr>
          <w:rFonts w:ascii="Arial" w:hAnsi="Arial" w:cs="Arial"/>
        </w:rPr>
        <w:t xml:space="preserve">Dawson RD. 2004 Does fresh vegetation protect avian nests from ectoparasites? An experiment with tree swallows. </w:t>
      </w:r>
      <w:r w:rsidRPr="00A622FD">
        <w:rPr>
          <w:rFonts w:ascii="Arial" w:hAnsi="Arial" w:cs="Arial"/>
          <w:i/>
          <w:iCs/>
        </w:rPr>
        <w:t>Canadian Journal of Zoology</w:t>
      </w:r>
      <w:r w:rsidRPr="00A622FD">
        <w:rPr>
          <w:rFonts w:ascii="Arial" w:hAnsi="Arial" w:cs="Arial"/>
        </w:rPr>
        <w:t xml:space="preserve"> </w:t>
      </w:r>
      <w:r w:rsidRPr="00A622FD">
        <w:rPr>
          <w:rFonts w:ascii="Arial" w:hAnsi="Arial" w:cs="Arial"/>
          <w:b/>
          <w:bCs/>
        </w:rPr>
        <w:t>82</w:t>
      </w:r>
      <w:r w:rsidRPr="00A622FD">
        <w:rPr>
          <w:rFonts w:ascii="Arial" w:hAnsi="Arial" w:cs="Arial"/>
        </w:rPr>
        <w:t>, 1005–1010. (doi:</w:t>
      </w:r>
      <w:r w:rsidR="005A10DB">
        <w:rPr>
          <w:rPrChange w:id="339" w:author="Authors" w:date="2026-06-09T23:51:00Z" w16du:dateUtc="2026-06-09T21:51:00Z">
            <w:rPr>
              <w:rFonts w:ascii="Arial" w:hAnsi="Arial"/>
            </w:rPr>
          </w:rPrChange>
        </w:rPr>
        <w:fldChar w:fldCharType="begin"/>
      </w:r>
      <w:r w:rsidR="005A10DB">
        <w:rPr>
          <w:rPrChange w:id="340" w:author="Authors" w:date="2026-06-09T23:51:00Z" w16du:dateUtc="2026-06-09T21:51:00Z">
            <w:rPr>
              <w:rFonts w:ascii="Arial" w:hAnsi="Arial"/>
            </w:rPr>
          </w:rPrChange>
        </w:rPr>
        <w:instrText>HYPERLINK "https://doi.org/10.1139/z04-076" \h</w:instrText>
      </w:r>
      <w:r w:rsidR="005A10DB">
        <w:rPr>
          <w:rPrChange w:id="341" w:author="Authors" w:date="2026-06-09T23:51:00Z" w16du:dateUtc="2026-06-09T21:51:00Z">
            <w:rPr>
              <w:rFonts w:ascii="Arial" w:hAnsi="Arial"/>
            </w:rPr>
          </w:rPrChange>
        </w:rPr>
      </w:r>
      <w:r w:rsidR="005A10DB">
        <w:rPr>
          <w:rPrChange w:id="342" w:author="Authors" w:date="2026-06-09T23:51:00Z" w16du:dateUtc="2026-06-09T21:51:00Z">
            <w:rPr>
              <w:rFonts w:ascii="Arial" w:hAnsi="Arial"/>
            </w:rPr>
          </w:rPrChange>
        </w:rPr>
        <w:fldChar w:fldCharType="separate"/>
      </w:r>
      <w:r w:rsidR="005A10DB" w:rsidRPr="00A622FD">
        <w:rPr>
          <w:rStyle w:val="Hyperlink"/>
          <w:rFonts w:ascii="Arial" w:hAnsi="Arial" w:cs="Arial"/>
        </w:rPr>
        <w:t>10.1139/z04-076</w:t>
      </w:r>
      <w:r w:rsidR="005A10DB">
        <w:rPr>
          <w:rPrChange w:id="343" w:author="Authors" w:date="2026-06-09T23:51:00Z" w16du:dateUtc="2026-06-09T21:51:00Z">
            <w:rPr>
              <w:rFonts w:ascii="Arial" w:hAnsi="Arial"/>
            </w:rPr>
          </w:rPrChange>
        </w:rPr>
        <w:fldChar w:fldCharType="end"/>
      </w:r>
      <w:r w:rsidRPr="00A622FD">
        <w:rPr>
          <w:rFonts w:ascii="Arial" w:hAnsi="Arial" w:cs="Arial"/>
        </w:rPr>
        <w:t>)</w:t>
      </w:r>
    </w:p>
    <w:p w14:paraId="1BE89B8C" w14:textId="69D123C8" w:rsidR="005A10DB" w:rsidRPr="00A622FD" w:rsidRDefault="00000000">
      <w:pPr>
        <w:pStyle w:val="Bibliography"/>
        <w:rPr>
          <w:rFonts w:ascii="Arial" w:hAnsi="Arial" w:cs="Arial"/>
        </w:rPr>
      </w:pPr>
      <w:bookmarkStart w:id="344" w:name="ref-quiroga2012"/>
      <w:bookmarkEnd w:id="337"/>
      <w:r w:rsidRPr="00A622FD">
        <w:rPr>
          <w:rFonts w:ascii="Arial" w:hAnsi="Arial" w:cs="Arial"/>
        </w:rPr>
        <w:t xml:space="preserve">34. </w:t>
      </w:r>
      <w:del w:id="345" w:author="Authors" w:date="2026-06-09T23:51:00Z" w16du:dateUtc="2026-06-09T21:51:00Z">
        <w:r w:rsidRPr="00E5133E">
          <w:rPr>
            <w:rFonts w:ascii="Arial" w:hAnsi="Arial"/>
          </w:rPr>
          <w:tab/>
        </w:r>
      </w:del>
      <w:r w:rsidRPr="00A622FD">
        <w:rPr>
          <w:rFonts w:ascii="Arial" w:hAnsi="Arial" w:cs="Arial"/>
        </w:rPr>
        <w:t xml:space="preserve">Quiroga MA, Reboreda JC, Beltzer AH. 2012 Host use by </w:t>
      </w:r>
      <w:r w:rsidRPr="00A622FD">
        <w:rPr>
          <w:rFonts w:ascii="Arial" w:hAnsi="Arial" w:cs="Arial"/>
          <w:i/>
          <w:iCs/>
        </w:rPr>
        <w:t>Philornis</w:t>
      </w:r>
      <w:r w:rsidRPr="00A622FD">
        <w:rPr>
          <w:rFonts w:ascii="Arial" w:hAnsi="Arial" w:cs="Arial"/>
        </w:rPr>
        <w:t xml:space="preserve"> sp. In a passerine community in central Argentina. </w:t>
      </w:r>
      <w:r w:rsidRPr="00A622FD">
        <w:rPr>
          <w:rFonts w:ascii="Arial" w:hAnsi="Arial" w:cs="Arial"/>
          <w:i/>
          <w:iCs/>
        </w:rPr>
        <w:t>Revista Mexicana de Biodiversidad</w:t>
      </w:r>
      <w:r w:rsidRPr="00A622FD">
        <w:rPr>
          <w:rFonts w:ascii="Arial" w:hAnsi="Arial" w:cs="Arial"/>
        </w:rPr>
        <w:t xml:space="preserve"> </w:t>
      </w:r>
      <w:r w:rsidRPr="00A622FD">
        <w:rPr>
          <w:rFonts w:ascii="Arial" w:hAnsi="Arial" w:cs="Arial"/>
          <w:b/>
          <w:bCs/>
        </w:rPr>
        <w:t>83</w:t>
      </w:r>
      <w:r w:rsidRPr="00A622FD">
        <w:rPr>
          <w:rFonts w:ascii="Arial" w:hAnsi="Arial" w:cs="Arial"/>
        </w:rPr>
        <w:t>. (doi:</w:t>
      </w:r>
      <w:r w:rsidR="005A10DB">
        <w:rPr>
          <w:rPrChange w:id="346" w:author="Authors" w:date="2026-06-09T23:51:00Z" w16du:dateUtc="2026-06-09T21:51:00Z">
            <w:rPr>
              <w:rFonts w:ascii="Arial" w:hAnsi="Arial"/>
            </w:rPr>
          </w:rPrChange>
        </w:rPr>
        <w:fldChar w:fldCharType="begin"/>
      </w:r>
      <w:r w:rsidR="005A10DB">
        <w:rPr>
          <w:rPrChange w:id="347" w:author="Authors" w:date="2026-06-09T23:51:00Z" w16du:dateUtc="2026-06-09T21:51:00Z">
            <w:rPr>
              <w:rFonts w:ascii="Arial" w:hAnsi="Arial"/>
            </w:rPr>
          </w:rPrChange>
        </w:rPr>
        <w:instrText>HYPERLINK "https://doi.org/10.22201/ib.20078706e.2012.1.1137" \h</w:instrText>
      </w:r>
      <w:r w:rsidR="005A10DB">
        <w:rPr>
          <w:rPrChange w:id="348" w:author="Authors" w:date="2026-06-09T23:51:00Z" w16du:dateUtc="2026-06-09T21:51:00Z">
            <w:rPr>
              <w:rFonts w:ascii="Arial" w:hAnsi="Arial"/>
            </w:rPr>
          </w:rPrChange>
        </w:rPr>
      </w:r>
      <w:r w:rsidR="005A10DB">
        <w:rPr>
          <w:rPrChange w:id="349" w:author="Authors" w:date="2026-06-09T23:51:00Z" w16du:dateUtc="2026-06-09T21:51:00Z">
            <w:rPr>
              <w:rFonts w:ascii="Arial" w:hAnsi="Arial"/>
            </w:rPr>
          </w:rPrChange>
        </w:rPr>
        <w:fldChar w:fldCharType="separate"/>
      </w:r>
      <w:r w:rsidR="005A10DB" w:rsidRPr="00A622FD">
        <w:rPr>
          <w:rStyle w:val="Hyperlink"/>
          <w:rFonts w:ascii="Arial" w:hAnsi="Arial" w:cs="Arial"/>
        </w:rPr>
        <w:t>10.22201/ib.20078706e.2012.1.1137</w:t>
      </w:r>
      <w:r w:rsidR="005A10DB">
        <w:rPr>
          <w:rPrChange w:id="350" w:author="Authors" w:date="2026-06-09T23:51:00Z" w16du:dateUtc="2026-06-09T21:51:00Z">
            <w:rPr>
              <w:rFonts w:ascii="Arial" w:hAnsi="Arial"/>
            </w:rPr>
          </w:rPrChange>
        </w:rPr>
        <w:fldChar w:fldCharType="end"/>
      </w:r>
      <w:r w:rsidRPr="00A622FD">
        <w:rPr>
          <w:rFonts w:ascii="Arial" w:hAnsi="Arial" w:cs="Arial"/>
        </w:rPr>
        <w:t>)</w:t>
      </w:r>
    </w:p>
    <w:p w14:paraId="45A41397" w14:textId="62E0EC2B" w:rsidR="005A10DB" w:rsidRPr="00A622FD" w:rsidRDefault="00000000">
      <w:pPr>
        <w:pStyle w:val="Bibliography"/>
        <w:rPr>
          <w:rFonts w:ascii="Arial" w:hAnsi="Arial" w:cs="Arial"/>
        </w:rPr>
      </w:pPr>
      <w:bookmarkStart w:id="351" w:name="ref-gwinner2000"/>
      <w:bookmarkEnd w:id="344"/>
      <w:r w:rsidRPr="00A622FD">
        <w:rPr>
          <w:rFonts w:ascii="Arial" w:hAnsi="Arial" w:cs="Arial"/>
        </w:rPr>
        <w:t xml:space="preserve">35. </w:t>
      </w:r>
      <w:del w:id="352" w:author="Authors" w:date="2026-06-09T23:51:00Z" w16du:dateUtc="2026-06-09T21:51:00Z">
        <w:r w:rsidRPr="00E5133E">
          <w:rPr>
            <w:rFonts w:ascii="Arial" w:hAnsi="Arial"/>
          </w:rPr>
          <w:tab/>
        </w:r>
      </w:del>
      <w:r w:rsidRPr="00A622FD">
        <w:rPr>
          <w:rFonts w:ascii="Arial" w:hAnsi="Arial" w:cs="Arial"/>
        </w:rPr>
        <w:t xml:space="preserve">Gwinner H, Oltrogge M, Trost L, Nienaber U. 2000 Green plants in starling nests: Effects on nestlings.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59</w:t>
      </w:r>
      <w:r w:rsidRPr="00A622FD">
        <w:rPr>
          <w:rFonts w:ascii="Arial" w:hAnsi="Arial" w:cs="Arial"/>
        </w:rPr>
        <w:t>, 301–309. (doi:</w:t>
      </w:r>
      <w:r w:rsidR="005A10DB">
        <w:rPr>
          <w:rPrChange w:id="353" w:author="Authors" w:date="2026-06-09T23:51:00Z" w16du:dateUtc="2026-06-09T21:51:00Z">
            <w:rPr>
              <w:rFonts w:ascii="Arial" w:hAnsi="Arial"/>
            </w:rPr>
          </w:rPrChange>
        </w:rPr>
        <w:fldChar w:fldCharType="begin"/>
      </w:r>
      <w:r w:rsidR="005A10DB">
        <w:rPr>
          <w:rPrChange w:id="354" w:author="Authors" w:date="2026-06-09T23:51:00Z" w16du:dateUtc="2026-06-09T21:51:00Z">
            <w:rPr>
              <w:rFonts w:ascii="Arial" w:hAnsi="Arial"/>
            </w:rPr>
          </w:rPrChange>
        </w:rPr>
        <w:instrText>HYPERLINK "https://doi.org/10.1006/anbe.1999.1306" \h</w:instrText>
      </w:r>
      <w:r w:rsidR="005A10DB">
        <w:rPr>
          <w:rPrChange w:id="355" w:author="Authors" w:date="2026-06-09T23:51:00Z" w16du:dateUtc="2026-06-09T21:51:00Z">
            <w:rPr>
              <w:rFonts w:ascii="Arial" w:hAnsi="Arial"/>
            </w:rPr>
          </w:rPrChange>
        </w:rPr>
      </w:r>
      <w:r w:rsidR="005A10DB">
        <w:rPr>
          <w:rPrChange w:id="356" w:author="Authors" w:date="2026-06-09T23:51:00Z" w16du:dateUtc="2026-06-09T21:51:00Z">
            <w:rPr>
              <w:rFonts w:ascii="Arial" w:hAnsi="Arial"/>
            </w:rPr>
          </w:rPrChange>
        </w:rPr>
        <w:fldChar w:fldCharType="separate"/>
      </w:r>
      <w:r w:rsidR="005A10DB" w:rsidRPr="00A622FD">
        <w:rPr>
          <w:rStyle w:val="Hyperlink"/>
          <w:rFonts w:ascii="Arial" w:hAnsi="Arial" w:cs="Arial"/>
        </w:rPr>
        <w:t>10.1006/anbe.1999.1306</w:t>
      </w:r>
      <w:r w:rsidR="005A10DB">
        <w:rPr>
          <w:rPrChange w:id="357" w:author="Authors" w:date="2026-06-09T23:51:00Z" w16du:dateUtc="2026-06-09T21:51:00Z">
            <w:rPr>
              <w:rFonts w:ascii="Arial" w:hAnsi="Arial"/>
            </w:rPr>
          </w:rPrChange>
        </w:rPr>
        <w:fldChar w:fldCharType="end"/>
      </w:r>
      <w:r w:rsidRPr="00A622FD">
        <w:rPr>
          <w:rFonts w:ascii="Arial" w:hAnsi="Arial" w:cs="Arial"/>
        </w:rPr>
        <w:t>)</w:t>
      </w:r>
    </w:p>
    <w:p w14:paraId="42905781" w14:textId="0E656503" w:rsidR="005A10DB" w:rsidRPr="00A622FD" w:rsidRDefault="00000000">
      <w:pPr>
        <w:pStyle w:val="Bibliography"/>
        <w:rPr>
          <w:rFonts w:ascii="Arial" w:hAnsi="Arial" w:cs="Arial"/>
        </w:rPr>
      </w:pPr>
      <w:bookmarkStart w:id="358" w:name="ref-gwinner2005"/>
      <w:bookmarkEnd w:id="351"/>
      <w:r w:rsidRPr="00A622FD">
        <w:rPr>
          <w:rFonts w:ascii="Arial" w:hAnsi="Arial" w:cs="Arial"/>
        </w:rPr>
        <w:t xml:space="preserve">36. </w:t>
      </w:r>
      <w:del w:id="359" w:author="Authors" w:date="2026-06-09T23:51:00Z" w16du:dateUtc="2026-06-09T21:51:00Z">
        <w:r w:rsidRPr="00E5133E">
          <w:rPr>
            <w:rFonts w:ascii="Arial" w:hAnsi="Arial"/>
          </w:rPr>
          <w:tab/>
        </w:r>
      </w:del>
      <w:r w:rsidRPr="00A622FD">
        <w:rPr>
          <w:rFonts w:ascii="Arial" w:hAnsi="Arial" w:cs="Arial"/>
        </w:rPr>
        <w:t xml:space="preserve">Gwinner H, Berger S. 2005 European starlings: Nestling condition, parasites and green nest material during the breeding season. </w:t>
      </w:r>
      <w:r w:rsidRPr="00A622FD">
        <w:rPr>
          <w:rFonts w:ascii="Arial" w:hAnsi="Arial" w:cs="Arial"/>
          <w:i/>
          <w:iCs/>
        </w:rPr>
        <w:t>Journal of Ornithology</w:t>
      </w:r>
      <w:r w:rsidRPr="00A622FD">
        <w:rPr>
          <w:rFonts w:ascii="Arial" w:hAnsi="Arial" w:cs="Arial"/>
        </w:rPr>
        <w:t xml:space="preserve"> </w:t>
      </w:r>
      <w:r w:rsidRPr="00A622FD">
        <w:rPr>
          <w:rFonts w:ascii="Arial" w:hAnsi="Arial" w:cs="Arial"/>
          <w:b/>
          <w:bCs/>
        </w:rPr>
        <w:t>146</w:t>
      </w:r>
      <w:r w:rsidRPr="00A622FD">
        <w:rPr>
          <w:rFonts w:ascii="Arial" w:hAnsi="Arial" w:cs="Arial"/>
        </w:rPr>
        <w:t>, 365–371. (doi:</w:t>
      </w:r>
      <w:r w:rsidR="005A10DB">
        <w:rPr>
          <w:rPrChange w:id="360" w:author="Authors" w:date="2026-06-09T23:51:00Z" w16du:dateUtc="2026-06-09T21:51:00Z">
            <w:rPr>
              <w:rFonts w:ascii="Arial" w:hAnsi="Arial"/>
            </w:rPr>
          </w:rPrChange>
        </w:rPr>
        <w:fldChar w:fldCharType="begin"/>
      </w:r>
      <w:r w:rsidR="005A10DB">
        <w:rPr>
          <w:rPrChange w:id="361" w:author="Authors" w:date="2026-06-09T23:51:00Z" w16du:dateUtc="2026-06-09T21:51:00Z">
            <w:rPr>
              <w:rFonts w:ascii="Arial" w:hAnsi="Arial"/>
            </w:rPr>
          </w:rPrChange>
        </w:rPr>
        <w:instrText>HYPERLINK "https://doi.org/10.1007/s10336-005-0012-x" \h</w:instrText>
      </w:r>
      <w:r w:rsidR="005A10DB">
        <w:rPr>
          <w:rPrChange w:id="362" w:author="Authors" w:date="2026-06-09T23:51:00Z" w16du:dateUtc="2026-06-09T21:51:00Z">
            <w:rPr>
              <w:rFonts w:ascii="Arial" w:hAnsi="Arial"/>
            </w:rPr>
          </w:rPrChange>
        </w:rPr>
      </w:r>
      <w:r w:rsidR="005A10DB">
        <w:rPr>
          <w:rPrChange w:id="363" w:author="Authors" w:date="2026-06-09T23:51:00Z" w16du:dateUtc="2026-06-09T21:51:00Z">
            <w:rPr>
              <w:rFonts w:ascii="Arial" w:hAnsi="Arial"/>
            </w:rPr>
          </w:rPrChange>
        </w:rPr>
        <w:fldChar w:fldCharType="separate"/>
      </w:r>
      <w:r w:rsidR="005A10DB" w:rsidRPr="00A622FD">
        <w:rPr>
          <w:rStyle w:val="Hyperlink"/>
          <w:rFonts w:ascii="Arial" w:hAnsi="Arial" w:cs="Arial"/>
        </w:rPr>
        <w:t>10.1007/s10336-005-0012-x</w:t>
      </w:r>
      <w:r w:rsidR="005A10DB">
        <w:rPr>
          <w:rPrChange w:id="364" w:author="Authors" w:date="2026-06-09T23:51:00Z" w16du:dateUtc="2026-06-09T21:51:00Z">
            <w:rPr>
              <w:rFonts w:ascii="Arial" w:hAnsi="Arial"/>
            </w:rPr>
          </w:rPrChange>
        </w:rPr>
        <w:fldChar w:fldCharType="end"/>
      </w:r>
      <w:r w:rsidRPr="00A622FD">
        <w:rPr>
          <w:rFonts w:ascii="Arial" w:hAnsi="Arial" w:cs="Arial"/>
        </w:rPr>
        <w:t>)</w:t>
      </w:r>
    </w:p>
    <w:p w14:paraId="3679CCED" w14:textId="5495B59F" w:rsidR="005A10DB" w:rsidRPr="00A622FD" w:rsidRDefault="00000000">
      <w:pPr>
        <w:pStyle w:val="Bibliography"/>
        <w:rPr>
          <w:rFonts w:ascii="Arial" w:hAnsi="Arial" w:cs="Arial"/>
        </w:rPr>
      </w:pPr>
      <w:bookmarkStart w:id="365" w:name="ref-mennerat2009a"/>
      <w:bookmarkEnd w:id="358"/>
      <w:r w:rsidRPr="00A622FD">
        <w:rPr>
          <w:rFonts w:ascii="Arial" w:hAnsi="Arial" w:cs="Arial"/>
        </w:rPr>
        <w:t xml:space="preserve">37. </w:t>
      </w:r>
      <w:del w:id="366" w:author="Authors" w:date="2026-06-09T23:51:00Z" w16du:dateUtc="2026-06-09T21:51:00Z">
        <w:r w:rsidRPr="00E5133E">
          <w:rPr>
            <w:rFonts w:ascii="Arial" w:hAnsi="Arial"/>
          </w:rPr>
          <w:tab/>
        </w:r>
      </w:del>
      <w:proofErr w:type="spellStart"/>
      <w:r w:rsidRPr="00A622FD">
        <w:rPr>
          <w:rFonts w:ascii="Arial" w:hAnsi="Arial" w:cs="Arial"/>
        </w:rPr>
        <w:t>Mennerat</w:t>
      </w:r>
      <w:proofErr w:type="spellEnd"/>
      <w:r w:rsidRPr="00A622FD">
        <w:rPr>
          <w:rFonts w:ascii="Arial" w:hAnsi="Arial" w:cs="Arial"/>
        </w:rPr>
        <w:t xml:space="preserve"> A, Perret P, Bourgault P, Blondel J, Gimenez O, Thomas DW, Heeb P, Lambrechts MM. 2009 Aromatic plants in nests of blue tits: Positive effects on nestlings.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77</w:t>
      </w:r>
      <w:r w:rsidRPr="00A622FD">
        <w:rPr>
          <w:rFonts w:ascii="Arial" w:hAnsi="Arial" w:cs="Arial"/>
        </w:rPr>
        <w:t>, 569–574. (doi:</w:t>
      </w:r>
      <w:r w:rsidR="005A10DB">
        <w:rPr>
          <w:rPrChange w:id="367" w:author="Authors" w:date="2026-06-09T23:51:00Z" w16du:dateUtc="2026-06-09T21:51:00Z">
            <w:rPr>
              <w:rFonts w:ascii="Arial" w:hAnsi="Arial"/>
            </w:rPr>
          </w:rPrChange>
        </w:rPr>
        <w:fldChar w:fldCharType="begin"/>
      </w:r>
      <w:r w:rsidR="005A10DB">
        <w:rPr>
          <w:rPrChange w:id="368" w:author="Authors" w:date="2026-06-09T23:51:00Z" w16du:dateUtc="2026-06-09T21:51:00Z">
            <w:rPr>
              <w:rFonts w:ascii="Arial" w:hAnsi="Arial"/>
            </w:rPr>
          </w:rPrChange>
        </w:rPr>
        <w:instrText>HYPERLINK "https://doi.org/10.1016/j.anbehav.2008.11.008" \h</w:instrText>
      </w:r>
      <w:r w:rsidR="005A10DB">
        <w:rPr>
          <w:rPrChange w:id="369" w:author="Authors" w:date="2026-06-09T23:51:00Z" w16du:dateUtc="2026-06-09T21:51:00Z">
            <w:rPr>
              <w:rFonts w:ascii="Arial" w:hAnsi="Arial"/>
            </w:rPr>
          </w:rPrChange>
        </w:rPr>
      </w:r>
      <w:r w:rsidR="005A10DB">
        <w:rPr>
          <w:rPrChange w:id="370" w:author="Authors" w:date="2026-06-09T23:51:00Z" w16du:dateUtc="2026-06-09T21:51:00Z">
            <w:rPr>
              <w:rFonts w:ascii="Arial" w:hAnsi="Arial"/>
            </w:rPr>
          </w:rPrChange>
        </w:rPr>
        <w:fldChar w:fldCharType="separate"/>
      </w:r>
      <w:r w:rsidR="005A10DB" w:rsidRPr="00A622FD">
        <w:rPr>
          <w:rStyle w:val="Hyperlink"/>
          <w:rFonts w:ascii="Arial" w:hAnsi="Arial" w:cs="Arial"/>
        </w:rPr>
        <w:t>10.1016/j.anbehav.2008.11.008</w:t>
      </w:r>
      <w:r w:rsidR="005A10DB">
        <w:rPr>
          <w:rPrChange w:id="371" w:author="Authors" w:date="2026-06-09T23:51:00Z" w16du:dateUtc="2026-06-09T21:51:00Z">
            <w:rPr>
              <w:rFonts w:ascii="Arial" w:hAnsi="Arial"/>
            </w:rPr>
          </w:rPrChange>
        </w:rPr>
        <w:fldChar w:fldCharType="end"/>
      </w:r>
      <w:r w:rsidRPr="00A622FD">
        <w:rPr>
          <w:rFonts w:ascii="Arial" w:hAnsi="Arial" w:cs="Arial"/>
        </w:rPr>
        <w:t>)</w:t>
      </w:r>
    </w:p>
    <w:p w14:paraId="79B76A80" w14:textId="79372BBC" w:rsidR="005A10DB" w:rsidRPr="00A622FD" w:rsidRDefault="00000000">
      <w:pPr>
        <w:pStyle w:val="Bibliography"/>
        <w:rPr>
          <w:rFonts w:ascii="Arial" w:hAnsi="Arial" w:cs="Arial"/>
        </w:rPr>
      </w:pPr>
      <w:bookmarkStart w:id="372" w:name="ref-cowie1988"/>
      <w:bookmarkEnd w:id="365"/>
      <w:r w:rsidRPr="00A622FD">
        <w:rPr>
          <w:rFonts w:ascii="Arial" w:hAnsi="Arial" w:cs="Arial"/>
        </w:rPr>
        <w:t xml:space="preserve">38. </w:t>
      </w:r>
      <w:del w:id="373" w:author="Authors" w:date="2026-06-09T23:51:00Z" w16du:dateUtc="2026-06-09T21:51:00Z">
        <w:r w:rsidRPr="00E5133E">
          <w:rPr>
            <w:rFonts w:ascii="Arial" w:hAnsi="Arial"/>
          </w:rPr>
          <w:tab/>
        </w:r>
      </w:del>
      <w:r w:rsidRPr="00A622FD">
        <w:rPr>
          <w:rFonts w:ascii="Arial" w:hAnsi="Arial" w:cs="Arial"/>
        </w:rPr>
        <w:t xml:space="preserve">Cowie RJ, Hinsley SA. 1988 Timing of return with green vegetation by nesting blue tits </w:t>
      </w:r>
      <w:r w:rsidRPr="00A622FD">
        <w:rPr>
          <w:rFonts w:ascii="Arial" w:hAnsi="Arial" w:cs="Arial"/>
          <w:i/>
          <w:iCs/>
        </w:rPr>
        <w:t>Parus caeruleus</w:t>
      </w:r>
      <w:r w:rsidRPr="00A622FD">
        <w:rPr>
          <w:rFonts w:ascii="Arial" w:hAnsi="Arial" w:cs="Arial"/>
        </w:rPr>
        <w:t xml:space="preserve">. </w:t>
      </w:r>
      <w:r w:rsidRPr="00A622FD">
        <w:rPr>
          <w:rFonts w:ascii="Arial" w:hAnsi="Arial" w:cs="Arial"/>
          <w:i/>
          <w:iCs/>
        </w:rPr>
        <w:t>Ibis</w:t>
      </w:r>
      <w:r w:rsidRPr="00A622FD">
        <w:rPr>
          <w:rFonts w:ascii="Arial" w:hAnsi="Arial" w:cs="Arial"/>
        </w:rPr>
        <w:t xml:space="preserve"> </w:t>
      </w:r>
      <w:r w:rsidRPr="00A622FD">
        <w:rPr>
          <w:rFonts w:ascii="Arial" w:hAnsi="Arial" w:cs="Arial"/>
          <w:b/>
          <w:bCs/>
        </w:rPr>
        <w:t>130</w:t>
      </w:r>
      <w:r w:rsidRPr="00A622FD">
        <w:rPr>
          <w:rFonts w:ascii="Arial" w:hAnsi="Arial" w:cs="Arial"/>
        </w:rPr>
        <w:t>, 553–555. (doi:</w:t>
      </w:r>
      <w:r w:rsidR="005A10DB">
        <w:rPr>
          <w:rPrChange w:id="374" w:author="Authors" w:date="2026-06-09T23:51:00Z" w16du:dateUtc="2026-06-09T21:51:00Z">
            <w:rPr>
              <w:rFonts w:ascii="Arial" w:hAnsi="Arial"/>
            </w:rPr>
          </w:rPrChange>
        </w:rPr>
        <w:fldChar w:fldCharType="begin"/>
      </w:r>
      <w:r w:rsidR="005A10DB">
        <w:rPr>
          <w:rPrChange w:id="375" w:author="Authors" w:date="2026-06-09T23:51:00Z" w16du:dateUtc="2026-06-09T21:51:00Z">
            <w:rPr>
              <w:rFonts w:ascii="Arial" w:hAnsi="Arial"/>
            </w:rPr>
          </w:rPrChange>
        </w:rPr>
        <w:instrText>HYPERLINK "https://doi.org/10.1111/j.1474-919x.1988.tb02722.x" \h</w:instrText>
      </w:r>
      <w:r w:rsidR="005A10DB">
        <w:rPr>
          <w:rPrChange w:id="376" w:author="Authors" w:date="2026-06-09T23:51:00Z" w16du:dateUtc="2026-06-09T21:51:00Z">
            <w:rPr>
              <w:rFonts w:ascii="Arial" w:hAnsi="Arial"/>
            </w:rPr>
          </w:rPrChange>
        </w:rPr>
      </w:r>
      <w:r w:rsidR="005A10DB">
        <w:rPr>
          <w:rPrChange w:id="377" w:author="Authors" w:date="2026-06-09T23:51:00Z" w16du:dateUtc="2026-06-09T21:51:00Z">
            <w:rPr>
              <w:rFonts w:ascii="Arial" w:hAnsi="Arial"/>
            </w:rPr>
          </w:rPrChange>
        </w:rPr>
        <w:fldChar w:fldCharType="separate"/>
      </w:r>
      <w:r w:rsidR="005A10DB" w:rsidRPr="00A622FD">
        <w:rPr>
          <w:rStyle w:val="Hyperlink"/>
          <w:rFonts w:ascii="Arial" w:hAnsi="Arial" w:cs="Arial"/>
        </w:rPr>
        <w:t>10.1111/j.1474-919x.1988.tb02722.x</w:t>
      </w:r>
      <w:r w:rsidR="005A10DB">
        <w:rPr>
          <w:rPrChange w:id="378" w:author="Authors" w:date="2026-06-09T23:51:00Z" w16du:dateUtc="2026-06-09T21:51:00Z">
            <w:rPr>
              <w:rFonts w:ascii="Arial" w:hAnsi="Arial"/>
            </w:rPr>
          </w:rPrChange>
        </w:rPr>
        <w:fldChar w:fldCharType="end"/>
      </w:r>
      <w:r w:rsidRPr="00A622FD">
        <w:rPr>
          <w:rFonts w:ascii="Arial" w:hAnsi="Arial" w:cs="Arial"/>
        </w:rPr>
        <w:t>)</w:t>
      </w:r>
    </w:p>
    <w:p w14:paraId="0C7D9881" w14:textId="115EB44A" w:rsidR="005A10DB" w:rsidRPr="00A622FD" w:rsidRDefault="00000000">
      <w:pPr>
        <w:pStyle w:val="Bibliography"/>
        <w:rPr>
          <w:rFonts w:ascii="Arial" w:hAnsi="Arial" w:cs="Arial"/>
        </w:rPr>
      </w:pPr>
      <w:bookmarkStart w:id="379" w:name="ref-banbura1995"/>
      <w:bookmarkEnd w:id="372"/>
      <w:r w:rsidRPr="00A622FD">
        <w:rPr>
          <w:rFonts w:ascii="Arial" w:hAnsi="Arial" w:cs="Arial"/>
        </w:rPr>
        <w:t xml:space="preserve">39. </w:t>
      </w:r>
      <w:del w:id="380" w:author="Authors" w:date="2026-06-09T23:51:00Z" w16du:dateUtc="2026-06-09T21:51:00Z">
        <w:r w:rsidRPr="00E5133E">
          <w:rPr>
            <w:rFonts w:ascii="Arial" w:hAnsi="Arial"/>
          </w:rPr>
          <w:tab/>
        </w:r>
      </w:del>
      <w:proofErr w:type="spellStart"/>
      <w:r w:rsidRPr="00A622FD">
        <w:rPr>
          <w:rFonts w:ascii="Arial" w:hAnsi="Arial" w:cs="Arial"/>
        </w:rPr>
        <w:t>Banbura</w:t>
      </w:r>
      <w:proofErr w:type="spellEnd"/>
      <w:r w:rsidRPr="00A622FD">
        <w:rPr>
          <w:rFonts w:ascii="Arial" w:hAnsi="Arial" w:cs="Arial"/>
        </w:rPr>
        <w:t xml:space="preserve"> J, Blondel J, Wilde-Lambrechts H de, Perret P. 1995 Why do female blue tits </w:t>
      </w:r>
      <w:r w:rsidRPr="00A622FD">
        <w:rPr>
          <w:rFonts w:ascii="Arial" w:hAnsi="Arial" w:cs="Arial"/>
          <w:i/>
          <w:iCs/>
        </w:rPr>
        <w:t>Parus caeruleus</w:t>
      </w:r>
      <w:r w:rsidRPr="00A622FD">
        <w:rPr>
          <w:rFonts w:ascii="Arial" w:hAnsi="Arial" w:cs="Arial"/>
        </w:rPr>
        <w:t xml:space="preserve"> bring fresh plants to their nests? </w:t>
      </w:r>
      <w:r w:rsidRPr="00A622FD">
        <w:rPr>
          <w:rFonts w:ascii="Arial" w:hAnsi="Arial" w:cs="Arial"/>
          <w:i/>
          <w:iCs/>
        </w:rPr>
        <w:t>Journal für Ornithologie</w:t>
      </w:r>
      <w:r w:rsidRPr="00A622FD">
        <w:rPr>
          <w:rFonts w:ascii="Arial" w:hAnsi="Arial" w:cs="Arial"/>
        </w:rPr>
        <w:t xml:space="preserve"> </w:t>
      </w:r>
      <w:r w:rsidRPr="00A622FD">
        <w:rPr>
          <w:rFonts w:ascii="Arial" w:hAnsi="Arial" w:cs="Arial"/>
          <w:b/>
          <w:bCs/>
        </w:rPr>
        <w:t>136</w:t>
      </w:r>
      <w:r w:rsidRPr="00A622FD">
        <w:rPr>
          <w:rFonts w:ascii="Arial" w:hAnsi="Arial" w:cs="Arial"/>
        </w:rPr>
        <w:t>, 217–221. (doi:</w:t>
      </w:r>
      <w:r w:rsidR="005A10DB">
        <w:rPr>
          <w:rPrChange w:id="381" w:author="Authors" w:date="2026-06-09T23:51:00Z" w16du:dateUtc="2026-06-09T21:51:00Z">
            <w:rPr>
              <w:rFonts w:ascii="Arial" w:hAnsi="Arial"/>
            </w:rPr>
          </w:rPrChange>
        </w:rPr>
        <w:fldChar w:fldCharType="begin"/>
      </w:r>
      <w:r w:rsidR="005A10DB">
        <w:rPr>
          <w:rPrChange w:id="382" w:author="Authors" w:date="2026-06-09T23:51:00Z" w16du:dateUtc="2026-06-09T21:51:00Z">
            <w:rPr>
              <w:rFonts w:ascii="Arial" w:hAnsi="Arial"/>
            </w:rPr>
          </w:rPrChange>
        </w:rPr>
        <w:instrText>HYPERLINK "https://doi.org/10.1007/bf01651244" \h</w:instrText>
      </w:r>
      <w:r w:rsidR="005A10DB">
        <w:rPr>
          <w:rPrChange w:id="383" w:author="Authors" w:date="2026-06-09T23:51:00Z" w16du:dateUtc="2026-06-09T21:51:00Z">
            <w:rPr>
              <w:rFonts w:ascii="Arial" w:hAnsi="Arial"/>
            </w:rPr>
          </w:rPrChange>
        </w:rPr>
      </w:r>
      <w:r w:rsidR="005A10DB">
        <w:rPr>
          <w:rPrChange w:id="384" w:author="Authors" w:date="2026-06-09T23:51:00Z" w16du:dateUtc="2026-06-09T21:51:00Z">
            <w:rPr>
              <w:rFonts w:ascii="Arial" w:hAnsi="Arial"/>
            </w:rPr>
          </w:rPrChange>
        </w:rPr>
        <w:fldChar w:fldCharType="separate"/>
      </w:r>
      <w:r w:rsidR="005A10DB" w:rsidRPr="00A622FD">
        <w:rPr>
          <w:rStyle w:val="Hyperlink"/>
          <w:rFonts w:ascii="Arial" w:hAnsi="Arial" w:cs="Arial"/>
        </w:rPr>
        <w:t>10.1007/bf01651244</w:t>
      </w:r>
      <w:r w:rsidR="005A10DB">
        <w:rPr>
          <w:rPrChange w:id="385" w:author="Authors" w:date="2026-06-09T23:51:00Z" w16du:dateUtc="2026-06-09T21:51:00Z">
            <w:rPr>
              <w:rFonts w:ascii="Arial" w:hAnsi="Arial"/>
            </w:rPr>
          </w:rPrChange>
        </w:rPr>
        <w:fldChar w:fldCharType="end"/>
      </w:r>
      <w:r w:rsidRPr="00A622FD">
        <w:rPr>
          <w:rFonts w:ascii="Arial" w:hAnsi="Arial" w:cs="Arial"/>
        </w:rPr>
        <w:t>)</w:t>
      </w:r>
    </w:p>
    <w:p w14:paraId="495044D6" w14:textId="043C1E2F" w:rsidR="005A10DB" w:rsidRPr="00A622FD" w:rsidRDefault="00000000">
      <w:pPr>
        <w:pStyle w:val="Bibliography"/>
        <w:rPr>
          <w:rFonts w:ascii="Arial" w:hAnsi="Arial" w:cs="Arial"/>
        </w:rPr>
      </w:pPr>
      <w:bookmarkStart w:id="386" w:name="ref-garcía-campa2024"/>
      <w:bookmarkEnd w:id="379"/>
      <w:r w:rsidRPr="00A622FD">
        <w:rPr>
          <w:rFonts w:ascii="Arial" w:hAnsi="Arial" w:cs="Arial"/>
        </w:rPr>
        <w:t xml:space="preserve">40. </w:t>
      </w:r>
      <w:del w:id="387" w:author="Authors" w:date="2026-06-09T23:51:00Z" w16du:dateUtc="2026-06-09T21:51:00Z">
        <w:r w:rsidRPr="00E5133E">
          <w:rPr>
            <w:rFonts w:ascii="Arial" w:hAnsi="Arial"/>
          </w:rPr>
          <w:tab/>
        </w:r>
      </w:del>
      <w:r w:rsidRPr="00A622FD">
        <w:rPr>
          <w:rFonts w:ascii="Arial" w:hAnsi="Arial" w:cs="Arial"/>
        </w:rPr>
        <w:t>García-Campa J, González-</w:t>
      </w:r>
      <w:proofErr w:type="spellStart"/>
      <w:r w:rsidRPr="00A622FD">
        <w:rPr>
          <w:rFonts w:ascii="Arial" w:hAnsi="Arial" w:cs="Arial"/>
        </w:rPr>
        <w:t>Braojos</w:t>
      </w:r>
      <w:proofErr w:type="spellEnd"/>
      <w:r w:rsidRPr="00A622FD">
        <w:rPr>
          <w:rFonts w:ascii="Arial" w:hAnsi="Arial" w:cs="Arial"/>
        </w:rPr>
        <w:t xml:space="preserve"> S, Morales J. 2024 Nest secondary plants and their associations with haemosporidian blood parasites in blue tit females. </w:t>
      </w:r>
      <w:r w:rsidRPr="00A622FD">
        <w:rPr>
          <w:rFonts w:ascii="Arial" w:hAnsi="Arial" w:cs="Arial"/>
          <w:i/>
          <w:iCs/>
        </w:rPr>
        <w:t>Parasitology</w:t>
      </w:r>
      <w:r w:rsidRPr="00A622FD">
        <w:rPr>
          <w:rFonts w:ascii="Arial" w:hAnsi="Arial" w:cs="Arial"/>
        </w:rPr>
        <w:t xml:space="preserve"> </w:t>
      </w:r>
      <w:r w:rsidRPr="00A622FD">
        <w:rPr>
          <w:rFonts w:ascii="Arial" w:hAnsi="Arial" w:cs="Arial"/>
          <w:b/>
          <w:bCs/>
        </w:rPr>
        <w:t>151</w:t>
      </w:r>
      <w:r w:rsidRPr="00A622FD">
        <w:rPr>
          <w:rFonts w:ascii="Arial" w:hAnsi="Arial" w:cs="Arial"/>
        </w:rPr>
        <w:t>, 1126–1136. (doi:</w:t>
      </w:r>
      <w:r w:rsidR="005A10DB">
        <w:rPr>
          <w:rPrChange w:id="388" w:author="Authors" w:date="2026-06-09T23:51:00Z" w16du:dateUtc="2026-06-09T21:51:00Z">
            <w:rPr>
              <w:rFonts w:ascii="Arial" w:hAnsi="Arial"/>
            </w:rPr>
          </w:rPrChange>
        </w:rPr>
        <w:fldChar w:fldCharType="begin"/>
      </w:r>
      <w:r w:rsidR="005A10DB">
        <w:rPr>
          <w:rPrChange w:id="389" w:author="Authors" w:date="2026-06-09T23:51:00Z" w16du:dateUtc="2026-06-09T21:51:00Z">
            <w:rPr>
              <w:rFonts w:ascii="Arial" w:hAnsi="Arial"/>
            </w:rPr>
          </w:rPrChange>
        </w:rPr>
        <w:instrText>HYPERLINK "https://doi.org/10.1017/s0031182024000775" \h</w:instrText>
      </w:r>
      <w:r w:rsidR="005A10DB">
        <w:rPr>
          <w:rPrChange w:id="390" w:author="Authors" w:date="2026-06-09T23:51:00Z" w16du:dateUtc="2026-06-09T21:51:00Z">
            <w:rPr>
              <w:rFonts w:ascii="Arial" w:hAnsi="Arial"/>
            </w:rPr>
          </w:rPrChange>
        </w:rPr>
      </w:r>
      <w:r w:rsidR="005A10DB">
        <w:rPr>
          <w:rPrChange w:id="391" w:author="Authors" w:date="2026-06-09T23:51:00Z" w16du:dateUtc="2026-06-09T21:51:00Z">
            <w:rPr>
              <w:rFonts w:ascii="Arial" w:hAnsi="Arial"/>
            </w:rPr>
          </w:rPrChange>
        </w:rPr>
        <w:fldChar w:fldCharType="separate"/>
      </w:r>
      <w:r w:rsidR="005A10DB" w:rsidRPr="00A622FD">
        <w:rPr>
          <w:rStyle w:val="Hyperlink"/>
          <w:rFonts w:ascii="Arial" w:hAnsi="Arial" w:cs="Arial"/>
        </w:rPr>
        <w:t>10.1017/s0031182024000775</w:t>
      </w:r>
      <w:r w:rsidR="005A10DB">
        <w:rPr>
          <w:rPrChange w:id="392" w:author="Authors" w:date="2026-06-09T23:51:00Z" w16du:dateUtc="2026-06-09T21:51:00Z">
            <w:rPr>
              <w:rFonts w:ascii="Arial" w:hAnsi="Arial"/>
            </w:rPr>
          </w:rPrChange>
        </w:rPr>
        <w:fldChar w:fldCharType="end"/>
      </w:r>
      <w:r w:rsidRPr="00A622FD">
        <w:rPr>
          <w:rFonts w:ascii="Arial" w:hAnsi="Arial" w:cs="Arial"/>
        </w:rPr>
        <w:t>)</w:t>
      </w:r>
    </w:p>
    <w:p w14:paraId="276D9385" w14:textId="0EF5BC0E" w:rsidR="005A10DB" w:rsidRPr="00A622FD" w:rsidRDefault="00000000">
      <w:pPr>
        <w:pStyle w:val="Bibliography"/>
        <w:rPr>
          <w:rFonts w:ascii="Arial" w:hAnsi="Arial" w:cs="Arial"/>
        </w:rPr>
      </w:pPr>
      <w:bookmarkStart w:id="393" w:name="ref-skutch1957"/>
      <w:bookmarkEnd w:id="386"/>
      <w:r w:rsidRPr="00A622FD">
        <w:rPr>
          <w:rFonts w:ascii="Arial" w:hAnsi="Arial" w:cs="Arial"/>
        </w:rPr>
        <w:t xml:space="preserve">41. </w:t>
      </w:r>
      <w:del w:id="394" w:author="Authors" w:date="2026-06-09T23:51:00Z" w16du:dateUtc="2026-06-09T21:51:00Z">
        <w:r w:rsidRPr="00E5133E">
          <w:rPr>
            <w:rFonts w:ascii="Arial" w:hAnsi="Arial"/>
          </w:rPr>
          <w:tab/>
        </w:r>
      </w:del>
      <w:proofErr w:type="spellStart"/>
      <w:r w:rsidRPr="00A622FD">
        <w:rPr>
          <w:rFonts w:ascii="Arial" w:hAnsi="Arial" w:cs="Arial"/>
        </w:rPr>
        <w:t>Skutch</w:t>
      </w:r>
      <w:proofErr w:type="spellEnd"/>
      <w:r w:rsidRPr="00A622FD">
        <w:rPr>
          <w:rFonts w:ascii="Arial" w:hAnsi="Arial" w:cs="Arial"/>
        </w:rPr>
        <w:t xml:space="preserve"> AF. 1957 The incubation patterns of birds. </w:t>
      </w:r>
      <w:r w:rsidRPr="00A622FD">
        <w:rPr>
          <w:rFonts w:ascii="Arial" w:hAnsi="Arial" w:cs="Arial"/>
          <w:i/>
          <w:iCs/>
        </w:rPr>
        <w:t>Ibis</w:t>
      </w:r>
      <w:r w:rsidRPr="00A622FD">
        <w:rPr>
          <w:rFonts w:ascii="Arial" w:hAnsi="Arial" w:cs="Arial"/>
        </w:rPr>
        <w:t xml:space="preserve"> </w:t>
      </w:r>
      <w:r w:rsidRPr="00A622FD">
        <w:rPr>
          <w:rFonts w:ascii="Arial" w:hAnsi="Arial" w:cs="Arial"/>
          <w:b/>
          <w:bCs/>
        </w:rPr>
        <w:t>99</w:t>
      </w:r>
      <w:r w:rsidRPr="00A622FD">
        <w:rPr>
          <w:rFonts w:ascii="Arial" w:hAnsi="Arial" w:cs="Arial"/>
        </w:rPr>
        <w:t>, 69–93. (doi:</w:t>
      </w:r>
      <w:r w:rsidR="005A10DB">
        <w:rPr>
          <w:rPrChange w:id="395" w:author="Authors" w:date="2026-06-09T23:51:00Z" w16du:dateUtc="2026-06-09T21:51:00Z">
            <w:rPr>
              <w:rFonts w:ascii="Arial" w:hAnsi="Arial"/>
            </w:rPr>
          </w:rPrChange>
        </w:rPr>
        <w:fldChar w:fldCharType="begin"/>
      </w:r>
      <w:r w:rsidR="005A10DB">
        <w:rPr>
          <w:rPrChange w:id="396" w:author="Authors" w:date="2026-06-09T23:51:00Z" w16du:dateUtc="2026-06-09T21:51:00Z">
            <w:rPr>
              <w:rFonts w:ascii="Arial" w:hAnsi="Arial"/>
            </w:rPr>
          </w:rPrChange>
        </w:rPr>
        <w:instrText>HYPERLINK "https://doi.org/10.1111/j.1474-919x.1957.tb01934.x" \h</w:instrText>
      </w:r>
      <w:r w:rsidR="005A10DB">
        <w:rPr>
          <w:rPrChange w:id="397" w:author="Authors" w:date="2026-06-09T23:51:00Z" w16du:dateUtc="2026-06-09T21:51:00Z">
            <w:rPr>
              <w:rFonts w:ascii="Arial" w:hAnsi="Arial"/>
            </w:rPr>
          </w:rPrChange>
        </w:rPr>
      </w:r>
      <w:r w:rsidR="005A10DB">
        <w:rPr>
          <w:rPrChange w:id="398" w:author="Authors" w:date="2026-06-09T23:51:00Z" w16du:dateUtc="2026-06-09T21:51:00Z">
            <w:rPr>
              <w:rFonts w:ascii="Arial" w:hAnsi="Arial"/>
            </w:rPr>
          </w:rPrChange>
        </w:rPr>
        <w:fldChar w:fldCharType="separate"/>
      </w:r>
      <w:r w:rsidR="005A10DB" w:rsidRPr="00A622FD">
        <w:rPr>
          <w:rStyle w:val="Hyperlink"/>
          <w:rFonts w:ascii="Arial" w:hAnsi="Arial" w:cs="Arial"/>
        </w:rPr>
        <w:t>10.1111/j.1474-919x.1957.tb01934.x</w:t>
      </w:r>
      <w:r w:rsidR="005A10DB">
        <w:rPr>
          <w:rPrChange w:id="399" w:author="Authors" w:date="2026-06-09T23:51:00Z" w16du:dateUtc="2026-06-09T21:51:00Z">
            <w:rPr>
              <w:rFonts w:ascii="Arial" w:hAnsi="Arial"/>
            </w:rPr>
          </w:rPrChange>
        </w:rPr>
        <w:fldChar w:fldCharType="end"/>
      </w:r>
      <w:r w:rsidRPr="00A622FD">
        <w:rPr>
          <w:rFonts w:ascii="Arial" w:hAnsi="Arial" w:cs="Arial"/>
        </w:rPr>
        <w:t>)</w:t>
      </w:r>
    </w:p>
    <w:p w14:paraId="31C11DA0" w14:textId="12C44773" w:rsidR="005A10DB" w:rsidRPr="00A622FD" w:rsidRDefault="00000000">
      <w:pPr>
        <w:pStyle w:val="Bibliography"/>
        <w:rPr>
          <w:rFonts w:ascii="Arial" w:hAnsi="Arial" w:cs="Arial"/>
        </w:rPr>
      </w:pPr>
      <w:bookmarkStart w:id="400" w:name="ref-mertens1977"/>
      <w:bookmarkEnd w:id="393"/>
      <w:r w:rsidRPr="00A622FD">
        <w:rPr>
          <w:rFonts w:ascii="Arial" w:hAnsi="Arial" w:cs="Arial"/>
        </w:rPr>
        <w:t xml:space="preserve">42. </w:t>
      </w:r>
      <w:del w:id="401" w:author="Authors" w:date="2026-06-09T23:51:00Z" w16du:dateUtc="2026-06-09T21:51:00Z">
        <w:r w:rsidRPr="00E5133E">
          <w:rPr>
            <w:rFonts w:ascii="Arial" w:hAnsi="Arial"/>
          </w:rPr>
          <w:tab/>
        </w:r>
      </w:del>
      <w:r w:rsidRPr="00A622FD">
        <w:rPr>
          <w:rFonts w:ascii="Arial" w:hAnsi="Arial" w:cs="Arial"/>
        </w:rPr>
        <w:t xml:space="preserve">Mertens JAL. 1977 Thermal conditions for successful breeding in great tits </w:t>
      </w:r>
      <w:r w:rsidRPr="00A622FD">
        <w:rPr>
          <w:rFonts w:ascii="Arial" w:hAnsi="Arial" w:cs="Arial"/>
          <w:i/>
          <w:iCs/>
        </w:rPr>
        <w:t>Parus major</w:t>
      </w:r>
      <w:r w:rsidRPr="00A622FD">
        <w:rPr>
          <w:rFonts w:ascii="Arial" w:hAnsi="Arial" w:cs="Arial"/>
        </w:rPr>
        <w:t xml:space="preserve">.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28</w:t>
      </w:r>
      <w:r w:rsidRPr="00A622FD">
        <w:rPr>
          <w:rFonts w:ascii="Arial" w:hAnsi="Arial" w:cs="Arial"/>
        </w:rPr>
        <w:t>, 1–29. (doi:</w:t>
      </w:r>
      <w:r w:rsidR="005A10DB">
        <w:rPr>
          <w:rPrChange w:id="402" w:author="Authors" w:date="2026-06-09T23:51:00Z" w16du:dateUtc="2026-06-09T21:51:00Z">
            <w:rPr>
              <w:rFonts w:ascii="Arial" w:hAnsi="Arial"/>
            </w:rPr>
          </w:rPrChange>
        </w:rPr>
        <w:fldChar w:fldCharType="begin"/>
      </w:r>
      <w:r w:rsidR="005A10DB">
        <w:rPr>
          <w:rPrChange w:id="403" w:author="Authors" w:date="2026-06-09T23:51:00Z" w16du:dateUtc="2026-06-09T21:51:00Z">
            <w:rPr>
              <w:rFonts w:ascii="Arial" w:hAnsi="Arial"/>
            </w:rPr>
          </w:rPrChange>
        </w:rPr>
        <w:instrText>HYPERLINK "https://doi.org/10.1007/bf00346834" \h</w:instrText>
      </w:r>
      <w:r w:rsidR="005A10DB">
        <w:rPr>
          <w:rPrChange w:id="404" w:author="Authors" w:date="2026-06-09T23:51:00Z" w16du:dateUtc="2026-06-09T21:51:00Z">
            <w:rPr>
              <w:rFonts w:ascii="Arial" w:hAnsi="Arial"/>
            </w:rPr>
          </w:rPrChange>
        </w:rPr>
      </w:r>
      <w:r w:rsidR="005A10DB">
        <w:rPr>
          <w:rPrChange w:id="405" w:author="Authors" w:date="2026-06-09T23:51:00Z" w16du:dateUtc="2026-06-09T21:51:00Z">
            <w:rPr>
              <w:rFonts w:ascii="Arial" w:hAnsi="Arial"/>
            </w:rPr>
          </w:rPrChange>
        </w:rPr>
        <w:fldChar w:fldCharType="separate"/>
      </w:r>
      <w:r w:rsidR="005A10DB" w:rsidRPr="00A622FD">
        <w:rPr>
          <w:rStyle w:val="Hyperlink"/>
          <w:rFonts w:ascii="Arial" w:hAnsi="Arial" w:cs="Arial"/>
        </w:rPr>
        <w:t>10.1007/bf00346834</w:t>
      </w:r>
      <w:r w:rsidR="005A10DB">
        <w:rPr>
          <w:rPrChange w:id="406" w:author="Authors" w:date="2026-06-09T23:51:00Z" w16du:dateUtc="2026-06-09T21:51:00Z">
            <w:rPr>
              <w:rFonts w:ascii="Arial" w:hAnsi="Arial"/>
            </w:rPr>
          </w:rPrChange>
        </w:rPr>
        <w:fldChar w:fldCharType="end"/>
      </w:r>
      <w:r w:rsidRPr="00A622FD">
        <w:rPr>
          <w:rFonts w:ascii="Arial" w:hAnsi="Arial" w:cs="Arial"/>
        </w:rPr>
        <w:t>)</w:t>
      </w:r>
    </w:p>
    <w:p w14:paraId="589A4177" w14:textId="472FE07F" w:rsidR="005A10DB" w:rsidRPr="00A622FD" w:rsidRDefault="00000000">
      <w:pPr>
        <w:pStyle w:val="Bibliography"/>
        <w:rPr>
          <w:rFonts w:ascii="Arial" w:hAnsi="Arial" w:cs="Arial"/>
        </w:rPr>
      </w:pPr>
      <w:bookmarkStart w:id="407" w:name="ref-lyons1987"/>
      <w:bookmarkEnd w:id="400"/>
      <w:r w:rsidRPr="00A622FD">
        <w:rPr>
          <w:rFonts w:ascii="Arial" w:hAnsi="Arial" w:cs="Arial"/>
        </w:rPr>
        <w:t xml:space="preserve">43. </w:t>
      </w:r>
      <w:del w:id="408" w:author="Authors" w:date="2026-06-09T23:51:00Z" w16du:dateUtc="2026-06-09T21:51:00Z">
        <w:r w:rsidRPr="00E5133E">
          <w:rPr>
            <w:rFonts w:ascii="Arial" w:hAnsi="Arial"/>
          </w:rPr>
          <w:tab/>
        </w:r>
      </w:del>
      <w:r w:rsidRPr="00A622FD">
        <w:rPr>
          <w:rFonts w:ascii="Arial" w:hAnsi="Arial" w:cs="Arial"/>
        </w:rPr>
        <w:t xml:space="preserve">Lyons DM, Mosher JA. 1987 </w:t>
      </w:r>
      <w:r w:rsidR="005A10DB">
        <w:rPr>
          <w:rPrChange w:id="409" w:author="Authors" w:date="2026-06-09T23:51:00Z" w16du:dateUtc="2026-06-09T21:51:00Z">
            <w:rPr>
              <w:rFonts w:ascii="Arial" w:hAnsi="Arial"/>
            </w:rPr>
          </w:rPrChange>
        </w:rPr>
        <w:fldChar w:fldCharType="begin"/>
      </w:r>
      <w:r w:rsidR="005A10DB">
        <w:rPr>
          <w:rPrChange w:id="410" w:author="Authors" w:date="2026-06-09T23:51:00Z" w16du:dateUtc="2026-06-09T21:51:00Z">
            <w:rPr>
              <w:rFonts w:ascii="Arial" w:hAnsi="Arial"/>
            </w:rPr>
          </w:rPrChange>
        </w:rPr>
        <w:instrText>HYPERLINK "https://www.jstor.org/stable/4513249" \h</w:instrText>
      </w:r>
      <w:r w:rsidR="005A10DB">
        <w:rPr>
          <w:rPrChange w:id="411" w:author="Authors" w:date="2026-06-09T23:51:00Z" w16du:dateUtc="2026-06-09T21:51:00Z">
            <w:rPr>
              <w:rFonts w:ascii="Arial" w:hAnsi="Arial"/>
            </w:rPr>
          </w:rPrChange>
        </w:rPr>
      </w:r>
      <w:r w:rsidR="005A10DB">
        <w:rPr>
          <w:rPrChange w:id="412" w:author="Authors" w:date="2026-06-09T23:51:00Z" w16du:dateUtc="2026-06-09T21:51:00Z">
            <w:rPr>
              <w:rFonts w:ascii="Arial" w:hAnsi="Arial"/>
            </w:rPr>
          </w:rPrChange>
        </w:rPr>
        <w:fldChar w:fldCharType="separate"/>
      </w:r>
      <w:r w:rsidR="005A10DB" w:rsidRPr="00A622FD">
        <w:rPr>
          <w:rStyle w:val="Hyperlink"/>
          <w:rFonts w:ascii="Arial" w:hAnsi="Arial" w:cs="Arial"/>
        </w:rPr>
        <w:t xml:space="preserve">Morphological growth, behavioral development, and parental care of Broad-Winged Hawks (crecimiento, desarollo de patrones de conducta y cuidado parental en </w:t>
      </w:r>
      <w:r w:rsidR="005A10DB" w:rsidRPr="00A622FD">
        <w:rPr>
          <w:rStyle w:val="Hyperlink"/>
          <w:rFonts w:ascii="Arial" w:hAnsi="Arial" w:cs="Arial"/>
          <w:i/>
          <w:iCs/>
        </w:rPr>
        <w:t>Buteo platypterus</w:t>
      </w:r>
      <w:r w:rsidR="005A10DB" w:rsidRPr="00A622FD">
        <w:rPr>
          <w:rStyle w:val="Hyperlink"/>
          <w:rFonts w:ascii="Arial" w:hAnsi="Arial" w:cs="Arial"/>
        </w:rPr>
        <w:t>)</w:t>
      </w:r>
      <w:r w:rsidR="005A10DB">
        <w:rPr>
          <w:rPrChange w:id="413" w:author="Authors" w:date="2026-06-09T23:51:00Z" w16du:dateUtc="2026-06-09T21:51:00Z">
            <w:rPr>
              <w:rFonts w:ascii="Arial" w:hAnsi="Arial"/>
            </w:rPr>
          </w:rPrChange>
        </w:rPr>
        <w:fldChar w:fldCharType="end"/>
      </w:r>
      <w:r w:rsidRPr="00A622FD">
        <w:rPr>
          <w:rFonts w:ascii="Arial" w:hAnsi="Arial" w:cs="Arial"/>
        </w:rPr>
        <w:t xml:space="preserve">. </w:t>
      </w:r>
      <w:r w:rsidRPr="00A622FD">
        <w:rPr>
          <w:rFonts w:ascii="Arial" w:hAnsi="Arial" w:cs="Arial"/>
          <w:i/>
          <w:iCs/>
        </w:rPr>
        <w:t>Journal of Field Ornithology</w:t>
      </w:r>
      <w:r w:rsidRPr="00A622FD">
        <w:rPr>
          <w:rFonts w:ascii="Arial" w:hAnsi="Arial" w:cs="Arial"/>
        </w:rPr>
        <w:t xml:space="preserve"> </w:t>
      </w:r>
      <w:r w:rsidRPr="00A622FD">
        <w:rPr>
          <w:rFonts w:ascii="Arial" w:hAnsi="Arial" w:cs="Arial"/>
          <w:b/>
          <w:bCs/>
        </w:rPr>
        <w:t>58</w:t>
      </w:r>
      <w:r w:rsidRPr="00A622FD">
        <w:rPr>
          <w:rFonts w:ascii="Arial" w:hAnsi="Arial" w:cs="Arial"/>
        </w:rPr>
        <w:t>, 334–344.</w:t>
      </w:r>
    </w:p>
    <w:p w14:paraId="30CE50DE" w14:textId="4BBDB0AE" w:rsidR="005A10DB" w:rsidRPr="00A622FD" w:rsidRDefault="00000000">
      <w:pPr>
        <w:pStyle w:val="Bibliography"/>
        <w:rPr>
          <w:rFonts w:ascii="Arial" w:hAnsi="Arial" w:cs="Arial"/>
        </w:rPr>
      </w:pPr>
      <w:bookmarkStart w:id="414" w:name="ref-dimri2024"/>
      <w:bookmarkEnd w:id="407"/>
      <w:r w:rsidRPr="00A622FD">
        <w:rPr>
          <w:rFonts w:ascii="Arial" w:hAnsi="Arial" w:cs="Arial"/>
        </w:rPr>
        <w:t xml:space="preserve">44. </w:t>
      </w:r>
      <w:del w:id="415" w:author="Authors" w:date="2026-06-09T23:51:00Z" w16du:dateUtc="2026-06-09T21:51:00Z">
        <w:r w:rsidRPr="00E5133E">
          <w:rPr>
            <w:rFonts w:ascii="Arial" w:hAnsi="Arial"/>
          </w:rPr>
          <w:tab/>
        </w:r>
      </w:del>
      <w:r w:rsidRPr="00A622FD">
        <w:rPr>
          <w:rFonts w:ascii="Arial" w:hAnsi="Arial" w:cs="Arial"/>
        </w:rPr>
        <w:t xml:space="preserve">Dimri S, Rizvi T, do Monte Gonzalez de Segovia J, Sánchez-Tójar A. 2024 The adaptive value of green nest material across birds: A systematic review and meta-analysis. </w:t>
      </w:r>
      <w:ins w:id="416" w:author="Authors" w:date="2026-06-09T23:51:00Z" w16du:dateUtc="2026-06-09T21:51:00Z">
        <w:r w:rsidR="00A622FD" w:rsidRPr="00A622FD">
          <w:rPr>
            <w:rFonts w:ascii="Arial" w:hAnsi="Arial" w:cs="Arial"/>
            <w:i/>
            <w:iCs/>
          </w:rPr>
          <w:t>OSF</w:t>
        </w:r>
        <w:r w:rsidR="00A622FD">
          <w:rPr>
            <w:rFonts w:ascii="Arial" w:hAnsi="Arial" w:cs="Arial"/>
          </w:rPr>
          <w:t xml:space="preserve">, pre-registration. </w:t>
        </w:r>
      </w:ins>
      <w:r w:rsidRPr="00A622FD">
        <w:rPr>
          <w:rFonts w:ascii="Arial" w:hAnsi="Arial" w:cs="Arial"/>
        </w:rPr>
        <w:t>(doi:</w:t>
      </w:r>
      <w:r w:rsidR="005A10DB">
        <w:rPr>
          <w:rPrChange w:id="417" w:author="Authors" w:date="2026-06-09T23:51:00Z" w16du:dateUtc="2026-06-09T21:51:00Z">
            <w:rPr>
              <w:rFonts w:ascii="Arial" w:hAnsi="Arial"/>
            </w:rPr>
          </w:rPrChange>
        </w:rPr>
        <w:fldChar w:fldCharType="begin"/>
      </w:r>
      <w:r w:rsidR="005A10DB">
        <w:rPr>
          <w:rPrChange w:id="418" w:author="Authors" w:date="2026-06-09T23:51:00Z" w16du:dateUtc="2026-06-09T21:51:00Z">
            <w:rPr>
              <w:rFonts w:ascii="Arial" w:hAnsi="Arial"/>
            </w:rPr>
          </w:rPrChange>
        </w:rPr>
        <w:instrText>HYPERLINK "https://doi.org/10.17605/OSF.IO/S7J6Z" \h</w:instrText>
      </w:r>
      <w:r w:rsidR="005A10DB">
        <w:rPr>
          <w:rPrChange w:id="419" w:author="Authors" w:date="2026-06-09T23:51:00Z" w16du:dateUtc="2026-06-09T21:51:00Z">
            <w:rPr>
              <w:rFonts w:ascii="Arial" w:hAnsi="Arial"/>
            </w:rPr>
          </w:rPrChange>
        </w:rPr>
      </w:r>
      <w:r w:rsidR="005A10DB">
        <w:rPr>
          <w:rPrChange w:id="420" w:author="Authors" w:date="2026-06-09T23:51:00Z" w16du:dateUtc="2026-06-09T21:51:00Z">
            <w:rPr>
              <w:rFonts w:ascii="Arial" w:hAnsi="Arial"/>
            </w:rPr>
          </w:rPrChange>
        </w:rPr>
        <w:fldChar w:fldCharType="separate"/>
      </w:r>
      <w:r w:rsidR="005A10DB" w:rsidRPr="00A622FD">
        <w:rPr>
          <w:rStyle w:val="Hyperlink"/>
          <w:rFonts w:ascii="Arial" w:hAnsi="Arial" w:cs="Arial"/>
        </w:rPr>
        <w:t>10.17605/OSF.IO/S7J6Z</w:t>
      </w:r>
      <w:r w:rsidR="005A10DB">
        <w:rPr>
          <w:rPrChange w:id="421" w:author="Authors" w:date="2026-06-09T23:51:00Z" w16du:dateUtc="2026-06-09T21:51:00Z">
            <w:rPr>
              <w:rFonts w:ascii="Arial" w:hAnsi="Arial"/>
            </w:rPr>
          </w:rPrChange>
        </w:rPr>
        <w:fldChar w:fldCharType="end"/>
      </w:r>
      <w:r w:rsidRPr="00A622FD">
        <w:rPr>
          <w:rFonts w:ascii="Arial" w:hAnsi="Arial" w:cs="Arial"/>
        </w:rPr>
        <w:t>)</w:t>
      </w:r>
    </w:p>
    <w:p w14:paraId="760117EE" w14:textId="71E72685" w:rsidR="005A10DB" w:rsidRPr="00A622FD" w:rsidRDefault="00000000">
      <w:pPr>
        <w:pStyle w:val="Bibliography"/>
        <w:rPr>
          <w:rFonts w:ascii="Arial" w:hAnsi="Arial" w:cs="Arial"/>
        </w:rPr>
      </w:pPr>
      <w:bookmarkStart w:id="422" w:name="ref-odea2021"/>
      <w:bookmarkEnd w:id="414"/>
      <w:r w:rsidRPr="00A622FD">
        <w:rPr>
          <w:rFonts w:ascii="Arial" w:hAnsi="Arial" w:cs="Arial"/>
        </w:rPr>
        <w:t xml:space="preserve">45. </w:t>
      </w:r>
      <w:del w:id="423" w:author="Authors" w:date="2026-06-09T23:51:00Z" w16du:dateUtc="2026-06-09T21:51:00Z">
        <w:r w:rsidRPr="00E5133E">
          <w:rPr>
            <w:rFonts w:ascii="Arial" w:hAnsi="Arial"/>
          </w:rPr>
          <w:tab/>
        </w:r>
      </w:del>
      <w:r w:rsidRPr="00A622FD">
        <w:rPr>
          <w:rFonts w:ascii="Arial" w:hAnsi="Arial" w:cs="Arial"/>
        </w:rPr>
        <w:t xml:space="preserve">O’Dea RE </w:t>
      </w:r>
      <w:r w:rsidRPr="00A622FD">
        <w:rPr>
          <w:rFonts w:ascii="Arial" w:hAnsi="Arial" w:cs="Arial"/>
          <w:i/>
          <w:iCs/>
        </w:rPr>
        <w:t>et al.</w:t>
      </w:r>
      <w:r w:rsidRPr="00A622FD">
        <w:rPr>
          <w:rFonts w:ascii="Arial" w:hAnsi="Arial" w:cs="Arial"/>
        </w:rPr>
        <w:t xml:space="preserve"> 2021 Preferred reporting items for systematic reviews and meta-analyses in ecology and evolutionary biology: A PRISMA extension. </w:t>
      </w:r>
      <w:r w:rsidRPr="00A622FD">
        <w:rPr>
          <w:rFonts w:ascii="Arial" w:hAnsi="Arial" w:cs="Arial"/>
          <w:i/>
          <w:iCs/>
        </w:rPr>
        <w:t>Biological Reviews</w:t>
      </w:r>
      <w:r w:rsidRPr="00A622FD">
        <w:rPr>
          <w:rFonts w:ascii="Arial" w:hAnsi="Arial" w:cs="Arial"/>
        </w:rPr>
        <w:t xml:space="preserve"> </w:t>
      </w:r>
      <w:r w:rsidRPr="00A622FD">
        <w:rPr>
          <w:rFonts w:ascii="Arial" w:hAnsi="Arial" w:cs="Arial"/>
          <w:b/>
          <w:bCs/>
        </w:rPr>
        <w:t>96</w:t>
      </w:r>
      <w:r w:rsidRPr="00A622FD">
        <w:rPr>
          <w:rFonts w:ascii="Arial" w:hAnsi="Arial" w:cs="Arial"/>
        </w:rPr>
        <w:t>, 1695–1722. (doi:</w:t>
      </w:r>
      <w:r w:rsidR="005A10DB">
        <w:rPr>
          <w:rPrChange w:id="424" w:author="Authors" w:date="2026-06-09T23:51:00Z" w16du:dateUtc="2026-06-09T21:51:00Z">
            <w:rPr>
              <w:rFonts w:ascii="Arial" w:hAnsi="Arial"/>
            </w:rPr>
          </w:rPrChange>
        </w:rPr>
        <w:fldChar w:fldCharType="begin"/>
      </w:r>
      <w:r w:rsidR="005A10DB">
        <w:rPr>
          <w:rPrChange w:id="425" w:author="Authors" w:date="2026-06-09T23:51:00Z" w16du:dateUtc="2026-06-09T21:51:00Z">
            <w:rPr>
              <w:rFonts w:ascii="Arial" w:hAnsi="Arial"/>
            </w:rPr>
          </w:rPrChange>
        </w:rPr>
        <w:instrText>HYPERLINK "https://doi.org/10.1111/brv.12721" \h</w:instrText>
      </w:r>
      <w:r w:rsidR="005A10DB">
        <w:rPr>
          <w:rPrChange w:id="426" w:author="Authors" w:date="2026-06-09T23:51:00Z" w16du:dateUtc="2026-06-09T21:51:00Z">
            <w:rPr>
              <w:rFonts w:ascii="Arial" w:hAnsi="Arial"/>
            </w:rPr>
          </w:rPrChange>
        </w:rPr>
      </w:r>
      <w:r w:rsidR="005A10DB">
        <w:rPr>
          <w:rPrChange w:id="427" w:author="Authors" w:date="2026-06-09T23:51:00Z" w16du:dateUtc="2026-06-09T21:51:00Z">
            <w:rPr>
              <w:rFonts w:ascii="Arial" w:hAnsi="Arial"/>
            </w:rPr>
          </w:rPrChange>
        </w:rPr>
        <w:fldChar w:fldCharType="separate"/>
      </w:r>
      <w:r w:rsidR="005A10DB" w:rsidRPr="00A622FD">
        <w:rPr>
          <w:rStyle w:val="Hyperlink"/>
          <w:rFonts w:ascii="Arial" w:hAnsi="Arial" w:cs="Arial"/>
        </w:rPr>
        <w:t>10.1111/brv.12721</w:t>
      </w:r>
      <w:r w:rsidR="005A10DB">
        <w:rPr>
          <w:rPrChange w:id="428" w:author="Authors" w:date="2026-06-09T23:51:00Z" w16du:dateUtc="2026-06-09T21:51:00Z">
            <w:rPr>
              <w:rFonts w:ascii="Arial" w:hAnsi="Arial"/>
            </w:rPr>
          </w:rPrChange>
        </w:rPr>
        <w:fldChar w:fldCharType="end"/>
      </w:r>
      <w:r w:rsidRPr="00A622FD">
        <w:rPr>
          <w:rFonts w:ascii="Arial" w:hAnsi="Arial" w:cs="Arial"/>
        </w:rPr>
        <w:t>)</w:t>
      </w:r>
    </w:p>
    <w:p w14:paraId="23000A03" w14:textId="7AE658BC" w:rsidR="005A10DB" w:rsidRPr="00A622FD" w:rsidRDefault="00000000">
      <w:pPr>
        <w:pStyle w:val="Bibliography"/>
        <w:rPr>
          <w:rFonts w:ascii="Arial" w:hAnsi="Arial" w:cs="Arial"/>
        </w:rPr>
      </w:pPr>
      <w:bookmarkStart w:id="429" w:name="ref-grames2019"/>
      <w:bookmarkEnd w:id="422"/>
      <w:r w:rsidRPr="00A622FD">
        <w:rPr>
          <w:rFonts w:ascii="Arial" w:hAnsi="Arial" w:cs="Arial"/>
        </w:rPr>
        <w:lastRenderedPageBreak/>
        <w:t xml:space="preserve">46. </w:t>
      </w:r>
      <w:del w:id="430" w:author="Authors" w:date="2026-06-09T23:51:00Z" w16du:dateUtc="2026-06-09T21:51:00Z">
        <w:r w:rsidRPr="00E5133E">
          <w:rPr>
            <w:rFonts w:ascii="Arial" w:hAnsi="Arial"/>
          </w:rPr>
          <w:tab/>
        </w:r>
      </w:del>
      <w:r w:rsidRPr="00A622FD">
        <w:rPr>
          <w:rFonts w:ascii="Arial" w:hAnsi="Arial" w:cs="Arial"/>
        </w:rPr>
        <w:t xml:space="preserve">Grames EM, Stillman AN, Tingley MW, Elphick CS. 2019 An automated approach to identifying search terms for systematic reviews using keyword co-occurrence networks.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10</w:t>
      </w:r>
      <w:r w:rsidRPr="00A622FD">
        <w:rPr>
          <w:rFonts w:ascii="Arial" w:hAnsi="Arial" w:cs="Arial"/>
        </w:rPr>
        <w:t>, 1645–1654. (doi:</w:t>
      </w:r>
      <w:r w:rsidR="005A10DB">
        <w:rPr>
          <w:rPrChange w:id="431" w:author="Authors" w:date="2026-06-09T23:51:00Z" w16du:dateUtc="2026-06-09T21:51:00Z">
            <w:rPr>
              <w:rFonts w:ascii="Arial" w:hAnsi="Arial"/>
            </w:rPr>
          </w:rPrChange>
        </w:rPr>
        <w:fldChar w:fldCharType="begin"/>
      </w:r>
      <w:r w:rsidR="005A10DB">
        <w:rPr>
          <w:rPrChange w:id="432" w:author="Authors" w:date="2026-06-09T23:51:00Z" w16du:dateUtc="2026-06-09T21:51:00Z">
            <w:rPr>
              <w:rFonts w:ascii="Arial" w:hAnsi="Arial"/>
            </w:rPr>
          </w:rPrChange>
        </w:rPr>
        <w:instrText>HYPERLINK "https://doi.org/10.1111/2041-210x.13268" \h</w:instrText>
      </w:r>
      <w:r w:rsidR="005A10DB">
        <w:rPr>
          <w:rPrChange w:id="433" w:author="Authors" w:date="2026-06-09T23:51:00Z" w16du:dateUtc="2026-06-09T21:51:00Z">
            <w:rPr>
              <w:rFonts w:ascii="Arial" w:hAnsi="Arial"/>
            </w:rPr>
          </w:rPrChange>
        </w:rPr>
      </w:r>
      <w:r w:rsidR="005A10DB">
        <w:rPr>
          <w:rPrChange w:id="434" w:author="Authors" w:date="2026-06-09T23:51:00Z" w16du:dateUtc="2026-06-09T21:51:00Z">
            <w:rPr>
              <w:rFonts w:ascii="Arial" w:hAnsi="Arial"/>
            </w:rPr>
          </w:rPrChange>
        </w:rPr>
        <w:fldChar w:fldCharType="separate"/>
      </w:r>
      <w:r w:rsidR="005A10DB" w:rsidRPr="00A622FD">
        <w:rPr>
          <w:rStyle w:val="Hyperlink"/>
          <w:rFonts w:ascii="Arial" w:hAnsi="Arial" w:cs="Arial"/>
        </w:rPr>
        <w:t>10.1111/2041-210x.13268</w:t>
      </w:r>
      <w:r w:rsidR="005A10DB">
        <w:rPr>
          <w:rPrChange w:id="435" w:author="Authors" w:date="2026-06-09T23:51:00Z" w16du:dateUtc="2026-06-09T21:51:00Z">
            <w:rPr>
              <w:rFonts w:ascii="Arial" w:hAnsi="Arial"/>
            </w:rPr>
          </w:rPrChange>
        </w:rPr>
        <w:fldChar w:fldCharType="end"/>
      </w:r>
      <w:r w:rsidRPr="00A622FD">
        <w:rPr>
          <w:rFonts w:ascii="Arial" w:hAnsi="Arial" w:cs="Arial"/>
        </w:rPr>
        <w:t>)</w:t>
      </w:r>
    </w:p>
    <w:p w14:paraId="538CD501" w14:textId="4620FF13" w:rsidR="005A10DB" w:rsidRPr="00A622FD" w:rsidRDefault="00000000">
      <w:pPr>
        <w:pStyle w:val="Bibliography"/>
        <w:rPr>
          <w:rFonts w:ascii="Arial" w:hAnsi="Arial" w:cs="Arial"/>
        </w:rPr>
      </w:pPr>
      <w:bookmarkStart w:id="436" w:name="ref-westgate2019"/>
      <w:bookmarkEnd w:id="429"/>
      <w:r w:rsidRPr="00A622FD">
        <w:rPr>
          <w:rFonts w:ascii="Arial" w:hAnsi="Arial" w:cs="Arial"/>
        </w:rPr>
        <w:t xml:space="preserve">47. </w:t>
      </w:r>
      <w:del w:id="437" w:author="Authors" w:date="2026-06-09T23:51:00Z" w16du:dateUtc="2026-06-09T21:51:00Z">
        <w:r w:rsidRPr="00E5133E">
          <w:rPr>
            <w:rFonts w:ascii="Arial" w:hAnsi="Arial"/>
          </w:rPr>
          <w:tab/>
        </w:r>
      </w:del>
      <w:r w:rsidRPr="00A622FD">
        <w:rPr>
          <w:rFonts w:ascii="Arial" w:hAnsi="Arial" w:cs="Arial"/>
        </w:rPr>
        <w:t xml:space="preserve">Westgate MJ. 2019 Revtools: An R package to support article screening for evidence synthesis. </w:t>
      </w:r>
      <w:r w:rsidRPr="00A622FD">
        <w:rPr>
          <w:rFonts w:ascii="Arial" w:hAnsi="Arial" w:cs="Arial"/>
          <w:i/>
          <w:iCs/>
        </w:rPr>
        <w:t>Research Synthesis Methods</w:t>
      </w:r>
      <w:r w:rsidRPr="00A622FD">
        <w:rPr>
          <w:rFonts w:ascii="Arial" w:hAnsi="Arial" w:cs="Arial"/>
        </w:rPr>
        <w:t xml:space="preserve"> </w:t>
      </w:r>
      <w:r w:rsidRPr="00A622FD">
        <w:rPr>
          <w:rFonts w:ascii="Arial" w:hAnsi="Arial" w:cs="Arial"/>
          <w:b/>
          <w:bCs/>
        </w:rPr>
        <w:t>10</w:t>
      </w:r>
      <w:r w:rsidRPr="00A622FD">
        <w:rPr>
          <w:rFonts w:ascii="Arial" w:hAnsi="Arial" w:cs="Arial"/>
        </w:rPr>
        <w:t>, 606–614. (doi:</w:t>
      </w:r>
      <w:r w:rsidR="005A10DB">
        <w:rPr>
          <w:rPrChange w:id="438" w:author="Authors" w:date="2026-06-09T23:51:00Z" w16du:dateUtc="2026-06-09T21:51:00Z">
            <w:rPr>
              <w:rFonts w:ascii="Arial" w:hAnsi="Arial"/>
            </w:rPr>
          </w:rPrChange>
        </w:rPr>
        <w:fldChar w:fldCharType="begin"/>
      </w:r>
      <w:r w:rsidR="005A10DB">
        <w:rPr>
          <w:rPrChange w:id="439" w:author="Authors" w:date="2026-06-09T23:51:00Z" w16du:dateUtc="2026-06-09T21:51:00Z">
            <w:rPr>
              <w:rFonts w:ascii="Arial" w:hAnsi="Arial"/>
            </w:rPr>
          </w:rPrChange>
        </w:rPr>
        <w:instrText>HYPERLINK "https://doi.org/10.1002/jrsm.1374" \h</w:instrText>
      </w:r>
      <w:r w:rsidR="005A10DB">
        <w:rPr>
          <w:rPrChange w:id="440" w:author="Authors" w:date="2026-06-09T23:51:00Z" w16du:dateUtc="2026-06-09T21:51:00Z">
            <w:rPr>
              <w:rFonts w:ascii="Arial" w:hAnsi="Arial"/>
            </w:rPr>
          </w:rPrChange>
        </w:rPr>
      </w:r>
      <w:r w:rsidR="005A10DB">
        <w:rPr>
          <w:rPrChange w:id="441" w:author="Authors" w:date="2026-06-09T23:51:00Z" w16du:dateUtc="2026-06-09T21:51:00Z">
            <w:rPr>
              <w:rFonts w:ascii="Arial" w:hAnsi="Arial"/>
            </w:rPr>
          </w:rPrChange>
        </w:rPr>
        <w:fldChar w:fldCharType="separate"/>
      </w:r>
      <w:r w:rsidR="005A10DB" w:rsidRPr="00A622FD">
        <w:rPr>
          <w:rStyle w:val="Hyperlink"/>
          <w:rFonts w:ascii="Arial" w:hAnsi="Arial" w:cs="Arial"/>
        </w:rPr>
        <w:t>10.1002/jrsm.1374</w:t>
      </w:r>
      <w:r w:rsidR="005A10DB">
        <w:rPr>
          <w:rPrChange w:id="442" w:author="Authors" w:date="2026-06-09T23:51:00Z" w16du:dateUtc="2026-06-09T21:51:00Z">
            <w:rPr>
              <w:rFonts w:ascii="Arial" w:hAnsi="Arial"/>
            </w:rPr>
          </w:rPrChange>
        </w:rPr>
        <w:fldChar w:fldCharType="end"/>
      </w:r>
      <w:r w:rsidRPr="00A622FD">
        <w:rPr>
          <w:rFonts w:ascii="Arial" w:hAnsi="Arial" w:cs="Arial"/>
        </w:rPr>
        <w:t>)</w:t>
      </w:r>
    </w:p>
    <w:p w14:paraId="5CD45EE1" w14:textId="4391A984" w:rsidR="005A10DB" w:rsidRPr="00A622FD" w:rsidRDefault="00000000">
      <w:pPr>
        <w:pStyle w:val="Bibliography"/>
        <w:rPr>
          <w:rFonts w:ascii="Arial" w:hAnsi="Arial" w:cs="Arial"/>
        </w:rPr>
      </w:pPr>
      <w:bookmarkStart w:id="443" w:name="ref-pick2018"/>
      <w:bookmarkEnd w:id="436"/>
      <w:r w:rsidRPr="00A622FD">
        <w:rPr>
          <w:rFonts w:ascii="Arial" w:hAnsi="Arial" w:cs="Arial"/>
        </w:rPr>
        <w:t xml:space="preserve">48. </w:t>
      </w:r>
      <w:del w:id="444" w:author="Authors" w:date="2026-06-09T23:51:00Z" w16du:dateUtc="2026-06-09T21:51:00Z">
        <w:r w:rsidRPr="00E5133E">
          <w:rPr>
            <w:rFonts w:ascii="Arial" w:hAnsi="Arial"/>
          </w:rPr>
          <w:tab/>
        </w:r>
      </w:del>
      <w:r w:rsidRPr="00A622FD">
        <w:rPr>
          <w:rFonts w:ascii="Arial" w:hAnsi="Arial" w:cs="Arial"/>
        </w:rPr>
        <w:t xml:space="preserve">Pick JL, Nakagawa S, Noble DWA. 2018 Reproducible, flexible and high-throughput data extraction from primary literature: The metaDigitise R package.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10</w:t>
      </w:r>
      <w:r w:rsidRPr="00A622FD">
        <w:rPr>
          <w:rFonts w:ascii="Arial" w:hAnsi="Arial" w:cs="Arial"/>
        </w:rPr>
        <w:t>, 426–431. (doi:</w:t>
      </w:r>
      <w:r w:rsidR="005A10DB">
        <w:rPr>
          <w:rPrChange w:id="445" w:author="Authors" w:date="2026-06-09T23:51:00Z" w16du:dateUtc="2026-06-09T21:51:00Z">
            <w:rPr>
              <w:rFonts w:ascii="Arial" w:hAnsi="Arial"/>
            </w:rPr>
          </w:rPrChange>
        </w:rPr>
        <w:fldChar w:fldCharType="begin"/>
      </w:r>
      <w:r w:rsidR="005A10DB">
        <w:rPr>
          <w:rPrChange w:id="446" w:author="Authors" w:date="2026-06-09T23:51:00Z" w16du:dateUtc="2026-06-09T21:51:00Z">
            <w:rPr>
              <w:rFonts w:ascii="Arial" w:hAnsi="Arial"/>
            </w:rPr>
          </w:rPrChange>
        </w:rPr>
        <w:instrText>HYPERLINK "https://doi.org/10.1111/2041-210x.13118" \h</w:instrText>
      </w:r>
      <w:r w:rsidR="005A10DB">
        <w:rPr>
          <w:rPrChange w:id="447" w:author="Authors" w:date="2026-06-09T23:51:00Z" w16du:dateUtc="2026-06-09T21:51:00Z">
            <w:rPr>
              <w:rFonts w:ascii="Arial" w:hAnsi="Arial"/>
            </w:rPr>
          </w:rPrChange>
        </w:rPr>
      </w:r>
      <w:r w:rsidR="005A10DB">
        <w:rPr>
          <w:rPrChange w:id="448" w:author="Authors" w:date="2026-06-09T23:51:00Z" w16du:dateUtc="2026-06-09T21:51:00Z">
            <w:rPr>
              <w:rFonts w:ascii="Arial" w:hAnsi="Arial"/>
            </w:rPr>
          </w:rPrChange>
        </w:rPr>
        <w:fldChar w:fldCharType="separate"/>
      </w:r>
      <w:r w:rsidR="005A10DB" w:rsidRPr="00A622FD">
        <w:rPr>
          <w:rStyle w:val="Hyperlink"/>
          <w:rFonts w:ascii="Arial" w:hAnsi="Arial" w:cs="Arial"/>
        </w:rPr>
        <w:t>10.1111/2041-210x.13118</w:t>
      </w:r>
      <w:r w:rsidR="005A10DB">
        <w:rPr>
          <w:rPrChange w:id="449" w:author="Authors" w:date="2026-06-09T23:51:00Z" w16du:dateUtc="2026-06-09T21:51:00Z">
            <w:rPr>
              <w:rFonts w:ascii="Arial" w:hAnsi="Arial"/>
            </w:rPr>
          </w:rPrChange>
        </w:rPr>
        <w:fldChar w:fldCharType="end"/>
      </w:r>
      <w:r w:rsidRPr="00A622FD">
        <w:rPr>
          <w:rFonts w:ascii="Arial" w:hAnsi="Arial" w:cs="Arial"/>
        </w:rPr>
        <w:t>)</w:t>
      </w:r>
    </w:p>
    <w:p w14:paraId="5A48BD92" w14:textId="5F6BBF2A" w:rsidR="005A10DB" w:rsidRPr="00A622FD" w:rsidRDefault="00000000">
      <w:pPr>
        <w:pStyle w:val="Bibliography"/>
        <w:rPr>
          <w:rFonts w:ascii="Arial" w:hAnsi="Arial" w:cs="Arial"/>
        </w:rPr>
      </w:pPr>
      <w:bookmarkStart w:id="450" w:name="ref-metafor"/>
      <w:bookmarkEnd w:id="443"/>
      <w:r w:rsidRPr="00A622FD">
        <w:rPr>
          <w:rFonts w:ascii="Arial" w:hAnsi="Arial" w:cs="Arial"/>
        </w:rPr>
        <w:t xml:space="preserve">49. </w:t>
      </w:r>
      <w:del w:id="451" w:author="Authors" w:date="2026-06-09T23:51:00Z" w16du:dateUtc="2026-06-09T21:51:00Z">
        <w:r w:rsidRPr="00E5133E">
          <w:rPr>
            <w:rFonts w:ascii="Arial" w:hAnsi="Arial"/>
          </w:rPr>
          <w:tab/>
        </w:r>
      </w:del>
      <w:proofErr w:type="spellStart"/>
      <w:r w:rsidRPr="00A622FD">
        <w:rPr>
          <w:rFonts w:ascii="Arial" w:hAnsi="Arial" w:cs="Arial"/>
        </w:rPr>
        <w:t>Viechtbauer</w:t>
      </w:r>
      <w:proofErr w:type="spellEnd"/>
      <w:r w:rsidRPr="00A622FD">
        <w:rPr>
          <w:rFonts w:ascii="Arial" w:hAnsi="Arial" w:cs="Arial"/>
        </w:rPr>
        <w:t xml:space="preserve"> W. 2010 Conducting meta-analyses in R with the metafor package. </w:t>
      </w:r>
      <w:r w:rsidRPr="00A622FD">
        <w:rPr>
          <w:rFonts w:ascii="Arial" w:hAnsi="Arial" w:cs="Arial"/>
          <w:i/>
          <w:iCs/>
        </w:rPr>
        <w:t>Journal of Statistical Software</w:t>
      </w:r>
      <w:r w:rsidRPr="00A622FD">
        <w:rPr>
          <w:rFonts w:ascii="Arial" w:hAnsi="Arial" w:cs="Arial"/>
        </w:rPr>
        <w:t xml:space="preserve"> </w:t>
      </w:r>
      <w:r w:rsidRPr="00A622FD">
        <w:rPr>
          <w:rFonts w:ascii="Arial" w:hAnsi="Arial" w:cs="Arial"/>
          <w:b/>
          <w:bCs/>
        </w:rPr>
        <w:t>36</w:t>
      </w:r>
      <w:r w:rsidRPr="00A622FD">
        <w:rPr>
          <w:rFonts w:ascii="Arial" w:hAnsi="Arial" w:cs="Arial"/>
        </w:rPr>
        <w:t>, 1–48. (doi:</w:t>
      </w:r>
      <w:r w:rsidR="005A10DB">
        <w:rPr>
          <w:rPrChange w:id="452" w:author="Authors" w:date="2026-06-09T23:51:00Z" w16du:dateUtc="2026-06-09T21:51:00Z">
            <w:rPr>
              <w:rFonts w:ascii="Arial" w:hAnsi="Arial"/>
            </w:rPr>
          </w:rPrChange>
        </w:rPr>
        <w:fldChar w:fldCharType="begin"/>
      </w:r>
      <w:r w:rsidR="005A10DB">
        <w:rPr>
          <w:rPrChange w:id="453" w:author="Authors" w:date="2026-06-09T23:51:00Z" w16du:dateUtc="2026-06-09T21:51:00Z">
            <w:rPr>
              <w:rFonts w:ascii="Arial" w:hAnsi="Arial"/>
            </w:rPr>
          </w:rPrChange>
        </w:rPr>
        <w:instrText>HYPERLINK "https://doi.org/10.18637/jss.v036.i03" \h</w:instrText>
      </w:r>
      <w:r w:rsidR="005A10DB">
        <w:rPr>
          <w:rPrChange w:id="454" w:author="Authors" w:date="2026-06-09T23:51:00Z" w16du:dateUtc="2026-06-09T21:51:00Z">
            <w:rPr>
              <w:rFonts w:ascii="Arial" w:hAnsi="Arial"/>
            </w:rPr>
          </w:rPrChange>
        </w:rPr>
      </w:r>
      <w:r w:rsidR="005A10DB">
        <w:rPr>
          <w:rPrChange w:id="455" w:author="Authors" w:date="2026-06-09T23:51:00Z" w16du:dateUtc="2026-06-09T21:51:00Z">
            <w:rPr>
              <w:rFonts w:ascii="Arial" w:hAnsi="Arial"/>
            </w:rPr>
          </w:rPrChange>
        </w:rPr>
        <w:fldChar w:fldCharType="separate"/>
      </w:r>
      <w:r w:rsidR="005A10DB" w:rsidRPr="00A622FD">
        <w:rPr>
          <w:rStyle w:val="Hyperlink"/>
          <w:rFonts w:ascii="Arial" w:hAnsi="Arial" w:cs="Arial"/>
        </w:rPr>
        <w:t>10.18637/jss.v036.i03</w:t>
      </w:r>
      <w:r w:rsidR="005A10DB">
        <w:rPr>
          <w:rPrChange w:id="456" w:author="Authors" w:date="2026-06-09T23:51:00Z" w16du:dateUtc="2026-06-09T21:51:00Z">
            <w:rPr>
              <w:rFonts w:ascii="Arial" w:hAnsi="Arial"/>
            </w:rPr>
          </w:rPrChange>
        </w:rPr>
        <w:fldChar w:fldCharType="end"/>
      </w:r>
      <w:r w:rsidRPr="00A622FD">
        <w:rPr>
          <w:rFonts w:ascii="Arial" w:hAnsi="Arial" w:cs="Arial"/>
        </w:rPr>
        <w:t>)</w:t>
      </w:r>
    </w:p>
    <w:p w14:paraId="339D7018" w14:textId="0DAA7589" w:rsidR="005A10DB" w:rsidRPr="00A622FD" w:rsidRDefault="00000000">
      <w:pPr>
        <w:pStyle w:val="Bibliography"/>
        <w:rPr>
          <w:rFonts w:ascii="Arial" w:hAnsi="Arial" w:cs="Arial"/>
        </w:rPr>
      </w:pPr>
      <w:bookmarkStart w:id="457" w:name="ref-thehand2019"/>
      <w:bookmarkEnd w:id="450"/>
      <w:r w:rsidRPr="00A622FD">
        <w:rPr>
          <w:rFonts w:ascii="Arial" w:hAnsi="Arial" w:cs="Arial"/>
        </w:rPr>
        <w:t xml:space="preserve">50. </w:t>
      </w:r>
      <w:del w:id="458" w:author="Authors" w:date="2026-06-09T23:51:00Z" w16du:dateUtc="2026-06-09T21:51:00Z">
        <w:r w:rsidRPr="00E5133E">
          <w:rPr>
            <w:rFonts w:ascii="Arial" w:hAnsi="Arial"/>
          </w:rPr>
          <w:tab/>
        </w:r>
      </w:del>
      <w:r w:rsidRPr="00A622FD">
        <w:rPr>
          <w:rFonts w:ascii="Arial" w:hAnsi="Arial" w:cs="Arial"/>
        </w:rPr>
        <w:t xml:space="preserve">Cooper H, Hedges LV, Valentine JC. 2019 </w:t>
      </w:r>
      <w:r w:rsidRPr="00A622FD">
        <w:rPr>
          <w:rFonts w:ascii="Arial" w:hAnsi="Arial" w:cs="Arial"/>
          <w:i/>
          <w:iCs/>
        </w:rPr>
        <w:t>The handbook of research synthesis and meta-analysis</w:t>
      </w:r>
      <w:r w:rsidRPr="00A622FD">
        <w:rPr>
          <w:rFonts w:ascii="Arial" w:hAnsi="Arial" w:cs="Arial"/>
        </w:rPr>
        <w:t>. New York, NY: Russell Sage Foundation. (doi:</w:t>
      </w:r>
      <w:r w:rsidR="005A10DB">
        <w:rPr>
          <w:rPrChange w:id="459" w:author="Authors" w:date="2026-06-09T23:51:00Z" w16du:dateUtc="2026-06-09T21:51:00Z">
            <w:rPr>
              <w:rFonts w:ascii="Arial" w:hAnsi="Arial"/>
            </w:rPr>
          </w:rPrChange>
        </w:rPr>
        <w:fldChar w:fldCharType="begin"/>
      </w:r>
      <w:r w:rsidR="005A10DB">
        <w:rPr>
          <w:rPrChange w:id="460" w:author="Authors" w:date="2026-06-09T23:51:00Z" w16du:dateUtc="2026-06-09T21:51:00Z">
            <w:rPr>
              <w:rFonts w:ascii="Arial" w:hAnsi="Arial"/>
            </w:rPr>
          </w:rPrChange>
        </w:rPr>
        <w:instrText>HYPERLINK "https://doi.org/10.7758/9781610448864" \h</w:instrText>
      </w:r>
      <w:r w:rsidR="005A10DB">
        <w:rPr>
          <w:rPrChange w:id="461" w:author="Authors" w:date="2026-06-09T23:51:00Z" w16du:dateUtc="2026-06-09T21:51:00Z">
            <w:rPr>
              <w:rFonts w:ascii="Arial" w:hAnsi="Arial"/>
            </w:rPr>
          </w:rPrChange>
        </w:rPr>
      </w:r>
      <w:r w:rsidR="005A10DB">
        <w:rPr>
          <w:rPrChange w:id="462" w:author="Authors" w:date="2026-06-09T23:51:00Z" w16du:dateUtc="2026-06-09T21:51:00Z">
            <w:rPr>
              <w:rFonts w:ascii="Arial" w:hAnsi="Arial"/>
            </w:rPr>
          </w:rPrChange>
        </w:rPr>
        <w:fldChar w:fldCharType="separate"/>
      </w:r>
      <w:r w:rsidR="005A10DB" w:rsidRPr="00A622FD">
        <w:rPr>
          <w:rStyle w:val="Hyperlink"/>
          <w:rFonts w:ascii="Arial" w:hAnsi="Arial" w:cs="Arial"/>
        </w:rPr>
        <w:t>10.7758/9781610448864</w:t>
      </w:r>
      <w:r w:rsidR="005A10DB">
        <w:rPr>
          <w:rPrChange w:id="463" w:author="Authors" w:date="2026-06-09T23:51:00Z" w16du:dateUtc="2026-06-09T21:51:00Z">
            <w:rPr>
              <w:rFonts w:ascii="Arial" w:hAnsi="Arial"/>
            </w:rPr>
          </w:rPrChange>
        </w:rPr>
        <w:fldChar w:fldCharType="end"/>
      </w:r>
      <w:r w:rsidRPr="00A622FD">
        <w:rPr>
          <w:rFonts w:ascii="Arial" w:hAnsi="Arial" w:cs="Arial"/>
        </w:rPr>
        <w:t>)</w:t>
      </w:r>
    </w:p>
    <w:p w14:paraId="39E20B55" w14:textId="4E0E178E" w:rsidR="005A10DB" w:rsidRPr="00A622FD" w:rsidRDefault="00000000">
      <w:pPr>
        <w:pStyle w:val="Bibliography"/>
        <w:rPr>
          <w:rFonts w:ascii="Arial" w:hAnsi="Arial" w:cs="Arial"/>
        </w:rPr>
      </w:pPr>
      <w:bookmarkStart w:id="464" w:name="ref-nakagawa2022"/>
      <w:bookmarkEnd w:id="457"/>
      <w:r w:rsidRPr="00A622FD">
        <w:rPr>
          <w:rFonts w:ascii="Arial" w:hAnsi="Arial" w:cs="Arial"/>
        </w:rPr>
        <w:t xml:space="preserve">51. </w:t>
      </w:r>
      <w:del w:id="465" w:author="Authors" w:date="2026-06-09T23:51:00Z" w16du:dateUtc="2026-06-09T21:51:00Z">
        <w:r w:rsidRPr="00E5133E">
          <w:rPr>
            <w:rFonts w:ascii="Arial" w:hAnsi="Arial"/>
          </w:rPr>
          <w:tab/>
        </w:r>
      </w:del>
      <w:r w:rsidRPr="00A622FD">
        <w:rPr>
          <w:rFonts w:ascii="Arial" w:hAnsi="Arial" w:cs="Arial"/>
        </w:rPr>
        <w:t xml:space="preserve">Nakagawa S, Noble DWA, Lagisz M, Spake R, Viechtbauer W, Senior AM. 2022 A robust and readily implementable method for the meta-analysis of response ratios with and without missing standard deviations. </w:t>
      </w:r>
      <w:r w:rsidRPr="00A622FD">
        <w:rPr>
          <w:rFonts w:ascii="Arial" w:hAnsi="Arial" w:cs="Arial"/>
          <w:i/>
          <w:iCs/>
        </w:rPr>
        <w:t>Ecology Letters</w:t>
      </w:r>
      <w:r w:rsidRPr="00A622FD">
        <w:rPr>
          <w:rFonts w:ascii="Arial" w:hAnsi="Arial" w:cs="Arial"/>
        </w:rPr>
        <w:t xml:space="preserve"> </w:t>
      </w:r>
      <w:r w:rsidRPr="00A622FD">
        <w:rPr>
          <w:rFonts w:ascii="Arial" w:hAnsi="Arial" w:cs="Arial"/>
          <w:b/>
          <w:bCs/>
        </w:rPr>
        <w:t>26</w:t>
      </w:r>
      <w:r w:rsidRPr="00A622FD">
        <w:rPr>
          <w:rFonts w:ascii="Arial" w:hAnsi="Arial" w:cs="Arial"/>
        </w:rPr>
        <w:t>, 232–244. (doi:</w:t>
      </w:r>
      <w:r w:rsidR="005A10DB">
        <w:rPr>
          <w:rPrChange w:id="466" w:author="Authors" w:date="2026-06-09T23:51:00Z" w16du:dateUtc="2026-06-09T21:51:00Z">
            <w:rPr>
              <w:rFonts w:ascii="Arial" w:hAnsi="Arial"/>
            </w:rPr>
          </w:rPrChange>
        </w:rPr>
        <w:fldChar w:fldCharType="begin"/>
      </w:r>
      <w:r w:rsidR="005A10DB">
        <w:rPr>
          <w:rPrChange w:id="467" w:author="Authors" w:date="2026-06-09T23:51:00Z" w16du:dateUtc="2026-06-09T21:51:00Z">
            <w:rPr>
              <w:rFonts w:ascii="Arial" w:hAnsi="Arial"/>
            </w:rPr>
          </w:rPrChange>
        </w:rPr>
        <w:instrText>HYPERLINK "https://doi.org/10.1111/ele.14144" \h</w:instrText>
      </w:r>
      <w:r w:rsidR="005A10DB">
        <w:rPr>
          <w:rPrChange w:id="468" w:author="Authors" w:date="2026-06-09T23:51:00Z" w16du:dateUtc="2026-06-09T21:51:00Z">
            <w:rPr>
              <w:rFonts w:ascii="Arial" w:hAnsi="Arial"/>
            </w:rPr>
          </w:rPrChange>
        </w:rPr>
      </w:r>
      <w:r w:rsidR="005A10DB">
        <w:rPr>
          <w:rPrChange w:id="469" w:author="Authors" w:date="2026-06-09T23:51:00Z" w16du:dateUtc="2026-06-09T21:51:00Z">
            <w:rPr>
              <w:rFonts w:ascii="Arial" w:hAnsi="Arial"/>
            </w:rPr>
          </w:rPrChange>
        </w:rPr>
        <w:fldChar w:fldCharType="separate"/>
      </w:r>
      <w:r w:rsidR="005A10DB" w:rsidRPr="00A622FD">
        <w:rPr>
          <w:rStyle w:val="Hyperlink"/>
          <w:rFonts w:ascii="Arial" w:hAnsi="Arial" w:cs="Arial"/>
        </w:rPr>
        <w:t>10.1111/ele.14144</w:t>
      </w:r>
      <w:r w:rsidR="005A10DB">
        <w:rPr>
          <w:rPrChange w:id="470" w:author="Authors" w:date="2026-06-09T23:51:00Z" w16du:dateUtc="2026-06-09T21:51:00Z">
            <w:rPr>
              <w:rFonts w:ascii="Arial" w:hAnsi="Arial"/>
            </w:rPr>
          </w:rPrChange>
        </w:rPr>
        <w:fldChar w:fldCharType="end"/>
      </w:r>
      <w:r w:rsidRPr="00A622FD">
        <w:rPr>
          <w:rFonts w:ascii="Arial" w:hAnsi="Arial" w:cs="Arial"/>
        </w:rPr>
        <w:t>)</w:t>
      </w:r>
    </w:p>
    <w:p w14:paraId="2FD981B7" w14:textId="4B170B02" w:rsidR="005A10DB" w:rsidRPr="00A622FD" w:rsidRDefault="00000000">
      <w:pPr>
        <w:pStyle w:val="Bibliography"/>
        <w:rPr>
          <w:rFonts w:ascii="Arial" w:hAnsi="Arial" w:cs="Arial"/>
        </w:rPr>
      </w:pPr>
      <w:bookmarkStart w:id="471" w:name="ref-lajeunesse2013"/>
      <w:bookmarkEnd w:id="464"/>
      <w:r w:rsidRPr="00A622FD">
        <w:rPr>
          <w:rFonts w:ascii="Arial" w:hAnsi="Arial" w:cs="Arial"/>
        </w:rPr>
        <w:t xml:space="preserve">52. </w:t>
      </w:r>
      <w:del w:id="472" w:author="Authors" w:date="2026-06-09T23:51:00Z" w16du:dateUtc="2026-06-09T21:51:00Z">
        <w:r w:rsidRPr="00E5133E">
          <w:rPr>
            <w:rFonts w:ascii="Arial" w:hAnsi="Arial"/>
          </w:rPr>
          <w:tab/>
        </w:r>
      </w:del>
      <w:r w:rsidRPr="00A622FD">
        <w:rPr>
          <w:rFonts w:ascii="Arial" w:hAnsi="Arial" w:cs="Arial"/>
        </w:rPr>
        <w:t xml:space="preserve">Lajeunesse MJ. 2013 Recovering missing or partial data from studies: A survey of conversions and imputations for meta-analysis. In </w:t>
      </w:r>
      <w:r w:rsidRPr="00A622FD">
        <w:rPr>
          <w:rFonts w:ascii="Arial" w:hAnsi="Arial" w:cs="Arial"/>
          <w:i/>
          <w:iCs/>
        </w:rPr>
        <w:t>Handbook of meta-analysis in ecology and evolution</w:t>
      </w:r>
      <w:r w:rsidRPr="00A622FD">
        <w:rPr>
          <w:rFonts w:ascii="Arial" w:hAnsi="Arial" w:cs="Arial"/>
        </w:rPr>
        <w:t xml:space="preserve">, pp. 195–206. Princeton University Press. </w:t>
      </w:r>
    </w:p>
    <w:p w14:paraId="4652080C" w14:textId="3736C457" w:rsidR="005A10DB" w:rsidRPr="00A622FD" w:rsidRDefault="00000000">
      <w:pPr>
        <w:pStyle w:val="Bibliography"/>
        <w:rPr>
          <w:rFonts w:ascii="Arial" w:hAnsi="Arial" w:cs="Arial"/>
        </w:rPr>
      </w:pPr>
      <w:bookmarkStart w:id="473" w:name="ref-R-version"/>
      <w:bookmarkEnd w:id="471"/>
      <w:r w:rsidRPr="00A622FD">
        <w:rPr>
          <w:rFonts w:ascii="Arial" w:hAnsi="Arial" w:cs="Arial"/>
        </w:rPr>
        <w:t xml:space="preserve">53. </w:t>
      </w:r>
      <w:del w:id="474" w:author="Authors" w:date="2026-06-09T23:51:00Z" w16du:dateUtc="2026-06-09T21:51:00Z">
        <w:r w:rsidRPr="00E5133E">
          <w:rPr>
            <w:rFonts w:ascii="Arial" w:hAnsi="Arial"/>
          </w:rPr>
          <w:tab/>
        </w:r>
      </w:del>
      <w:r w:rsidRPr="00A622FD">
        <w:rPr>
          <w:rFonts w:ascii="Arial" w:hAnsi="Arial" w:cs="Arial"/>
        </w:rPr>
        <w:t xml:space="preserve">R Core Team. 2025 </w:t>
      </w:r>
      <w:r w:rsidRPr="00A622FD">
        <w:rPr>
          <w:rFonts w:ascii="Arial" w:hAnsi="Arial" w:cs="Arial"/>
          <w:i/>
          <w:iCs/>
        </w:rPr>
        <w:t>R: A language and environment for statistical computing</w:t>
      </w:r>
      <w:r w:rsidRPr="00A622FD">
        <w:rPr>
          <w:rFonts w:ascii="Arial" w:hAnsi="Arial" w:cs="Arial"/>
        </w:rPr>
        <w:t xml:space="preserve">. Vienna, Austria: R Foundation for Statistical Computing. See </w:t>
      </w:r>
      <w:r w:rsidR="005A10DB">
        <w:rPr>
          <w:rPrChange w:id="475" w:author="Authors" w:date="2026-06-09T23:51:00Z" w16du:dateUtc="2026-06-09T21:51:00Z">
            <w:rPr>
              <w:rFonts w:ascii="Arial" w:hAnsi="Arial"/>
            </w:rPr>
          </w:rPrChange>
        </w:rPr>
        <w:fldChar w:fldCharType="begin"/>
      </w:r>
      <w:r w:rsidR="005A10DB">
        <w:rPr>
          <w:rPrChange w:id="476" w:author="Authors" w:date="2026-06-09T23:51:00Z" w16du:dateUtc="2026-06-09T21:51:00Z">
            <w:rPr>
              <w:rFonts w:ascii="Arial" w:hAnsi="Arial"/>
            </w:rPr>
          </w:rPrChange>
        </w:rPr>
        <w:instrText>HYPERLINK "https://www.R-project.org/" \h</w:instrText>
      </w:r>
      <w:r w:rsidR="005A10DB">
        <w:rPr>
          <w:rPrChange w:id="477" w:author="Authors" w:date="2026-06-09T23:51:00Z" w16du:dateUtc="2026-06-09T21:51:00Z">
            <w:rPr>
              <w:rFonts w:ascii="Arial" w:hAnsi="Arial"/>
            </w:rPr>
          </w:rPrChange>
        </w:rPr>
      </w:r>
      <w:r w:rsidR="005A10DB">
        <w:rPr>
          <w:rPrChange w:id="478" w:author="Authors" w:date="2026-06-09T23:51:00Z" w16du:dateUtc="2026-06-09T21:51:00Z">
            <w:rPr>
              <w:rFonts w:ascii="Arial" w:hAnsi="Arial"/>
            </w:rPr>
          </w:rPrChange>
        </w:rPr>
        <w:fldChar w:fldCharType="separate"/>
      </w:r>
      <w:r w:rsidR="005A10DB" w:rsidRPr="00A622FD">
        <w:rPr>
          <w:rStyle w:val="Hyperlink"/>
          <w:rFonts w:ascii="Arial" w:hAnsi="Arial" w:cs="Arial"/>
        </w:rPr>
        <w:t>https://www.R-project.org/</w:t>
      </w:r>
      <w:r w:rsidR="005A10DB">
        <w:rPr>
          <w:rPrChange w:id="479" w:author="Authors" w:date="2026-06-09T23:51:00Z" w16du:dateUtc="2026-06-09T21:51:00Z">
            <w:rPr>
              <w:rFonts w:ascii="Arial" w:hAnsi="Arial"/>
            </w:rPr>
          </w:rPrChange>
        </w:rPr>
        <w:fldChar w:fldCharType="end"/>
      </w:r>
      <w:r w:rsidRPr="00A622FD">
        <w:rPr>
          <w:rFonts w:ascii="Arial" w:hAnsi="Arial" w:cs="Arial"/>
        </w:rPr>
        <w:t>.</w:t>
      </w:r>
    </w:p>
    <w:p w14:paraId="540B8189" w14:textId="69B7474A" w:rsidR="005A10DB" w:rsidRPr="00A622FD" w:rsidRDefault="00000000">
      <w:pPr>
        <w:pStyle w:val="Bibliography"/>
        <w:rPr>
          <w:rFonts w:ascii="Arial" w:hAnsi="Arial" w:cs="Arial"/>
        </w:rPr>
      </w:pPr>
      <w:bookmarkStart w:id="480" w:name="ref-noble2017"/>
      <w:bookmarkEnd w:id="473"/>
      <w:r w:rsidRPr="00A622FD">
        <w:rPr>
          <w:rFonts w:ascii="Arial" w:hAnsi="Arial" w:cs="Arial"/>
        </w:rPr>
        <w:t xml:space="preserve">54. </w:t>
      </w:r>
      <w:del w:id="481" w:author="Authors" w:date="2026-06-09T23:51:00Z" w16du:dateUtc="2026-06-09T21:51:00Z">
        <w:r w:rsidRPr="00E5133E">
          <w:rPr>
            <w:rFonts w:ascii="Arial" w:hAnsi="Arial"/>
          </w:rPr>
          <w:tab/>
        </w:r>
      </w:del>
      <w:r w:rsidRPr="00A622FD">
        <w:rPr>
          <w:rFonts w:ascii="Arial" w:hAnsi="Arial" w:cs="Arial"/>
        </w:rPr>
        <w:t xml:space="preserve">Noble DWA, </w:t>
      </w:r>
      <w:proofErr w:type="spellStart"/>
      <w:r w:rsidRPr="00A622FD">
        <w:rPr>
          <w:rFonts w:ascii="Arial" w:hAnsi="Arial" w:cs="Arial"/>
        </w:rPr>
        <w:t>Lagisz</w:t>
      </w:r>
      <w:proofErr w:type="spellEnd"/>
      <w:r w:rsidRPr="00A622FD">
        <w:rPr>
          <w:rFonts w:ascii="Arial" w:hAnsi="Arial" w:cs="Arial"/>
        </w:rPr>
        <w:t xml:space="preserve"> M, O’Dea RE, Nakagawa S. 2017 Nonindependence and sensitivity analyses in ecological and evolutionary meta-analyses. </w:t>
      </w:r>
      <w:r w:rsidRPr="00A622FD">
        <w:rPr>
          <w:rFonts w:ascii="Arial" w:hAnsi="Arial" w:cs="Arial"/>
          <w:i/>
          <w:iCs/>
        </w:rPr>
        <w:t>Molecular Ecology</w:t>
      </w:r>
      <w:r w:rsidRPr="00A622FD">
        <w:rPr>
          <w:rFonts w:ascii="Arial" w:hAnsi="Arial" w:cs="Arial"/>
        </w:rPr>
        <w:t xml:space="preserve"> </w:t>
      </w:r>
      <w:r w:rsidRPr="00A622FD">
        <w:rPr>
          <w:rFonts w:ascii="Arial" w:hAnsi="Arial" w:cs="Arial"/>
          <w:b/>
          <w:bCs/>
        </w:rPr>
        <w:t>26</w:t>
      </w:r>
      <w:r w:rsidRPr="00A622FD">
        <w:rPr>
          <w:rFonts w:ascii="Arial" w:hAnsi="Arial" w:cs="Arial"/>
        </w:rPr>
        <w:t>, 2410–2425. (doi:</w:t>
      </w:r>
      <w:r w:rsidR="005A10DB">
        <w:rPr>
          <w:rPrChange w:id="482" w:author="Authors" w:date="2026-06-09T23:51:00Z" w16du:dateUtc="2026-06-09T21:51:00Z">
            <w:rPr>
              <w:rFonts w:ascii="Arial" w:hAnsi="Arial"/>
            </w:rPr>
          </w:rPrChange>
        </w:rPr>
        <w:fldChar w:fldCharType="begin"/>
      </w:r>
      <w:r w:rsidR="005A10DB">
        <w:rPr>
          <w:rPrChange w:id="483" w:author="Authors" w:date="2026-06-09T23:51:00Z" w16du:dateUtc="2026-06-09T21:51:00Z">
            <w:rPr>
              <w:rFonts w:ascii="Arial" w:hAnsi="Arial"/>
            </w:rPr>
          </w:rPrChange>
        </w:rPr>
        <w:instrText>HYPERLINK "https://doi.org/10.1111/mec.14031" \h</w:instrText>
      </w:r>
      <w:r w:rsidR="005A10DB">
        <w:rPr>
          <w:rPrChange w:id="484" w:author="Authors" w:date="2026-06-09T23:51:00Z" w16du:dateUtc="2026-06-09T21:51:00Z">
            <w:rPr>
              <w:rFonts w:ascii="Arial" w:hAnsi="Arial"/>
            </w:rPr>
          </w:rPrChange>
        </w:rPr>
      </w:r>
      <w:r w:rsidR="005A10DB">
        <w:rPr>
          <w:rPrChange w:id="485" w:author="Authors" w:date="2026-06-09T23:51:00Z" w16du:dateUtc="2026-06-09T21:51:00Z">
            <w:rPr>
              <w:rFonts w:ascii="Arial" w:hAnsi="Arial"/>
            </w:rPr>
          </w:rPrChange>
        </w:rPr>
        <w:fldChar w:fldCharType="separate"/>
      </w:r>
      <w:r w:rsidR="005A10DB" w:rsidRPr="00A622FD">
        <w:rPr>
          <w:rStyle w:val="Hyperlink"/>
          <w:rFonts w:ascii="Arial" w:hAnsi="Arial" w:cs="Arial"/>
        </w:rPr>
        <w:t>10.1111/mec.14031</w:t>
      </w:r>
      <w:r w:rsidR="005A10DB">
        <w:rPr>
          <w:rPrChange w:id="486" w:author="Authors" w:date="2026-06-09T23:51:00Z" w16du:dateUtc="2026-06-09T21:51:00Z">
            <w:rPr>
              <w:rFonts w:ascii="Arial" w:hAnsi="Arial"/>
            </w:rPr>
          </w:rPrChange>
        </w:rPr>
        <w:fldChar w:fldCharType="end"/>
      </w:r>
      <w:r w:rsidRPr="00A622FD">
        <w:rPr>
          <w:rFonts w:ascii="Arial" w:hAnsi="Arial" w:cs="Arial"/>
        </w:rPr>
        <w:t>)</w:t>
      </w:r>
    </w:p>
    <w:p w14:paraId="5875420E" w14:textId="295CD72B" w:rsidR="005A10DB" w:rsidRPr="00A622FD" w:rsidRDefault="00000000">
      <w:pPr>
        <w:pStyle w:val="Bibliography"/>
        <w:rPr>
          <w:rFonts w:ascii="Arial" w:hAnsi="Arial" w:cs="Arial"/>
        </w:rPr>
      </w:pPr>
      <w:bookmarkStart w:id="487" w:name="ref-krackow2002"/>
      <w:bookmarkEnd w:id="480"/>
      <w:r w:rsidRPr="00A622FD">
        <w:rPr>
          <w:rFonts w:ascii="Arial" w:hAnsi="Arial" w:cs="Arial"/>
        </w:rPr>
        <w:t xml:space="preserve">55. </w:t>
      </w:r>
      <w:del w:id="488" w:author="Authors" w:date="2026-06-09T23:51:00Z" w16du:dateUtc="2026-06-09T21:51:00Z">
        <w:r w:rsidRPr="00E5133E">
          <w:rPr>
            <w:rFonts w:ascii="Arial" w:hAnsi="Arial"/>
          </w:rPr>
          <w:tab/>
        </w:r>
      </w:del>
      <w:proofErr w:type="spellStart"/>
      <w:r w:rsidRPr="00A622FD">
        <w:rPr>
          <w:rFonts w:ascii="Arial" w:hAnsi="Arial" w:cs="Arial"/>
        </w:rPr>
        <w:t>Krackow</w:t>
      </w:r>
      <w:proofErr w:type="spellEnd"/>
      <w:r w:rsidRPr="00A622FD">
        <w:rPr>
          <w:rFonts w:ascii="Arial" w:hAnsi="Arial" w:cs="Arial"/>
        </w:rPr>
        <w:t xml:space="preserve"> S. 2002 Why parental sex ratio manipulation is rare in higher vertebrates (invited article). </w:t>
      </w:r>
      <w:r w:rsidRPr="00A622FD">
        <w:rPr>
          <w:rFonts w:ascii="Arial" w:hAnsi="Arial" w:cs="Arial"/>
          <w:i/>
          <w:iCs/>
        </w:rPr>
        <w:t>Ethology</w:t>
      </w:r>
      <w:r w:rsidRPr="00A622FD">
        <w:rPr>
          <w:rFonts w:ascii="Arial" w:hAnsi="Arial" w:cs="Arial"/>
        </w:rPr>
        <w:t xml:space="preserve"> </w:t>
      </w:r>
      <w:r w:rsidRPr="00A622FD">
        <w:rPr>
          <w:rFonts w:ascii="Arial" w:hAnsi="Arial" w:cs="Arial"/>
          <w:b/>
          <w:bCs/>
        </w:rPr>
        <w:t>108</w:t>
      </w:r>
      <w:r w:rsidRPr="00A622FD">
        <w:rPr>
          <w:rFonts w:ascii="Arial" w:hAnsi="Arial" w:cs="Arial"/>
        </w:rPr>
        <w:t>, 1041–1056. (doi:</w:t>
      </w:r>
      <w:r w:rsidR="005A10DB">
        <w:rPr>
          <w:rPrChange w:id="489" w:author="Authors" w:date="2026-06-09T23:51:00Z" w16du:dateUtc="2026-06-09T21:51:00Z">
            <w:rPr>
              <w:rFonts w:ascii="Arial" w:hAnsi="Arial"/>
            </w:rPr>
          </w:rPrChange>
        </w:rPr>
        <w:fldChar w:fldCharType="begin"/>
      </w:r>
      <w:r w:rsidR="005A10DB">
        <w:rPr>
          <w:rPrChange w:id="490" w:author="Authors" w:date="2026-06-09T23:51:00Z" w16du:dateUtc="2026-06-09T21:51:00Z">
            <w:rPr>
              <w:rFonts w:ascii="Arial" w:hAnsi="Arial"/>
            </w:rPr>
          </w:rPrChange>
        </w:rPr>
        <w:instrText>HYPERLINK "https://doi.org/10.1046/j.1439-0310.2002.00843.x" \h</w:instrText>
      </w:r>
      <w:r w:rsidR="005A10DB">
        <w:rPr>
          <w:rPrChange w:id="491" w:author="Authors" w:date="2026-06-09T23:51:00Z" w16du:dateUtc="2026-06-09T21:51:00Z">
            <w:rPr>
              <w:rFonts w:ascii="Arial" w:hAnsi="Arial"/>
            </w:rPr>
          </w:rPrChange>
        </w:rPr>
      </w:r>
      <w:r w:rsidR="005A10DB">
        <w:rPr>
          <w:rPrChange w:id="492" w:author="Authors" w:date="2026-06-09T23:51:00Z" w16du:dateUtc="2026-06-09T21:51:00Z">
            <w:rPr>
              <w:rFonts w:ascii="Arial" w:hAnsi="Arial"/>
            </w:rPr>
          </w:rPrChange>
        </w:rPr>
        <w:fldChar w:fldCharType="separate"/>
      </w:r>
      <w:r w:rsidR="005A10DB" w:rsidRPr="00A622FD">
        <w:rPr>
          <w:rStyle w:val="Hyperlink"/>
          <w:rFonts w:ascii="Arial" w:hAnsi="Arial" w:cs="Arial"/>
        </w:rPr>
        <w:t>10.1046/j.1439-0310.2002.00843.x</w:t>
      </w:r>
      <w:r w:rsidR="005A10DB">
        <w:rPr>
          <w:rPrChange w:id="493" w:author="Authors" w:date="2026-06-09T23:51:00Z" w16du:dateUtc="2026-06-09T21:51:00Z">
            <w:rPr>
              <w:rFonts w:ascii="Arial" w:hAnsi="Arial"/>
            </w:rPr>
          </w:rPrChange>
        </w:rPr>
        <w:fldChar w:fldCharType="end"/>
      </w:r>
      <w:r w:rsidRPr="00A622FD">
        <w:rPr>
          <w:rFonts w:ascii="Arial" w:hAnsi="Arial" w:cs="Arial"/>
        </w:rPr>
        <w:t>)</w:t>
      </w:r>
    </w:p>
    <w:p w14:paraId="2573F266" w14:textId="77C706CD" w:rsidR="005A10DB" w:rsidRPr="00A622FD" w:rsidRDefault="00000000">
      <w:pPr>
        <w:pStyle w:val="Bibliography"/>
        <w:rPr>
          <w:rFonts w:ascii="Arial" w:hAnsi="Arial" w:cs="Arial"/>
        </w:rPr>
      </w:pPr>
      <w:bookmarkStart w:id="494" w:name="ref-mentesana2025"/>
      <w:bookmarkEnd w:id="487"/>
      <w:r w:rsidRPr="00A622FD">
        <w:rPr>
          <w:rFonts w:ascii="Arial" w:hAnsi="Arial" w:cs="Arial"/>
        </w:rPr>
        <w:t xml:space="preserve">56. </w:t>
      </w:r>
      <w:del w:id="495" w:author="Authors" w:date="2026-06-09T23:51:00Z" w16du:dateUtc="2026-06-09T21:51:00Z">
        <w:r w:rsidRPr="00E5133E">
          <w:rPr>
            <w:rFonts w:ascii="Arial" w:hAnsi="Arial"/>
          </w:rPr>
          <w:tab/>
        </w:r>
      </w:del>
      <w:r w:rsidRPr="00A622FD">
        <w:rPr>
          <w:rFonts w:ascii="Arial" w:hAnsi="Arial" w:cs="Arial"/>
        </w:rPr>
        <w:t xml:space="preserve">Mentesana L, Hau M, D’Amelio PB, Adreani NM, Sánchez-Tójar A. 2025 Do egg hormones have fitness consequences in wild birds? A Systematic Review and Meta-Analysis. </w:t>
      </w:r>
      <w:r w:rsidRPr="00A622FD">
        <w:rPr>
          <w:rFonts w:ascii="Arial" w:hAnsi="Arial" w:cs="Arial"/>
          <w:i/>
          <w:iCs/>
        </w:rPr>
        <w:t>Ecology Letters</w:t>
      </w:r>
      <w:r w:rsidRPr="00A622FD">
        <w:rPr>
          <w:rFonts w:ascii="Arial" w:hAnsi="Arial" w:cs="Arial"/>
        </w:rPr>
        <w:t xml:space="preserve"> </w:t>
      </w:r>
      <w:r w:rsidRPr="00A622FD">
        <w:rPr>
          <w:rFonts w:ascii="Arial" w:hAnsi="Arial" w:cs="Arial"/>
          <w:b/>
          <w:bCs/>
        </w:rPr>
        <w:t>28</w:t>
      </w:r>
      <w:r w:rsidRPr="00A622FD">
        <w:rPr>
          <w:rFonts w:ascii="Arial" w:hAnsi="Arial" w:cs="Arial"/>
        </w:rPr>
        <w:t>, e70100. (doi:</w:t>
      </w:r>
      <w:r w:rsidR="005A10DB">
        <w:rPr>
          <w:rPrChange w:id="496" w:author="Authors" w:date="2026-06-09T23:51:00Z" w16du:dateUtc="2026-06-09T21:51:00Z">
            <w:rPr>
              <w:rFonts w:ascii="Arial" w:hAnsi="Arial"/>
            </w:rPr>
          </w:rPrChange>
        </w:rPr>
        <w:fldChar w:fldCharType="begin"/>
      </w:r>
      <w:r w:rsidR="005A10DB">
        <w:rPr>
          <w:rPrChange w:id="497" w:author="Authors" w:date="2026-06-09T23:51:00Z" w16du:dateUtc="2026-06-09T21:51:00Z">
            <w:rPr>
              <w:rFonts w:ascii="Arial" w:hAnsi="Arial"/>
            </w:rPr>
          </w:rPrChange>
        </w:rPr>
        <w:instrText>HYPERLINK "https://doi.org/10.1111/ele.70100" \h</w:instrText>
      </w:r>
      <w:r w:rsidR="005A10DB">
        <w:rPr>
          <w:rPrChange w:id="498" w:author="Authors" w:date="2026-06-09T23:51:00Z" w16du:dateUtc="2026-06-09T21:51:00Z">
            <w:rPr>
              <w:rFonts w:ascii="Arial" w:hAnsi="Arial"/>
            </w:rPr>
          </w:rPrChange>
        </w:rPr>
      </w:r>
      <w:r w:rsidR="005A10DB">
        <w:rPr>
          <w:rPrChange w:id="499" w:author="Authors" w:date="2026-06-09T23:51:00Z" w16du:dateUtc="2026-06-09T21:51:00Z">
            <w:rPr>
              <w:rFonts w:ascii="Arial" w:hAnsi="Arial"/>
            </w:rPr>
          </w:rPrChange>
        </w:rPr>
        <w:fldChar w:fldCharType="separate"/>
      </w:r>
      <w:r w:rsidR="005A10DB" w:rsidRPr="00A622FD">
        <w:rPr>
          <w:rStyle w:val="Hyperlink"/>
          <w:rFonts w:ascii="Arial" w:hAnsi="Arial" w:cs="Arial"/>
        </w:rPr>
        <w:t>10.1111/ele.70100</w:t>
      </w:r>
      <w:r w:rsidR="005A10DB">
        <w:rPr>
          <w:rPrChange w:id="500" w:author="Authors" w:date="2026-06-09T23:51:00Z" w16du:dateUtc="2026-06-09T21:51:00Z">
            <w:rPr>
              <w:rFonts w:ascii="Arial" w:hAnsi="Arial"/>
            </w:rPr>
          </w:rPrChange>
        </w:rPr>
        <w:fldChar w:fldCharType="end"/>
      </w:r>
      <w:r w:rsidRPr="00A622FD">
        <w:rPr>
          <w:rFonts w:ascii="Arial" w:hAnsi="Arial" w:cs="Arial"/>
        </w:rPr>
        <w:t>)</w:t>
      </w:r>
    </w:p>
    <w:p w14:paraId="6C26E854" w14:textId="1B0707E8" w:rsidR="005A10DB" w:rsidRPr="00A622FD" w:rsidRDefault="00000000">
      <w:pPr>
        <w:pStyle w:val="Bibliography"/>
        <w:rPr>
          <w:rFonts w:ascii="Arial" w:hAnsi="Arial" w:cs="Arial"/>
        </w:rPr>
      </w:pPr>
      <w:bookmarkStart w:id="501" w:name="ref-yang2025"/>
      <w:bookmarkEnd w:id="494"/>
      <w:r w:rsidRPr="00A622FD">
        <w:rPr>
          <w:rFonts w:ascii="Arial" w:hAnsi="Arial" w:cs="Arial"/>
        </w:rPr>
        <w:t xml:space="preserve">57. </w:t>
      </w:r>
      <w:del w:id="502" w:author="Authors" w:date="2026-06-09T23:51:00Z" w16du:dateUtc="2026-06-09T21:51:00Z">
        <w:r w:rsidRPr="00E5133E">
          <w:rPr>
            <w:rFonts w:ascii="Arial" w:hAnsi="Arial"/>
          </w:rPr>
          <w:tab/>
        </w:r>
      </w:del>
      <w:r w:rsidRPr="00A622FD">
        <w:rPr>
          <w:rFonts w:ascii="Arial" w:hAnsi="Arial" w:cs="Arial"/>
        </w:rPr>
        <w:t xml:space="preserve">Yang Y, Noble DWA, Spake R, Senior AM, Lagisz M, Nakagawa S. 2025 A pluralistic framework for measuring, interpreting and decomposing heterogeneity in meta-analysis.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16</w:t>
      </w:r>
      <w:r w:rsidRPr="00A622FD">
        <w:rPr>
          <w:rFonts w:ascii="Arial" w:hAnsi="Arial" w:cs="Arial"/>
        </w:rPr>
        <w:t>, 2710–2725. (doi:</w:t>
      </w:r>
      <w:r w:rsidR="005A10DB">
        <w:rPr>
          <w:rPrChange w:id="503" w:author="Authors" w:date="2026-06-09T23:51:00Z" w16du:dateUtc="2026-06-09T21:51:00Z">
            <w:rPr>
              <w:rFonts w:ascii="Arial" w:hAnsi="Arial"/>
            </w:rPr>
          </w:rPrChange>
        </w:rPr>
        <w:fldChar w:fldCharType="begin"/>
      </w:r>
      <w:r w:rsidR="005A10DB">
        <w:rPr>
          <w:rPrChange w:id="504" w:author="Authors" w:date="2026-06-09T23:51:00Z" w16du:dateUtc="2026-06-09T21:51:00Z">
            <w:rPr>
              <w:rFonts w:ascii="Arial" w:hAnsi="Arial"/>
            </w:rPr>
          </w:rPrChange>
        </w:rPr>
        <w:instrText>HYPERLINK "https://doi.org/10.1111/2041-210x.70155" \h</w:instrText>
      </w:r>
      <w:r w:rsidR="005A10DB">
        <w:rPr>
          <w:rPrChange w:id="505" w:author="Authors" w:date="2026-06-09T23:51:00Z" w16du:dateUtc="2026-06-09T21:51:00Z">
            <w:rPr>
              <w:rFonts w:ascii="Arial" w:hAnsi="Arial"/>
            </w:rPr>
          </w:rPrChange>
        </w:rPr>
      </w:r>
      <w:r w:rsidR="005A10DB">
        <w:rPr>
          <w:rPrChange w:id="506" w:author="Authors" w:date="2026-06-09T23:51:00Z" w16du:dateUtc="2026-06-09T21:51:00Z">
            <w:rPr>
              <w:rFonts w:ascii="Arial" w:hAnsi="Arial"/>
            </w:rPr>
          </w:rPrChange>
        </w:rPr>
        <w:fldChar w:fldCharType="separate"/>
      </w:r>
      <w:r w:rsidR="005A10DB" w:rsidRPr="00A622FD">
        <w:rPr>
          <w:rStyle w:val="Hyperlink"/>
          <w:rFonts w:ascii="Arial" w:hAnsi="Arial" w:cs="Arial"/>
        </w:rPr>
        <w:t>10.1111/2041-210x.70155</w:t>
      </w:r>
      <w:r w:rsidR="005A10DB">
        <w:rPr>
          <w:rPrChange w:id="507" w:author="Authors" w:date="2026-06-09T23:51:00Z" w16du:dateUtc="2026-06-09T21:51:00Z">
            <w:rPr>
              <w:rFonts w:ascii="Arial" w:hAnsi="Arial"/>
            </w:rPr>
          </w:rPrChange>
        </w:rPr>
        <w:fldChar w:fldCharType="end"/>
      </w:r>
      <w:r w:rsidRPr="00A622FD">
        <w:rPr>
          <w:rFonts w:ascii="Arial" w:hAnsi="Arial" w:cs="Arial"/>
        </w:rPr>
        <w:t>)</w:t>
      </w:r>
    </w:p>
    <w:p w14:paraId="2BABBDFA" w14:textId="03F64D7B" w:rsidR="005A10DB" w:rsidRPr="00A622FD" w:rsidRDefault="00000000">
      <w:pPr>
        <w:pStyle w:val="Bibliography"/>
        <w:rPr>
          <w:rFonts w:ascii="Arial" w:hAnsi="Arial" w:cs="Arial"/>
        </w:rPr>
      </w:pPr>
      <w:bookmarkStart w:id="508" w:name="ref-nakagawa2012"/>
      <w:bookmarkEnd w:id="501"/>
      <w:r w:rsidRPr="00A622FD">
        <w:rPr>
          <w:rFonts w:ascii="Arial" w:hAnsi="Arial" w:cs="Arial"/>
        </w:rPr>
        <w:t xml:space="preserve">58. </w:t>
      </w:r>
      <w:del w:id="509" w:author="Authors" w:date="2026-06-09T23:51:00Z" w16du:dateUtc="2026-06-09T21:51:00Z">
        <w:r w:rsidRPr="00E5133E">
          <w:rPr>
            <w:rFonts w:ascii="Arial" w:hAnsi="Arial"/>
          </w:rPr>
          <w:tab/>
        </w:r>
      </w:del>
      <w:r w:rsidRPr="00A622FD">
        <w:rPr>
          <w:rFonts w:ascii="Arial" w:hAnsi="Arial" w:cs="Arial"/>
        </w:rPr>
        <w:t xml:space="preserve">Nakagawa S, </w:t>
      </w:r>
      <w:proofErr w:type="spellStart"/>
      <w:r w:rsidRPr="00A622FD">
        <w:rPr>
          <w:rFonts w:ascii="Arial" w:hAnsi="Arial" w:cs="Arial"/>
        </w:rPr>
        <w:t>Schielzeth</w:t>
      </w:r>
      <w:proofErr w:type="spellEnd"/>
      <w:r w:rsidRPr="00A622FD">
        <w:rPr>
          <w:rFonts w:ascii="Arial" w:hAnsi="Arial" w:cs="Arial"/>
        </w:rPr>
        <w:t xml:space="preserve"> H. 2012 A general and simple method for obtaining R</w:t>
      </w:r>
      <w:r w:rsidRPr="00A622FD">
        <w:rPr>
          <w:rFonts w:ascii="Arial" w:hAnsi="Arial" w:cs="Arial"/>
          <w:vertAlign w:val="superscript"/>
        </w:rPr>
        <w:t>2</w:t>
      </w:r>
      <w:r w:rsidRPr="00A622FD">
        <w:rPr>
          <w:rFonts w:ascii="Arial" w:hAnsi="Arial" w:cs="Arial"/>
        </w:rPr>
        <w:t xml:space="preserve"> from generalized linear mixed-effects models.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4</w:t>
      </w:r>
      <w:r w:rsidRPr="00A622FD">
        <w:rPr>
          <w:rFonts w:ascii="Arial" w:hAnsi="Arial" w:cs="Arial"/>
        </w:rPr>
        <w:t>, 133–142. (doi:</w:t>
      </w:r>
      <w:r w:rsidR="005A10DB">
        <w:rPr>
          <w:rPrChange w:id="510" w:author="Authors" w:date="2026-06-09T23:51:00Z" w16du:dateUtc="2026-06-09T21:51:00Z">
            <w:rPr>
              <w:rFonts w:ascii="Arial" w:hAnsi="Arial"/>
            </w:rPr>
          </w:rPrChange>
        </w:rPr>
        <w:fldChar w:fldCharType="begin"/>
      </w:r>
      <w:r w:rsidR="005A10DB">
        <w:rPr>
          <w:rPrChange w:id="511" w:author="Authors" w:date="2026-06-09T23:51:00Z" w16du:dateUtc="2026-06-09T21:51:00Z">
            <w:rPr>
              <w:rFonts w:ascii="Arial" w:hAnsi="Arial"/>
            </w:rPr>
          </w:rPrChange>
        </w:rPr>
        <w:instrText>HYPERLINK "https://doi.org/10.1111/j.2041-210x.2012.00261.x" \h</w:instrText>
      </w:r>
      <w:r w:rsidR="005A10DB">
        <w:rPr>
          <w:rPrChange w:id="512" w:author="Authors" w:date="2026-06-09T23:51:00Z" w16du:dateUtc="2026-06-09T21:51:00Z">
            <w:rPr>
              <w:rFonts w:ascii="Arial" w:hAnsi="Arial"/>
            </w:rPr>
          </w:rPrChange>
        </w:rPr>
      </w:r>
      <w:r w:rsidR="005A10DB">
        <w:rPr>
          <w:rPrChange w:id="513" w:author="Authors" w:date="2026-06-09T23:51:00Z" w16du:dateUtc="2026-06-09T21:51:00Z">
            <w:rPr>
              <w:rFonts w:ascii="Arial" w:hAnsi="Arial"/>
            </w:rPr>
          </w:rPrChange>
        </w:rPr>
        <w:fldChar w:fldCharType="separate"/>
      </w:r>
      <w:r w:rsidR="005A10DB" w:rsidRPr="00A622FD">
        <w:rPr>
          <w:rStyle w:val="Hyperlink"/>
          <w:rFonts w:ascii="Arial" w:hAnsi="Arial" w:cs="Arial"/>
        </w:rPr>
        <w:t>10.1111/j.2041-210x.2012.00261.x</w:t>
      </w:r>
      <w:r w:rsidR="005A10DB">
        <w:rPr>
          <w:rPrChange w:id="514" w:author="Authors" w:date="2026-06-09T23:51:00Z" w16du:dateUtc="2026-06-09T21:51:00Z">
            <w:rPr>
              <w:rFonts w:ascii="Arial" w:hAnsi="Arial"/>
            </w:rPr>
          </w:rPrChange>
        </w:rPr>
        <w:fldChar w:fldCharType="end"/>
      </w:r>
      <w:r w:rsidRPr="00A622FD">
        <w:rPr>
          <w:rFonts w:ascii="Arial" w:hAnsi="Arial" w:cs="Arial"/>
        </w:rPr>
        <w:t>)</w:t>
      </w:r>
    </w:p>
    <w:p w14:paraId="76A3E307" w14:textId="174317D7" w:rsidR="005A10DB" w:rsidRPr="00A622FD" w:rsidRDefault="00000000">
      <w:pPr>
        <w:pStyle w:val="Bibliography"/>
        <w:rPr>
          <w:rFonts w:ascii="Arial" w:hAnsi="Arial" w:cs="Arial"/>
        </w:rPr>
      </w:pPr>
      <w:bookmarkStart w:id="515" w:name="ref-stanhope2022"/>
      <w:bookmarkEnd w:id="508"/>
      <w:r w:rsidRPr="00A622FD">
        <w:rPr>
          <w:rFonts w:ascii="Arial" w:hAnsi="Arial" w:cs="Arial"/>
        </w:rPr>
        <w:lastRenderedPageBreak/>
        <w:t xml:space="preserve">59. </w:t>
      </w:r>
      <w:del w:id="516" w:author="Authors" w:date="2026-06-09T23:51:00Z" w16du:dateUtc="2026-06-09T21:51:00Z">
        <w:r w:rsidRPr="00E5133E">
          <w:rPr>
            <w:rFonts w:ascii="Arial" w:hAnsi="Arial"/>
          </w:rPr>
          <w:tab/>
        </w:r>
      </w:del>
      <w:r w:rsidRPr="00A622FD">
        <w:rPr>
          <w:rFonts w:ascii="Arial" w:hAnsi="Arial" w:cs="Arial"/>
        </w:rPr>
        <w:t xml:space="preserve">Stanhope J, Weinstein P. 2022 Critical appraisal in ecology: What tools are available, and what is being used in systematic reviews? </w:t>
      </w:r>
      <w:r w:rsidRPr="00A622FD">
        <w:rPr>
          <w:rFonts w:ascii="Arial" w:hAnsi="Arial" w:cs="Arial"/>
          <w:i/>
          <w:iCs/>
        </w:rPr>
        <w:t>Research Synthesis Methods</w:t>
      </w:r>
      <w:r w:rsidRPr="00A622FD">
        <w:rPr>
          <w:rFonts w:ascii="Arial" w:hAnsi="Arial" w:cs="Arial"/>
        </w:rPr>
        <w:t xml:space="preserve"> </w:t>
      </w:r>
      <w:r w:rsidRPr="00A622FD">
        <w:rPr>
          <w:rFonts w:ascii="Arial" w:hAnsi="Arial" w:cs="Arial"/>
          <w:b/>
          <w:bCs/>
        </w:rPr>
        <w:t>14</w:t>
      </w:r>
      <w:r w:rsidRPr="00A622FD">
        <w:rPr>
          <w:rFonts w:ascii="Arial" w:hAnsi="Arial" w:cs="Arial"/>
        </w:rPr>
        <w:t>, 342–356. (doi:</w:t>
      </w:r>
      <w:r w:rsidR="005A10DB">
        <w:rPr>
          <w:rPrChange w:id="517" w:author="Authors" w:date="2026-06-09T23:51:00Z" w16du:dateUtc="2026-06-09T21:51:00Z">
            <w:rPr>
              <w:rFonts w:ascii="Arial" w:hAnsi="Arial"/>
            </w:rPr>
          </w:rPrChange>
        </w:rPr>
        <w:fldChar w:fldCharType="begin"/>
      </w:r>
      <w:r w:rsidR="005A10DB">
        <w:rPr>
          <w:rPrChange w:id="518" w:author="Authors" w:date="2026-06-09T23:51:00Z" w16du:dateUtc="2026-06-09T21:51:00Z">
            <w:rPr>
              <w:rFonts w:ascii="Arial" w:hAnsi="Arial"/>
            </w:rPr>
          </w:rPrChange>
        </w:rPr>
        <w:instrText>HYPERLINK "https://doi.org/10.1002/jrsm.1609" \h</w:instrText>
      </w:r>
      <w:r w:rsidR="005A10DB">
        <w:rPr>
          <w:rPrChange w:id="519" w:author="Authors" w:date="2026-06-09T23:51:00Z" w16du:dateUtc="2026-06-09T21:51:00Z">
            <w:rPr>
              <w:rFonts w:ascii="Arial" w:hAnsi="Arial"/>
            </w:rPr>
          </w:rPrChange>
        </w:rPr>
      </w:r>
      <w:r w:rsidR="005A10DB">
        <w:rPr>
          <w:rPrChange w:id="520" w:author="Authors" w:date="2026-06-09T23:51:00Z" w16du:dateUtc="2026-06-09T21:51:00Z">
            <w:rPr>
              <w:rFonts w:ascii="Arial" w:hAnsi="Arial"/>
            </w:rPr>
          </w:rPrChange>
        </w:rPr>
        <w:fldChar w:fldCharType="separate"/>
      </w:r>
      <w:r w:rsidR="005A10DB" w:rsidRPr="00A622FD">
        <w:rPr>
          <w:rStyle w:val="Hyperlink"/>
          <w:rFonts w:ascii="Arial" w:hAnsi="Arial" w:cs="Arial"/>
        </w:rPr>
        <w:t>10.1002/jrsm.1609</w:t>
      </w:r>
      <w:r w:rsidR="005A10DB">
        <w:rPr>
          <w:rPrChange w:id="521" w:author="Authors" w:date="2026-06-09T23:51:00Z" w16du:dateUtc="2026-06-09T21:51:00Z">
            <w:rPr>
              <w:rFonts w:ascii="Arial" w:hAnsi="Arial"/>
            </w:rPr>
          </w:rPrChange>
        </w:rPr>
        <w:fldChar w:fldCharType="end"/>
      </w:r>
      <w:r w:rsidRPr="00A622FD">
        <w:rPr>
          <w:rFonts w:ascii="Arial" w:hAnsi="Arial" w:cs="Arial"/>
        </w:rPr>
        <w:t>)</w:t>
      </w:r>
    </w:p>
    <w:p w14:paraId="08498120" w14:textId="17BE9081" w:rsidR="005A10DB" w:rsidRPr="00A622FD" w:rsidRDefault="00000000">
      <w:pPr>
        <w:pStyle w:val="Bibliography"/>
        <w:rPr>
          <w:rFonts w:ascii="Arial" w:hAnsi="Arial" w:cs="Arial"/>
        </w:rPr>
      </w:pPr>
      <w:bookmarkStart w:id="522" w:name="ref-culina2025"/>
      <w:bookmarkEnd w:id="515"/>
      <w:r w:rsidRPr="00A622FD">
        <w:rPr>
          <w:rFonts w:ascii="Arial" w:hAnsi="Arial" w:cs="Arial"/>
        </w:rPr>
        <w:t xml:space="preserve">60. </w:t>
      </w:r>
      <w:del w:id="523" w:author="Authors" w:date="2026-06-09T23:51:00Z" w16du:dateUtc="2026-06-09T21:51:00Z">
        <w:r w:rsidRPr="00E5133E">
          <w:rPr>
            <w:rFonts w:ascii="Arial" w:hAnsi="Arial"/>
          </w:rPr>
          <w:tab/>
        </w:r>
      </w:del>
      <w:r w:rsidRPr="00A622FD">
        <w:rPr>
          <w:rFonts w:ascii="Arial" w:hAnsi="Arial" w:cs="Arial"/>
        </w:rPr>
        <w:t xml:space="preserve">Culina A </w:t>
      </w:r>
      <w:r w:rsidRPr="00A622FD">
        <w:rPr>
          <w:rFonts w:ascii="Arial" w:hAnsi="Arial" w:cs="Arial"/>
          <w:i/>
          <w:iCs/>
        </w:rPr>
        <w:t>et al.</w:t>
      </w:r>
      <w:r w:rsidRPr="00A622FD">
        <w:rPr>
          <w:rFonts w:ascii="Arial" w:hAnsi="Arial" w:cs="Arial"/>
        </w:rPr>
        <w:t xml:space="preserve"> 2025 Elevating the importance of risk of bias assessment for ecology and evolution</w:t>
      </w:r>
      <w:r w:rsidR="00A622FD">
        <w:rPr>
          <w:rFonts w:ascii="Arial" w:hAnsi="Arial" w:cs="Arial"/>
        </w:rPr>
        <w:t>.</w:t>
      </w:r>
      <w:ins w:id="524" w:author="Authors" w:date="2026-06-09T23:51:00Z" w16du:dateUtc="2026-06-09T21:51:00Z">
        <w:r w:rsidR="00A622FD" w:rsidRPr="00A622FD">
          <w:rPr>
            <w:rFonts w:ascii="Arial" w:hAnsi="Arial" w:cs="Arial"/>
          </w:rPr>
          <w:t xml:space="preserve"> </w:t>
        </w:r>
        <w:r w:rsidR="00A622FD" w:rsidRPr="00A622FD">
          <w:rPr>
            <w:rFonts w:ascii="Arial" w:hAnsi="Arial" w:cs="Arial"/>
            <w:i/>
            <w:iCs/>
            <w:lang w:val="en-DE"/>
          </w:rPr>
          <w:t>EcoEvoRxiv</w:t>
        </w:r>
        <w:r w:rsidR="00A622FD" w:rsidRPr="00A622FD">
          <w:rPr>
            <w:rFonts w:ascii="Arial" w:hAnsi="Arial" w:cs="Arial"/>
            <w:lang w:val="en-DE"/>
          </w:rPr>
          <w:t>, Preprint</w:t>
        </w:r>
        <w:r w:rsidRPr="00A622FD">
          <w:rPr>
            <w:rFonts w:ascii="Arial" w:hAnsi="Arial" w:cs="Arial"/>
          </w:rPr>
          <w:t>.</w:t>
        </w:r>
      </w:ins>
      <w:r w:rsidRPr="00A622FD">
        <w:rPr>
          <w:rFonts w:ascii="Arial" w:hAnsi="Arial" w:cs="Arial"/>
        </w:rPr>
        <w:t xml:space="preserve"> (doi:</w:t>
      </w:r>
      <w:r w:rsidR="005A10DB">
        <w:rPr>
          <w:rPrChange w:id="525" w:author="Authors" w:date="2026-06-09T23:51:00Z" w16du:dateUtc="2026-06-09T21:51:00Z">
            <w:rPr>
              <w:rFonts w:ascii="Arial" w:hAnsi="Arial"/>
            </w:rPr>
          </w:rPrChange>
        </w:rPr>
        <w:fldChar w:fldCharType="begin"/>
      </w:r>
      <w:r w:rsidR="005A10DB">
        <w:rPr>
          <w:rPrChange w:id="526" w:author="Authors" w:date="2026-06-09T23:51:00Z" w16du:dateUtc="2026-06-09T21:51:00Z">
            <w:rPr>
              <w:rFonts w:ascii="Arial" w:hAnsi="Arial"/>
            </w:rPr>
          </w:rPrChange>
        </w:rPr>
        <w:instrText>HYPERLINK "https://doi.org/10.32942/X2764C" \h</w:instrText>
      </w:r>
      <w:r w:rsidR="005A10DB">
        <w:rPr>
          <w:rPrChange w:id="527" w:author="Authors" w:date="2026-06-09T23:51:00Z" w16du:dateUtc="2026-06-09T21:51:00Z">
            <w:rPr>
              <w:rFonts w:ascii="Arial" w:hAnsi="Arial"/>
            </w:rPr>
          </w:rPrChange>
        </w:rPr>
      </w:r>
      <w:r w:rsidR="005A10DB">
        <w:rPr>
          <w:rPrChange w:id="528" w:author="Authors" w:date="2026-06-09T23:51:00Z" w16du:dateUtc="2026-06-09T21:51:00Z">
            <w:rPr>
              <w:rFonts w:ascii="Arial" w:hAnsi="Arial"/>
            </w:rPr>
          </w:rPrChange>
        </w:rPr>
        <w:fldChar w:fldCharType="separate"/>
      </w:r>
      <w:r w:rsidR="005A10DB" w:rsidRPr="00A622FD">
        <w:rPr>
          <w:rStyle w:val="Hyperlink"/>
          <w:rFonts w:ascii="Arial" w:hAnsi="Arial" w:cs="Arial"/>
        </w:rPr>
        <w:t>10.32942/X2764C</w:t>
      </w:r>
      <w:r w:rsidR="005A10DB">
        <w:rPr>
          <w:rPrChange w:id="529" w:author="Authors" w:date="2026-06-09T23:51:00Z" w16du:dateUtc="2026-06-09T21:51:00Z">
            <w:rPr>
              <w:rFonts w:ascii="Arial" w:hAnsi="Arial"/>
            </w:rPr>
          </w:rPrChange>
        </w:rPr>
        <w:fldChar w:fldCharType="end"/>
      </w:r>
      <w:r w:rsidRPr="00A622FD">
        <w:rPr>
          <w:rFonts w:ascii="Arial" w:hAnsi="Arial" w:cs="Arial"/>
        </w:rPr>
        <w:t>)</w:t>
      </w:r>
    </w:p>
    <w:p w14:paraId="06EB6C97" w14:textId="230FFB08" w:rsidR="005A10DB" w:rsidRPr="00A622FD" w:rsidRDefault="00000000">
      <w:pPr>
        <w:pStyle w:val="Bibliography"/>
        <w:rPr>
          <w:rFonts w:ascii="Arial" w:hAnsi="Arial" w:cs="Arial"/>
        </w:rPr>
      </w:pPr>
      <w:bookmarkStart w:id="530" w:name="ref-jennions2013"/>
      <w:bookmarkEnd w:id="522"/>
      <w:r w:rsidRPr="00A622FD">
        <w:rPr>
          <w:rFonts w:ascii="Arial" w:hAnsi="Arial" w:cs="Arial"/>
        </w:rPr>
        <w:t xml:space="preserve">61. </w:t>
      </w:r>
      <w:del w:id="531" w:author="Authors" w:date="2026-06-09T23:51:00Z" w16du:dateUtc="2026-06-09T21:51:00Z">
        <w:r w:rsidRPr="00E5133E">
          <w:rPr>
            <w:rFonts w:ascii="Arial" w:hAnsi="Arial"/>
          </w:rPr>
          <w:tab/>
        </w:r>
      </w:del>
      <w:proofErr w:type="spellStart"/>
      <w:r w:rsidRPr="00A622FD">
        <w:rPr>
          <w:rFonts w:ascii="Arial" w:hAnsi="Arial" w:cs="Arial"/>
        </w:rPr>
        <w:t>Jennions</w:t>
      </w:r>
      <w:proofErr w:type="spellEnd"/>
      <w:r w:rsidRPr="00A622FD">
        <w:rPr>
          <w:rFonts w:ascii="Arial" w:hAnsi="Arial" w:cs="Arial"/>
        </w:rPr>
        <w:t xml:space="preserve"> MD, Lortie CJ, Rosenberg MS, Rothstein HR. 2013 Publication and related biases. In </w:t>
      </w:r>
      <w:r w:rsidRPr="00A622FD">
        <w:rPr>
          <w:rFonts w:ascii="Arial" w:hAnsi="Arial" w:cs="Arial"/>
          <w:i/>
          <w:iCs/>
        </w:rPr>
        <w:t>Handbook of meta-analysis in ecology and evolution</w:t>
      </w:r>
      <w:r w:rsidRPr="00A622FD">
        <w:rPr>
          <w:rFonts w:ascii="Arial" w:hAnsi="Arial" w:cs="Arial"/>
        </w:rPr>
        <w:t xml:space="preserve"> (eds J Koricheva, J Gurevitch, K Mengersen), pp. 207–236. Princeton, NJ: Princeton University Press. </w:t>
      </w:r>
    </w:p>
    <w:p w14:paraId="10B186AB" w14:textId="4D71D548" w:rsidR="005A10DB" w:rsidRPr="00A622FD" w:rsidRDefault="00000000">
      <w:pPr>
        <w:pStyle w:val="Bibliography"/>
        <w:rPr>
          <w:rFonts w:ascii="Arial" w:hAnsi="Arial" w:cs="Arial"/>
        </w:rPr>
      </w:pPr>
      <w:bookmarkStart w:id="532" w:name="ref-yang2023"/>
      <w:bookmarkEnd w:id="530"/>
      <w:r w:rsidRPr="00A622FD">
        <w:rPr>
          <w:rFonts w:ascii="Arial" w:hAnsi="Arial" w:cs="Arial"/>
        </w:rPr>
        <w:t xml:space="preserve">62. </w:t>
      </w:r>
      <w:del w:id="533" w:author="Authors" w:date="2026-06-09T23:51:00Z" w16du:dateUtc="2026-06-09T21:51:00Z">
        <w:r w:rsidRPr="00E5133E">
          <w:rPr>
            <w:rFonts w:ascii="Arial" w:hAnsi="Arial"/>
          </w:rPr>
          <w:tab/>
        </w:r>
      </w:del>
      <w:r w:rsidRPr="00A622FD">
        <w:rPr>
          <w:rFonts w:ascii="Arial" w:hAnsi="Arial" w:cs="Arial"/>
        </w:rPr>
        <w:t>Yang Y, Sánchez-</w:t>
      </w:r>
      <w:proofErr w:type="spellStart"/>
      <w:r w:rsidRPr="00A622FD">
        <w:rPr>
          <w:rFonts w:ascii="Arial" w:hAnsi="Arial" w:cs="Arial"/>
        </w:rPr>
        <w:t>Tójar</w:t>
      </w:r>
      <w:proofErr w:type="spellEnd"/>
      <w:r w:rsidRPr="00A622FD">
        <w:rPr>
          <w:rFonts w:ascii="Arial" w:hAnsi="Arial" w:cs="Arial"/>
        </w:rPr>
        <w:t xml:space="preserve"> A, O’Dea RE, Noble DWA, Koricheva J, Jennions MD, Parker TH, Lagisz M, Nakagawa S. 2023 Publication bias impacts on effect size, statistical power, and magnitude (type m) and sign (type s) errors in ecology and evolutionary biology. </w:t>
      </w:r>
      <w:r w:rsidRPr="00A622FD">
        <w:rPr>
          <w:rFonts w:ascii="Arial" w:hAnsi="Arial" w:cs="Arial"/>
          <w:i/>
          <w:iCs/>
        </w:rPr>
        <w:t>BMC Biology</w:t>
      </w:r>
      <w:r w:rsidRPr="00A622FD">
        <w:rPr>
          <w:rFonts w:ascii="Arial" w:hAnsi="Arial" w:cs="Arial"/>
        </w:rPr>
        <w:t xml:space="preserve"> </w:t>
      </w:r>
      <w:r w:rsidRPr="00A622FD">
        <w:rPr>
          <w:rFonts w:ascii="Arial" w:hAnsi="Arial" w:cs="Arial"/>
          <w:b/>
          <w:bCs/>
        </w:rPr>
        <w:t>21</w:t>
      </w:r>
      <w:r w:rsidRPr="00A622FD">
        <w:rPr>
          <w:rFonts w:ascii="Arial" w:hAnsi="Arial" w:cs="Arial"/>
        </w:rPr>
        <w:t>. (doi:</w:t>
      </w:r>
      <w:r w:rsidR="005A10DB">
        <w:rPr>
          <w:rPrChange w:id="534" w:author="Authors" w:date="2026-06-09T23:51:00Z" w16du:dateUtc="2026-06-09T21:51:00Z">
            <w:rPr>
              <w:rFonts w:ascii="Arial" w:hAnsi="Arial"/>
            </w:rPr>
          </w:rPrChange>
        </w:rPr>
        <w:fldChar w:fldCharType="begin"/>
      </w:r>
      <w:r w:rsidR="005A10DB">
        <w:rPr>
          <w:rPrChange w:id="535" w:author="Authors" w:date="2026-06-09T23:51:00Z" w16du:dateUtc="2026-06-09T21:51:00Z">
            <w:rPr>
              <w:rFonts w:ascii="Arial" w:hAnsi="Arial"/>
            </w:rPr>
          </w:rPrChange>
        </w:rPr>
        <w:instrText>HYPERLINK "https://doi.org/10.1186/s12915-022-01485-y" \h</w:instrText>
      </w:r>
      <w:r w:rsidR="005A10DB">
        <w:rPr>
          <w:rPrChange w:id="536" w:author="Authors" w:date="2026-06-09T23:51:00Z" w16du:dateUtc="2026-06-09T21:51:00Z">
            <w:rPr>
              <w:rFonts w:ascii="Arial" w:hAnsi="Arial"/>
            </w:rPr>
          </w:rPrChange>
        </w:rPr>
      </w:r>
      <w:r w:rsidR="005A10DB">
        <w:rPr>
          <w:rPrChange w:id="537" w:author="Authors" w:date="2026-06-09T23:51:00Z" w16du:dateUtc="2026-06-09T21:51:00Z">
            <w:rPr>
              <w:rFonts w:ascii="Arial" w:hAnsi="Arial"/>
            </w:rPr>
          </w:rPrChange>
        </w:rPr>
        <w:fldChar w:fldCharType="separate"/>
      </w:r>
      <w:r w:rsidR="005A10DB" w:rsidRPr="00A622FD">
        <w:rPr>
          <w:rStyle w:val="Hyperlink"/>
          <w:rFonts w:ascii="Arial" w:hAnsi="Arial" w:cs="Arial"/>
        </w:rPr>
        <w:t>10.1186/s12915-022-01485-y</w:t>
      </w:r>
      <w:r w:rsidR="005A10DB">
        <w:rPr>
          <w:rPrChange w:id="538" w:author="Authors" w:date="2026-06-09T23:51:00Z" w16du:dateUtc="2026-06-09T21:51:00Z">
            <w:rPr>
              <w:rFonts w:ascii="Arial" w:hAnsi="Arial"/>
            </w:rPr>
          </w:rPrChange>
        </w:rPr>
        <w:fldChar w:fldCharType="end"/>
      </w:r>
      <w:r w:rsidRPr="00A622FD">
        <w:rPr>
          <w:rFonts w:ascii="Arial" w:hAnsi="Arial" w:cs="Arial"/>
        </w:rPr>
        <w:t>)</w:t>
      </w:r>
    </w:p>
    <w:p w14:paraId="05880F3D" w14:textId="3D1799BE" w:rsidR="005A10DB" w:rsidRPr="00A622FD" w:rsidRDefault="00000000">
      <w:pPr>
        <w:pStyle w:val="Bibliography"/>
        <w:rPr>
          <w:rFonts w:ascii="Arial" w:hAnsi="Arial" w:cs="Arial"/>
        </w:rPr>
      </w:pPr>
      <w:bookmarkStart w:id="539" w:name="ref-nakagawa2022a"/>
      <w:bookmarkEnd w:id="532"/>
      <w:r w:rsidRPr="00A622FD">
        <w:rPr>
          <w:rFonts w:ascii="Arial" w:hAnsi="Arial" w:cs="Arial"/>
        </w:rPr>
        <w:t xml:space="preserve">63. </w:t>
      </w:r>
      <w:del w:id="540" w:author="Authors" w:date="2026-06-09T23:51:00Z" w16du:dateUtc="2026-06-09T21:51:00Z">
        <w:r w:rsidRPr="00E5133E">
          <w:rPr>
            <w:rFonts w:ascii="Arial" w:hAnsi="Arial"/>
          </w:rPr>
          <w:tab/>
        </w:r>
      </w:del>
      <w:r w:rsidRPr="00A622FD">
        <w:rPr>
          <w:rFonts w:ascii="Arial" w:hAnsi="Arial" w:cs="Arial"/>
        </w:rPr>
        <w:t xml:space="preserve">Nakagawa S, </w:t>
      </w:r>
      <w:proofErr w:type="spellStart"/>
      <w:r w:rsidRPr="00A622FD">
        <w:rPr>
          <w:rFonts w:ascii="Arial" w:hAnsi="Arial" w:cs="Arial"/>
        </w:rPr>
        <w:t>Lagisz</w:t>
      </w:r>
      <w:proofErr w:type="spellEnd"/>
      <w:r w:rsidRPr="00A622FD">
        <w:rPr>
          <w:rFonts w:ascii="Arial" w:hAnsi="Arial" w:cs="Arial"/>
        </w:rPr>
        <w:t xml:space="preserve"> M, </w:t>
      </w:r>
      <w:proofErr w:type="spellStart"/>
      <w:r w:rsidRPr="00A622FD">
        <w:rPr>
          <w:rFonts w:ascii="Arial" w:hAnsi="Arial" w:cs="Arial"/>
        </w:rPr>
        <w:t>Jennions</w:t>
      </w:r>
      <w:proofErr w:type="spellEnd"/>
      <w:r w:rsidRPr="00A622FD">
        <w:rPr>
          <w:rFonts w:ascii="Arial" w:hAnsi="Arial" w:cs="Arial"/>
        </w:rPr>
        <w:t xml:space="preserve"> MD, Koricheva J, Noble DWA, Parker TH, Sánchez-Tójar A, Yang Y, O’Dea RE. 2022 Methods for testing publication bias in ecological and evolutionary meta-analyses.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13</w:t>
      </w:r>
      <w:r w:rsidRPr="00A622FD">
        <w:rPr>
          <w:rFonts w:ascii="Arial" w:hAnsi="Arial" w:cs="Arial"/>
        </w:rPr>
        <w:t>, 4–21. (doi:</w:t>
      </w:r>
      <w:r w:rsidR="005A10DB">
        <w:rPr>
          <w:rPrChange w:id="541" w:author="Authors" w:date="2026-06-09T23:51:00Z" w16du:dateUtc="2026-06-09T21:51:00Z">
            <w:rPr>
              <w:rFonts w:ascii="Arial" w:hAnsi="Arial"/>
            </w:rPr>
          </w:rPrChange>
        </w:rPr>
        <w:fldChar w:fldCharType="begin"/>
      </w:r>
      <w:r w:rsidR="005A10DB">
        <w:rPr>
          <w:rPrChange w:id="542" w:author="Authors" w:date="2026-06-09T23:51:00Z" w16du:dateUtc="2026-06-09T21:51:00Z">
            <w:rPr>
              <w:rFonts w:ascii="Arial" w:hAnsi="Arial"/>
            </w:rPr>
          </w:rPrChange>
        </w:rPr>
        <w:instrText>HYPERLINK "https://doi.org/10.1111/2041-210X.13724" \h</w:instrText>
      </w:r>
      <w:r w:rsidR="005A10DB">
        <w:rPr>
          <w:rPrChange w:id="543" w:author="Authors" w:date="2026-06-09T23:51:00Z" w16du:dateUtc="2026-06-09T21:51:00Z">
            <w:rPr>
              <w:rFonts w:ascii="Arial" w:hAnsi="Arial"/>
            </w:rPr>
          </w:rPrChange>
        </w:rPr>
      </w:r>
      <w:r w:rsidR="005A10DB">
        <w:rPr>
          <w:rPrChange w:id="544" w:author="Authors" w:date="2026-06-09T23:51:00Z" w16du:dateUtc="2026-06-09T21:51:00Z">
            <w:rPr>
              <w:rFonts w:ascii="Arial" w:hAnsi="Arial"/>
            </w:rPr>
          </w:rPrChange>
        </w:rPr>
        <w:fldChar w:fldCharType="separate"/>
      </w:r>
      <w:r w:rsidR="005A10DB" w:rsidRPr="00A622FD">
        <w:rPr>
          <w:rStyle w:val="Hyperlink"/>
          <w:rFonts w:ascii="Arial" w:hAnsi="Arial" w:cs="Arial"/>
        </w:rPr>
        <w:t>10.1111/2041-210X.13724</w:t>
      </w:r>
      <w:r w:rsidR="005A10DB">
        <w:rPr>
          <w:rPrChange w:id="545" w:author="Authors" w:date="2026-06-09T23:51:00Z" w16du:dateUtc="2026-06-09T21:51:00Z">
            <w:rPr>
              <w:rFonts w:ascii="Arial" w:hAnsi="Arial"/>
            </w:rPr>
          </w:rPrChange>
        </w:rPr>
        <w:fldChar w:fldCharType="end"/>
      </w:r>
      <w:r w:rsidRPr="00A622FD">
        <w:rPr>
          <w:rFonts w:ascii="Arial" w:hAnsi="Arial" w:cs="Arial"/>
        </w:rPr>
        <w:t>)</w:t>
      </w:r>
    </w:p>
    <w:p w14:paraId="4FBD44B7" w14:textId="53354151" w:rsidR="005A10DB" w:rsidRPr="00A622FD" w:rsidRDefault="00000000">
      <w:pPr>
        <w:pStyle w:val="Bibliography"/>
        <w:rPr>
          <w:rFonts w:ascii="Arial" w:hAnsi="Arial" w:cs="Arial"/>
        </w:rPr>
      </w:pPr>
      <w:bookmarkStart w:id="546" w:name="ref-sanchez-tojar2018"/>
      <w:bookmarkEnd w:id="539"/>
      <w:r w:rsidRPr="00A622FD">
        <w:rPr>
          <w:rFonts w:ascii="Arial" w:hAnsi="Arial" w:cs="Arial"/>
        </w:rPr>
        <w:t xml:space="preserve">64. </w:t>
      </w:r>
      <w:del w:id="547" w:author="Authors" w:date="2026-06-09T23:51:00Z" w16du:dateUtc="2026-06-09T21:51:00Z">
        <w:r w:rsidRPr="00E5133E">
          <w:rPr>
            <w:rFonts w:ascii="Arial" w:hAnsi="Arial"/>
          </w:rPr>
          <w:tab/>
        </w:r>
      </w:del>
      <w:r w:rsidRPr="00A622FD">
        <w:rPr>
          <w:rFonts w:ascii="Arial" w:hAnsi="Arial" w:cs="Arial"/>
        </w:rPr>
        <w:t>Sánchez-</w:t>
      </w:r>
      <w:proofErr w:type="spellStart"/>
      <w:r w:rsidRPr="00A622FD">
        <w:rPr>
          <w:rFonts w:ascii="Arial" w:hAnsi="Arial" w:cs="Arial"/>
        </w:rPr>
        <w:t>Tójar</w:t>
      </w:r>
      <w:proofErr w:type="spellEnd"/>
      <w:r w:rsidRPr="00A622FD">
        <w:rPr>
          <w:rFonts w:ascii="Arial" w:hAnsi="Arial" w:cs="Arial"/>
        </w:rPr>
        <w:t xml:space="preserve"> A </w:t>
      </w:r>
      <w:r w:rsidRPr="00A622FD">
        <w:rPr>
          <w:rFonts w:ascii="Arial" w:hAnsi="Arial" w:cs="Arial"/>
          <w:i/>
          <w:iCs/>
        </w:rPr>
        <w:t>et al.</w:t>
      </w:r>
      <w:r w:rsidRPr="00A622FD">
        <w:rPr>
          <w:rFonts w:ascii="Arial" w:hAnsi="Arial" w:cs="Arial"/>
        </w:rPr>
        <w:t xml:space="preserve"> 2018 Meta-analysis challenges a textbook example of status signalling and demonstrates publication bias. </w:t>
      </w:r>
      <w:r w:rsidRPr="00A622FD">
        <w:rPr>
          <w:rFonts w:ascii="Arial" w:hAnsi="Arial" w:cs="Arial"/>
          <w:i/>
          <w:iCs/>
        </w:rPr>
        <w:t>eLife</w:t>
      </w:r>
      <w:r w:rsidRPr="00A622FD">
        <w:rPr>
          <w:rFonts w:ascii="Arial" w:hAnsi="Arial" w:cs="Arial"/>
        </w:rPr>
        <w:t xml:space="preserve"> </w:t>
      </w:r>
      <w:r w:rsidRPr="00A622FD">
        <w:rPr>
          <w:rFonts w:ascii="Arial" w:hAnsi="Arial" w:cs="Arial"/>
          <w:b/>
          <w:bCs/>
        </w:rPr>
        <w:t>7</w:t>
      </w:r>
      <w:r w:rsidRPr="00A622FD">
        <w:rPr>
          <w:rFonts w:ascii="Arial" w:hAnsi="Arial" w:cs="Arial"/>
        </w:rPr>
        <w:t>, e37385. (doi:</w:t>
      </w:r>
      <w:r w:rsidR="005A10DB">
        <w:rPr>
          <w:rPrChange w:id="548" w:author="Authors" w:date="2026-06-09T23:51:00Z" w16du:dateUtc="2026-06-09T21:51:00Z">
            <w:rPr>
              <w:rFonts w:ascii="Arial" w:hAnsi="Arial"/>
            </w:rPr>
          </w:rPrChange>
        </w:rPr>
        <w:fldChar w:fldCharType="begin"/>
      </w:r>
      <w:r w:rsidR="005A10DB">
        <w:rPr>
          <w:rPrChange w:id="549" w:author="Authors" w:date="2026-06-09T23:51:00Z" w16du:dateUtc="2026-06-09T21:51:00Z">
            <w:rPr>
              <w:rFonts w:ascii="Arial" w:hAnsi="Arial"/>
            </w:rPr>
          </w:rPrChange>
        </w:rPr>
        <w:instrText>HYPERLINK "https://doi.org/10.7554/elife.37385" \h</w:instrText>
      </w:r>
      <w:r w:rsidR="005A10DB">
        <w:rPr>
          <w:rPrChange w:id="550" w:author="Authors" w:date="2026-06-09T23:51:00Z" w16du:dateUtc="2026-06-09T21:51:00Z">
            <w:rPr>
              <w:rFonts w:ascii="Arial" w:hAnsi="Arial"/>
            </w:rPr>
          </w:rPrChange>
        </w:rPr>
      </w:r>
      <w:r w:rsidR="005A10DB">
        <w:rPr>
          <w:rPrChange w:id="551" w:author="Authors" w:date="2026-06-09T23:51:00Z" w16du:dateUtc="2026-06-09T21:51:00Z">
            <w:rPr>
              <w:rFonts w:ascii="Arial" w:hAnsi="Arial"/>
            </w:rPr>
          </w:rPrChange>
        </w:rPr>
        <w:fldChar w:fldCharType="separate"/>
      </w:r>
      <w:r w:rsidR="005A10DB" w:rsidRPr="00A622FD">
        <w:rPr>
          <w:rStyle w:val="Hyperlink"/>
          <w:rFonts w:ascii="Arial" w:hAnsi="Arial" w:cs="Arial"/>
        </w:rPr>
        <w:t>10.7554/elife.37385</w:t>
      </w:r>
      <w:r w:rsidR="005A10DB">
        <w:rPr>
          <w:rPrChange w:id="552" w:author="Authors" w:date="2026-06-09T23:51:00Z" w16du:dateUtc="2026-06-09T21:51:00Z">
            <w:rPr>
              <w:rFonts w:ascii="Arial" w:hAnsi="Arial"/>
            </w:rPr>
          </w:rPrChange>
        </w:rPr>
        <w:fldChar w:fldCharType="end"/>
      </w:r>
      <w:r w:rsidRPr="00A622FD">
        <w:rPr>
          <w:rFonts w:ascii="Arial" w:hAnsi="Arial" w:cs="Arial"/>
        </w:rPr>
        <w:t>)</w:t>
      </w:r>
    </w:p>
    <w:p w14:paraId="2B020B1B" w14:textId="22EF58FA" w:rsidR="005A10DB" w:rsidRPr="00A622FD" w:rsidRDefault="00000000">
      <w:pPr>
        <w:pStyle w:val="Bibliography"/>
        <w:rPr>
          <w:rFonts w:ascii="Arial" w:hAnsi="Arial" w:cs="Arial"/>
        </w:rPr>
      </w:pPr>
      <w:bookmarkStart w:id="553" w:name="ref-fauth1991"/>
      <w:bookmarkEnd w:id="546"/>
      <w:r w:rsidRPr="00A622FD">
        <w:rPr>
          <w:rFonts w:ascii="Arial" w:hAnsi="Arial" w:cs="Arial"/>
        </w:rPr>
        <w:t xml:space="preserve">65. </w:t>
      </w:r>
      <w:del w:id="554" w:author="Authors" w:date="2026-06-09T23:51:00Z" w16du:dateUtc="2026-06-09T21:51:00Z">
        <w:r w:rsidRPr="00E5133E">
          <w:rPr>
            <w:rFonts w:ascii="Arial" w:hAnsi="Arial"/>
          </w:rPr>
          <w:tab/>
        </w:r>
      </w:del>
      <w:r w:rsidRPr="00A622FD">
        <w:rPr>
          <w:rFonts w:ascii="Arial" w:hAnsi="Arial" w:cs="Arial"/>
        </w:rPr>
        <w:t xml:space="preserve">Fauth PT, Krementz DG, Hines JE. 1991 Ectoparasitism and the role of green nesting material in the European Starling.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88</w:t>
      </w:r>
      <w:r w:rsidRPr="00A622FD">
        <w:rPr>
          <w:rFonts w:ascii="Arial" w:hAnsi="Arial" w:cs="Arial"/>
        </w:rPr>
        <w:t>, 22–29. (doi:</w:t>
      </w:r>
      <w:r w:rsidR="005A10DB">
        <w:rPr>
          <w:rPrChange w:id="555" w:author="Authors" w:date="2026-06-09T23:51:00Z" w16du:dateUtc="2026-06-09T21:51:00Z">
            <w:rPr>
              <w:rFonts w:ascii="Arial" w:hAnsi="Arial"/>
            </w:rPr>
          </w:rPrChange>
        </w:rPr>
        <w:fldChar w:fldCharType="begin"/>
      </w:r>
      <w:r w:rsidR="005A10DB">
        <w:rPr>
          <w:rPrChange w:id="556" w:author="Authors" w:date="2026-06-09T23:51:00Z" w16du:dateUtc="2026-06-09T21:51:00Z">
            <w:rPr>
              <w:rFonts w:ascii="Arial" w:hAnsi="Arial"/>
            </w:rPr>
          </w:rPrChange>
        </w:rPr>
        <w:instrText>HYPERLINK "https://doi.org/10.1007/BF00328399" \h</w:instrText>
      </w:r>
      <w:r w:rsidR="005A10DB">
        <w:rPr>
          <w:rPrChange w:id="557" w:author="Authors" w:date="2026-06-09T23:51:00Z" w16du:dateUtc="2026-06-09T21:51:00Z">
            <w:rPr>
              <w:rFonts w:ascii="Arial" w:hAnsi="Arial"/>
            </w:rPr>
          </w:rPrChange>
        </w:rPr>
      </w:r>
      <w:r w:rsidR="005A10DB">
        <w:rPr>
          <w:rPrChange w:id="558" w:author="Authors" w:date="2026-06-09T23:51:00Z" w16du:dateUtc="2026-06-09T21:51:00Z">
            <w:rPr>
              <w:rFonts w:ascii="Arial" w:hAnsi="Arial"/>
            </w:rPr>
          </w:rPrChange>
        </w:rPr>
        <w:fldChar w:fldCharType="separate"/>
      </w:r>
      <w:r w:rsidR="005A10DB" w:rsidRPr="00A622FD">
        <w:rPr>
          <w:rStyle w:val="Hyperlink"/>
          <w:rFonts w:ascii="Arial" w:hAnsi="Arial" w:cs="Arial"/>
        </w:rPr>
        <w:t>10.1007/BF00328399</w:t>
      </w:r>
      <w:r w:rsidR="005A10DB">
        <w:rPr>
          <w:rPrChange w:id="559" w:author="Authors" w:date="2026-06-09T23:51:00Z" w16du:dateUtc="2026-06-09T21:51:00Z">
            <w:rPr>
              <w:rFonts w:ascii="Arial" w:hAnsi="Arial"/>
            </w:rPr>
          </w:rPrChange>
        </w:rPr>
        <w:fldChar w:fldCharType="end"/>
      </w:r>
      <w:r w:rsidRPr="00A622FD">
        <w:rPr>
          <w:rFonts w:ascii="Arial" w:hAnsi="Arial" w:cs="Arial"/>
        </w:rPr>
        <w:t>)</w:t>
      </w:r>
    </w:p>
    <w:p w14:paraId="0870D07F" w14:textId="2D153DC4" w:rsidR="005A10DB" w:rsidRPr="00A622FD" w:rsidRDefault="00000000">
      <w:pPr>
        <w:pStyle w:val="Bibliography"/>
        <w:rPr>
          <w:rFonts w:ascii="Arial" w:hAnsi="Arial" w:cs="Arial"/>
        </w:rPr>
      </w:pPr>
      <w:bookmarkStart w:id="560" w:name="ref-clark1988"/>
      <w:bookmarkEnd w:id="553"/>
      <w:r w:rsidRPr="00A622FD">
        <w:rPr>
          <w:rFonts w:ascii="Arial" w:hAnsi="Arial" w:cs="Arial"/>
        </w:rPr>
        <w:t xml:space="preserve">66. </w:t>
      </w:r>
      <w:del w:id="561" w:author="Authors" w:date="2026-06-09T23:51:00Z" w16du:dateUtc="2026-06-09T21:51:00Z">
        <w:r w:rsidRPr="00E5133E">
          <w:rPr>
            <w:rFonts w:ascii="Arial" w:hAnsi="Arial"/>
          </w:rPr>
          <w:tab/>
        </w:r>
      </w:del>
      <w:r w:rsidRPr="00A622FD">
        <w:rPr>
          <w:rFonts w:ascii="Arial" w:hAnsi="Arial" w:cs="Arial"/>
        </w:rPr>
        <w:t xml:space="preserve">Clark L, Mason JR. 1988 Effect of biologically active plants used as nests material and the derived benefit to starling nestlings.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77</w:t>
      </w:r>
      <w:r w:rsidRPr="00A622FD">
        <w:rPr>
          <w:rFonts w:ascii="Arial" w:hAnsi="Arial" w:cs="Arial"/>
        </w:rPr>
        <w:t>, 174–180. (doi:</w:t>
      </w:r>
      <w:r w:rsidR="005A10DB">
        <w:rPr>
          <w:rPrChange w:id="562" w:author="Authors" w:date="2026-06-09T23:51:00Z" w16du:dateUtc="2026-06-09T21:51:00Z">
            <w:rPr>
              <w:rFonts w:ascii="Arial" w:hAnsi="Arial"/>
            </w:rPr>
          </w:rPrChange>
        </w:rPr>
        <w:fldChar w:fldCharType="begin"/>
      </w:r>
      <w:r w:rsidR="005A10DB">
        <w:rPr>
          <w:rPrChange w:id="563" w:author="Authors" w:date="2026-06-09T23:51:00Z" w16du:dateUtc="2026-06-09T21:51:00Z">
            <w:rPr>
              <w:rFonts w:ascii="Arial" w:hAnsi="Arial"/>
            </w:rPr>
          </w:rPrChange>
        </w:rPr>
        <w:instrText>HYPERLINK "https://doi.org/10.1007/bf00379183" \h</w:instrText>
      </w:r>
      <w:r w:rsidR="005A10DB">
        <w:rPr>
          <w:rPrChange w:id="564" w:author="Authors" w:date="2026-06-09T23:51:00Z" w16du:dateUtc="2026-06-09T21:51:00Z">
            <w:rPr>
              <w:rFonts w:ascii="Arial" w:hAnsi="Arial"/>
            </w:rPr>
          </w:rPrChange>
        </w:rPr>
      </w:r>
      <w:r w:rsidR="005A10DB">
        <w:rPr>
          <w:rPrChange w:id="565" w:author="Authors" w:date="2026-06-09T23:51:00Z" w16du:dateUtc="2026-06-09T21:51:00Z">
            <w:rPr>
              <w:rFonts w:ascii="Arial" w:hAnsi="Arial"/>
            </w:rPr>
          </w:rPrChange>
        </w:rPr>
        <w:fldChar w:fldCharType="separate"/>
      </w:r>
      <w:r w:rsidR="005A10DB" w:rsidRPr="00A622FD">
        <w:rPr>
          <w:rStyle w:val="Hyperlink"/>
          <w:rFonts w:ascii="Arial" w:hAnsi="Arial" w:cs="Arial"/>
        </w:rPr>
        <w:t>10.1007/bf00379183</w:t>
      </w:r>
      <w:r w:rsidR="005A10DB">
        <w:rPr>
          <w:rPrChange w:id="566" w:author="Authors" w:date="2026-06-09T23:51:00Z" w16du:dateUtc="2026-06-09T21:51:00Z">
            <w:rPr>
              <w:rFonts w:ascii="Arial" w:hAnsi="Arial"/>
            </w:rPr>
          </w:rPrChange>
        </w:rPr>
        <w:fldChar w:fldCharType="end"/>
      </w:r>
      <w:r w:rsidRPr="00A622FD">
        <w:rPr>
          <w:rFonts w:ascii="Arial" w:hAnsi="Arial" w:cs="Arial"/>
        </w:rPr>
        <w:t>)</w:t>
      </w:r>
    </w:p>
    <w:p w14:paraId="6AFB48C3" w14:textId="04A0EF9E" w:rsidR="005A10DB" w:rsidRPr="00A622FD" w:rsidRDefault="00000000">
      <w:pPr>
        <w:pStyle w:val="Bibliography"/>
        <w:rPr>
          <w:rFonts w:ascii="Arial" w:hAnsi="Arial" w:cs="Arial"/>
        </w:rPr>
      </w:pPr>
      <w:bookmarkStart w:id="567" w:name="ref-shutler2007"/>
      <w:bookmarkEnd w:id="560"/>
      <w:r w:rsidRPr="00A622FD">
        <w:rPr>
          <w:rFonts w:ascii="Arial" w:hAnsi="Arial" w:cs="Arial"/>
        </w:rPr>
        <w:t xml:space="preserve">67. </w:t>
      </w:r>
      <w:del w:id="568" w:author="Authors" w:date="2026-06-09T23:51:00Z" w16du:dateUtc="2026-06-09T21:51:00Z">
        <w:r w:rsidRPr="00E5133E">
          <w:rPr>
            <w:rFonts w:ascii="Arial" w:hAnsi="Arial"/>
          </w:rPr>
          <w:tab/>
        </w:r>
      </w:del>
      <w:r w:rsidRPr="00A622FD">
        <w:rPr>
          <w:rFonts w:ascii="Arial" w:hAnsi="Arial" w:cs="Arial"/>
        </w:rPr>
        <w:t xml:space="preserve">Shutler D, Campbell AA. 2007 Experimental addition of greenery reduces flea loads in nests of a non-greenery using species, the tree swallow </w:t>
      </w:r>
      <w:r w:rsidRPr="00A622FD">
        <w:rPr>
          <w:rFonts w:ascii="Arial" w:hAnsi="Arial" w:cs="Arial"/>
          <w:i/>
          <w:iCs/>
        </w:rPr>
        <w:t>Tachycineta bicolor</w:t>
      </w:r>
      <w:r w:rsidRPr="00A622FD">
        <w:rPr>
          <w:rFonts w:ascii="Arial" w:hAnsi="Arial" w:cs="Arial"/>
        </w:rPr>
        <w:t xml:space="preserve">. </w:t>
      </w:r>
      <w:r w:rsidRPr="00A622FD">
        <w:rPr>
          <w:rFonts w:ascii="Arial" w:hAnsi="Arial" w:cs="Arial"/>
          <w:i/>
          <w:iCs/>
        </w:rPr>
        <w:t>Journal of Avian Biology</w:t>
      </w:r>
      <w:r w:rsidRPr="00A622FD">
        <w:rPr>
          <w:rFonts w:ascii="Arial" w:hAnsi="Arial" w:cs="Arial"/>
        </w:rPr>
        <w:t xml:space="preserve"> </w:t>
      </w:r>
      <w:r w:rsidRPr="00A622FD">
        <w:rPr>
          <w:rFonts w:ascii="Arial" w:hAnsi="Arial" w:cs="Arial"/>
          <w:b/>
          <w:bCs/>
        </w:rPr>
        <w:t>38</w:t>
      </w:r>
      <w:r w:rsidRPr="00A622FD">
        <w:rPr>
          <w:rFonts w:ascii="Arial" w:hAnsi="Arial" w:cs="Arial"/>
        </w:rPr>
        <w:t>, 7–12. (doi:</w:t>
      </w:r>
      <w:r w:rsidR="005A10DB">
        <w:rPr>
          <w:rPrChange w:id="569" w:author="Authors" w:date="2026-06-09T23:51:00Z" w16du:dateUtc="2026-06-09T21:51:00Z">
            <w:rPr>
              <w:rFonts w:ascii="Arial" w:hAnsi="Arial"/>
            </w:rPr>
          </w:rPrChange>
        </w:rPr>
        <w:fldChar w:fldCharType="begin"/>
      </w:r>
      <w:r w:rsidR="005A10DB">
        <w:rPr>
          <w:rPrChange w:id="570" w:author="Authors" w:date="2026-06-09T23:51:00Z" w16du:dateUtc="2026-06-09T21:51:00Z">
            <w:rPr>
              <w:rFonts w:ascii="Arial" w:hAnsi="Arial"/>
            </w:rPr>
          </w:rPrChange>
        </w:rPr>
        <w:instrText>HYPERLINK "https://doi.org/10.1111/j.2007.0908-8857.04015.x" \h</w:instrText>
      </w:r>
      <w:r w:rsidR="005A10DB">
        <w:rPr>
          <w:rPrChange w:id="571" w:author="Authors" w:date="2026-06-09T23:51:00Z" w16du:dateUtc="2026-06-09T21:51:00Z">
            <w:rPr>
              <w:rFonts w:ascii="Arial" w:hAnsi="Arial"/>
            </w:rPr>
          </w:rPrChange>
        </w:rPr>
      </w:r>
      <w:r w:rsidR="005A10DB">
        <w:rPr>
          <w:rPrChange w:id="572" w:author="Authors" w:date="2026-06-09T23:51:00Z" w16du:dateUtc="2026-06-09T21:51:00Z">
            <w:rPr>
              <w:rFonts w:ascii="Arial" w:hAnsi="Arial"/>
            </w:rPr>
          </w:rPrChange>
        </w:rPr>
        <w:fldChar w:fldCharType="separate"/>
      </w:r>
      <w:r w:rsidR="005A10DB" w:rsidRPr="00A622FD">
        <w:rPr>
          <w:rStyle w:val="Hyperlink"/>
          <w:rFonts w:ascii="Arial" w:hAnsi="Arial" w:cs="Arial"/>
        </w:rPr>
        <w:t>10.1111/j.2007.0908-8857.04015.x</w:t>
      </w:r>
      <w:r w:rsidR="005A10DB">
        <w:rPr>
          <w:rPrChange w:id="573" w:author="Authors" w:date="2026-06-09T23:51:00Z" w16du:dateUtc="2026-06-09T21:51:00Z">
            <w:rPr>
              <w:rFonts w:ascii="Arial" w:hAnsi="Arial"/>
            </w:rPr>
          </w:rPrChange>
        </w:rPr>
        <w:fldChar w:fldCharType="end"/>
      </w:r>
      <w:r w:rsidRPr="00A622FD">
        <w:rPr>
          <w:rFonts w:ascii="Arial" w:hAnsi="Arial" w:cs="Arial"/>
        </w:rPr>
        <w:t>)</w:t>
      </w:r>
    </w:p>
    <w:p w14:paraId="45235C9F" w14:textId="51069578" w:rsidR="005A10DB" w:rsidRPr="00A622FD" w:rsidRDefault="00000000">
      <w:pPr>
        <w:pStyle w:val="Bibliography"/>
        <w:rPr>
          <w:rFonts w:ascii="Arial" w:hAnsi="Arial" w:cs="Arial"/>
        </w:rPr>
      </w:pPr>
      <w:bookmarkStart w:id="574" w:name="ref-mennerat2008"/>
      <w:bookmarkEnd w:id="567"/>
      <w:r w:rsidRPr="00A622FD">
        <w:rPr>
          <w:rFonts w:ascii="Arial" w:hAnsi="Arial" w:cs="Arial"/>
        </w:rPr>
        <w:t xml:space="preserve">68. </w:t>
      </w:r>
      <w:del w:id="575" w:author="Authors" w:date="2026-06-09T23:51:00Z" w16du:dateUtc="2026-06-09T21:51:00Z">
        <w:r w:rsidRPr="00E5133E">
          <w:rPr>
            <w:rFonts w:ascii="Arial" w:hAnsi="Arial"/>
          </w:rPr>
          <w:tab/>
        </w:r>
      </w:del>
      <w:proofErr w:type="spellStart"/>
      <w:r w:rsidRPr="00A622FD">
        <w:rPr>
          <w:rFonts w:ascii="Arial" w:hAnsi="Arial" w:cs="Arial"/>
        </w:rPr>
        <w:t>Mennerat</w:t>
      </w:r>
      <w:proofErr w:type="spellEnd"/>
      <w:r w:rsidRPr="00A622FD">
        <w:rPr>
          <w:rFonts w:ascii="Arial" w:hAnsi="Arial" w:cs="Arial"/>
        </w:rPr>
        <w:t xml:space="preserve"> A, Perret P, Caro SP, Heeb P, Lambrechts MM. 2008 Aromatic plants in blue tit </w:t>
      </w:r>
      <w:r w:rsidRPr="00A622FD">
        <w:rPr>
          <w:rFonts w:ascii="Arial" w:hAnsi="Arial" w:cs="Arial"/>
          <w:i/>
          <w:iCs/>
        </w:rPr>
        <w:t>Cyanistes caeruleus</w:t>
      </w:r>
      <w:r w:rsidRPr="00A622FD">
        <w:rPr>
          <w:rFonts w:ascii="Arial" w:hAnsi="Arial" w:cs="Arial"/>
        </w:rPr>
        <w:t xml:space="preserve"> nests: No negative effect on blood-sucking protocalliphora blow fly larvae. </w:t>
      </w:r>
      <w:r w:rsidRPr="00A622FD">
        <w:rPr>
          <w:rFonts w:ascii="Arial" w:hAnsi="Arial" w:cs="Arial"/>
          <w:i/>
          <w:iCs/>
        </w:rPr>
        <w:t>Journal of Avian Biology</w:t>
      </w:r>
      <w:r w:rsidRPr="00A622FD">
        <w:rPr>
          <w:rFonts w:ascii="Arial" w:hAnsi="Arial" w:cs="Arial"/>
        </w:rPr>
        <w:t xml:space="preserve"> </w:t>
      </w:r>
      <w:r w:rsidRPr="00A622FD">
        <w:rPr>
          <w:rFonts w:ascii="Arial" w:hAnsi="Arial" w:cs="Arial"/>
          <w:b/>
          <w:bCs/>
        </w:rPr>
        <w:t>39</w:t>
      </w:r>
      <w:r w:rsidRPr="00A622FD">
        <w:rPr>
          <w:rFonts w:ascii="Arial" w:hAnsi="Arial" w:cs="Arial"/>
        </w:rPr>
        <w:t>, 127–132. (doi:</w:t>
      </w:r>
      <w:r w:rsidR="005A10DB">
        <w:rPr>
          <w:rPrChange w:id="576" w:author="Authors" w:date="2026-06-09T23:51:00Z" w16du:dateUtc="2026-06-09T21:51:00Z">
            <w:rPr>
              <w:rFonts w:ascii="Arial" w:hAnsi="Arial"/>
            </w:rPr>
          </w:rPrChange>
        </w:rPr>
        <w:fldChar w:fldCharType="begin"/>
      </w:r>
      <w:r w:rsidR="005A10DB">
        <w:rPr>
          <w:rPrChange w:id="577" w:author="Authors" w:date="2026-06-09T23:51:00Z" w16du:dateUtc="2026-06-09T21:51:00Z">
            <w:rPr>
              <w:rFonts w:ascii="Arial" w:hAnsi="Arial"/>
            </w:rPr>
          </w:rPrChange>
        </w:rPr>
        <w:instrText>HYPERLINK "https://doi.org/10.1111/j.0908-8857.2008.04400.x" \h</w:instrText>
      </w:r>
      <w:r w:rsidR="005A10DB">
        <w:rPr>
          <w:rPrChange w:id="578" w:author="Authors" w:date="2026-06-09T23:51:00Z" w16du:dateUtc="2026-06-09T21:51:00Z">
            <w:rPr>
              <w:rFonts w:ascii="Arial" w:hAnsi="Arial"/>
            </w:rPr>
          </w:rPrChange>
        </w:rPr>
      </w:r>
      <w:r w:rsidR="005A10DB">
        <w:rPr>
          <w:rPrChange w:id="579" w:author="Authors" w:date="2026-06-09T23:51:00Z" w16du:dateUtc="2026-06-09T21:51:00Z">
            <w:rPr>
              <w:rFonts w:ascii="Arial" w:hAnsi="Arial"/>
            </w:rPr>
          </w:rPrChange>
        </w:rPr>
        <w:fldChar w:fldCharType="separate"/>
      </w:r>
      <w:r w:rsidR="005A10DB" w:rsidRPr="00A622FD">
        <w:rPr>
          <w:rStyle w:val="Hyperlink"/>
          <w:rFonts w:ascii="Arial" w:hAnsi="Arial" w:cs="Arial"/>
        </w:rPr>
        <w:t>10.1111/j.0908-8857.2008.04400.x</w:t>
      </w:r>
      <w:r w:rsidR="005A10DB">
        <w:rPr>
          <w:rPrChange w:id="580" w:author="Authors" w:date="2026-06-09T23:51:00Z" w16du:dateUtc="2026-06-09T21:51:00Z">
            <w:rPr>
              <w:rFonts w:ascii="Arial" w:hAnsi="Arial"/>
            </w:rPr>
          </w:rPrChange>
        </w:rPr>
        <w:fldChar w:fldCharType="end"/>
      </w:r>
      <w:r w:rsidRPr="00A622FD">
        <w:rPr>
          <w:rFonts w:ascii="Arial" w:hAnsi="Arial" w:cs="Arial"/>
        </w:rPr>
        <w:t>)</w:t>
      </w:r>
    </w:p>
    <w:p w14:paraId="78A51C4C" w14:textId="536E7EE2" w:rsidR="005A10DB" w:rsidRPr="00A622FD" w:rsidRDefault="00000000">
      <w:pPr>
        <w:pStyle w:val="Bibliography"/>
        <w:rPr>
          <w:rFonts w:ascii="Arial" w:hAnsi="Arial" w:cs="Arial"/>
        </w:rPr>
      </w:pPr>
      <w:bookmarkStart w:id="581" w:name="ref-taverner1933"/>
      <w:bookmarkEnd w:id="574"/>
      <w:r w:rsidRPr="00A622FD">
        <w:rPr>
          <w:rFonts w:ascii="Arial" w:hAnsi="Arial" w:cs="Arial"/>
        </w:rPr>
        <w:t xml:space="preserve">69. </w:t>
      </w:r>
      <w:del w:id="582" w:author="Authors" w:date="2026-06-09T23:51:00Z" w16du:dateUtc="2026-06-09T21:51:00Z">
        <w:r w:rsidRPr="00E5133E">
          <w:rPr>
            <w:rFonts w:ascii="Arial" w:hAnsi="Arial"/>
          </w:rPr>
          <w:tab/>
        </w:r>
      </w:del>
      <w:r w:rsidRPr="00A622FD">
        <w:rPr>
          <w:rFonts w:ascii="Arial" w:hAnsi="Arial" w:cs="Arial"/>
        </w:rPr>
        <w:t xml:space="preserve">Taverner PA. 1933 Purple martins gathering leaves. </w:t>
      </w:r>
      <w:r w:rsidRPr="00A622FD">
        <w:rPr>
          <w:rFonts w:ascii="Arial" w:hAnsi="Arial" w:cs="Arial"/>
          <w:i/>
          <w:iCs/>
        </w:rPr>
        <w:t>The Auk</w:t>
      </w:r>
      <w:r w:rsidRPr="00A622FD">
        <w:rPr>
          <w:rFonts w:ascii="Arial" w:hAnsi="Arial" w:cs="Arial"/>
        </w:rPr>
        <w:t xml:space="preserve"> </w:t>
      </w:r>
      <w:r w:rsidRPr="00A622FD">
        <w:rPr>
          <w:rFonts w:ascii="Arial" w:hAnsi="Arial" w:cs="Arial"/>
          <w:b/>
          <w:bCs/>
        </w:rPr>
        <w:t>50</w:t>
      </w:r>
      <w:r w:rsidRPr="00A622FD">
        <w:rPr>
          <w:rFonts w:ascii="Arial" w:hAnsi="Arial" w:cs="Arial"/>
        </w:rPr>
        <w:t>, 110–111. (doi:</w:t>
      </w:r>
      <w:r w:rsidR="005A10DB">
        <w:rPr>
          <w:rPrChange w:id="583" w:author="Authors" w:date="2026-06-09T23:51:00Z" w16du:dateUtc="2026-06-09T21:51:00Z">
            <w:rPr>
              <w:rFonts w:ascii="Arial" w:hAnsi="Arial"/>
            </w:rPr>
          </w:rPrChange>
        </w:rPr>
        <w:fldChar w:fldCharType="begin"/>
      </w:r>
      <w:r w:rsidR="005A10DB">
        <w:rPr>
          <w:rPrChange w:id="584" w:author="Authors" w:date="2026-06-09T23:51:00Z" w16du:dateUtc="2026-06-09T21:51:00Z">
            <w:rPr>
              <w:rFonts w:ascii="Arial" w:hAnsi="Arial"/>
            </w:rPr>
          </w:rPrChange>
        </w:rPr>
        <w:instrText>HYPERLINK "https://doi.org/10.2307/4076584" \h</w:instrText>
      </w:r>
      <w:r w:rsidR="005A10DB">
        <w:rPr>
          <w:rPrChange w:id="585" w:author="Authors" w:date="2026-06-09T23:51:00Z" w16du:dateUtc="2026-06-09T21:51:00Z">
            <w:rPr>
              <w:rFonts w:ascii="Arial" w:hAnsi="Arial"/>
            </w:rPr>
          </w:rPrChange>
        </w:rPr>
      </w:r>
      <w:r w:rsidR="005A10DB">
        <w:rPr>
          <w:rPrChange w:id="586" w:author="Authors" w:date="2026-06-09T23:51:00Z" w16du:dateUtc="2026-06-09T21:51:00Z">
            <w:rPr>
              <w:rFonts w:ascii="Arial" w:hAnsi="Arial"/>
            </w:rPr>
          </w:rPrChange>
        </w:rPr>
        <w:fldChar w:fldCharType="separate"/>
      </w:r>
      <w:r w:rsidR="005A10DB" w:rsidRPr="00A622FD">
        <w:rPr>
          <w:rStyle w:val="Hyperlink"/>
          <w:rFonts w:ascii="Arial" w:hAnsi="Arial" w:cs="Arial"/>
        </w:rPr>
        <w:t>10.2307/4076584</w:t>
      </w:r>
      <w:r w:rsidR="005A10DB">
        <w:rPr>
          <w:rPrChange w:id="587" w:author="Authors" w:date="2026-06-09T23:51:00Z" w16du:dateUtc="2026-06-09T21:51:00Z">
            <w:rPr>
              <w:rFonts w:ascii="Arial" w:hAnsi="Arial"/>
            </w:rPr>
          </w:rPrChange>
        </w:rPr>
        <w:fldChar w:fldCharType="end"/>
      </w:r>
      <w:r w:rsidRPr="00A622FD">
        <w:rPr>
          <w:rFonts w:ascii="Arial" w:hAnsi="Arial" w:cs="Arial"/>
        </w:rPr>
        <w:t>)</w:t>
      </w:r>
    </w:p>
    <w:p w14:paraId="713B75F5" w14:textId="7AE58D66" w:rsidR="005A10DB" w:rsidRPr="00A622FD" w:rsidRDefault="00000000">
      <w:pPr>
        <w:pStyle w:val="Bibliography"/>
        <w:rPr>
          <w:rFonts w:ascii="Arial" w:hAnsi="Arial" w:cs="Arial"/>
        </w:rPr>
      </w:pPr>
      <w:bookmarkStart w:id="588" w:name="ref-peralta-sanchez2010"/>
      <w:bookmarkEnd w:id="581"/>
      <w:r w:rsidRPr="00A622FD">
        <w:rPr>
          <w:rFonts w:ascii="Arial" w:hAnsi="Arial" w:cs="Arial"/>
        </w:rPr>
        <w:t xml:space="preserve">70. </w:t>
      </w:r>
      <w:del w:id="589" w:author="Authors" w:date="2026-06-09T23:51:00Z" w16du:dateUtc="2026-06-09T21:51:00Z">
        <w:r w:rsidRPr="00E5133E">
          <w:rPr>
            <w:rFonts w:ascii="Arial" w:hAnsi="Arial"/>
          </w:rPr>
          <w:tab/>
        </w:r>
      </w:del>
      <w:r w:rsidRPr="00A622FD">
        <w:rPr>
          <w:rFonts w:ascii="Arial" w:hAnsi="Arial" w:cs="Arial"/>
        </w:rPr>
        <w:t xml:space="preserve">Peralta-Sanchez JM, Møller AP, Martin-Platero AM, Soler JJ. 2010 Number and colour composition of nest lining feathers predict eggshell bacterial community in barn swallow nests: An experimental study. </w:t>
      </w:r>
      <w:r w:rsidRPr="00A622FD">
        <w:rPr>
          <w:rFonts w:ascii="Arial" w:hAnsi="Arial" w:cs="Arial"/>
          <w:i/>
          <w:iCs/>
        </w:rPr>
        <w:t>Functional Ecology</w:t>
      </w:r>
      <w:r w:rsidRPr="00A622FD">
        <w:rPr>
          <w:rFonts w:ascii="Arial" w:hAnsi="Arial" w:cs="Arial"/>
        </w:rPr>
        <w:t xml:space="preserve"> </w:t>
      </w:r>
      <w:r w:rsidRPr="00A622FD">
        <w:rPr>
          <w:rFonts w:ascii="Arial" w:hAnsi="Arial" w:cs="Arial"/>
          <w:b/>
          <w:bCs/>
        </w:rPr>
        <w:t>24</w:t>
      </w:r>
      <w:r w:rsidRPr="00A622FD">
        <w:rPr>
          <w:rFonts w:ascii="Arial" w:hAnsi="Arial" w:cs="Arial"/>
        </w:rPr>
        <w:t>, 426–433. (doi:</w:t>
      </w:r>
      <w:r w:rsidR="005A10DB">
        <w:rPr>
          <w:rPrChange w:id="590" w:author="Authors" w:date="2026-06-09T23:51:00Z" w16du:dateUtc="2026-06-09T21:51:00Z">
            <w:rPr>
              <w:rFonts w:ascii="Arial" w:hAnsi="Arial"/>
            </w:rPr>
          </w:rPrChange>
        </w:rPr>
        <w:fldChar w:fldCharType="begin"/>
      </w:r>
      <w:r w:rsidR="005A10DB">
        <w:rPr>
          <w:rPrChange w:id="591" w:author="Authors" w:date="2026-06-09T23:51:00Z" w16du:dateUtc="2026-06-09T21:51:00Z">
            <w:rPr>
              <w:rFonts w:ascii="Arial" w:hAnsi="Arial"/>
            </w:rPr>
          </w:rPrChange>
        </w:rPr>
        <w:instrText>HYPERLINK "https://doi.org/10.1111/j.1365-2435.2009.01669.x" \h</w:instrText>
      </w:r>
      <w:r w:rsidR="005A10DB">
        <w:rPr>
          <w:rPrChange w:id="592" w:author="Authors" w:date="2026-06-09T23:51:00Z" w16du:dateUtc="2026-06-09T21:51:00Z">
            <w:rPr>
              <w:rFonts w:ascii="Arial" w:hAnsi="Arial"/>
            </w:rPr>
          </w:rPrChange>
        </w:rPr>
      </w:r>
      <w:r w:rsidR="005A10DB">
        <w:rPr>
          <w:rPrChange w:id="593" w:author="Authors" w:date="2026-06-09T23:51:00Z" w16du:dateUtc="2026-06-09T21:51:00Z">
            <w:rPr>
              <w:rFonts w:ascii="Arial" w:hAnsi="Arial"/>
            </w:rPr>
          </w:rPrChange>
        </w:rPr>
        <w:fldChar w:fldCharType="separate"/>
      </w:r>
      <w:r w:rsidR="005A10DB" w:rsidRPr="00A622FD">
        <w:rPr>
          <w:rStyle w:val="Hyperlink"/>
          <w:rFonts w:ascii="Arial" w:hAnsi="Arial" w:cs="Arial"/>
        </w:rPr>
        <w:t>10.1111/j.1365-2435.2009.01669.x</w:t>
      </w:r>
      <w:r w:rsidR="005A10DB">
        <w:rPr>
          <w:rPrChange w:id="594" w:author="Authors" w:date="2026-06-09T23:51:00Z" w16du:dateUtc="2026-06-09T21:51:00Z">
            <w:rPr>
              <w:rFonts w:ascii="Arial" w:hAnsi="Arial"/>
            </w:rPr>
          </w:rPrChange>
        </w:rPr>
        <w:fldChar w:fldCharType="end"/>
      </w:r>
      <w:r w:rsidRPr="00A622FD">
        <w:rPr>
          <w:rFonts w:ascii="Arial" w:hAnsi="Arial" w:cs="Arial"/>
        </w:rPr>
        <w:t>)</w:t>
      </w:r>
    </w:p>
    <w:p w14:paraId="11293CDB" w14:textId="1973648F" w:rsidR="005A10DB" w:rsidRPr="00A622FD" w:rsidRDefault="00000000">
      <w:pPr>
        <w:pStyle w:val="Bibliography"/>
        <w:rPr>
          <w:rFonts w:ascii="Arial" w:hAnsi="Arial" w:cs="Arial"/>
        </w:rPr>
      </w:pPr>
      <w:bookmarkStart w:id="595" w:name="ref-nilsson2017"/>
      <w:bookmarkEnd w:id="588"/>
      <w:r w:rsidRPr="00A622FD">
        <w:rPr>
          <w:rFonts w:ascii="Arial" w:hAnsi="Arial" w:cs="Arial"/>
        </w:rPr>
        <w:lastRenderedPageBreak/>
        <w:t xml:space="preserve">71. </w:t>
      </w:r>
      <w:del w:id="596" w:author="Authors" w:date="2026-06-09T23:51:00Z" w16du:dateUtc="2026-06-09T21:51:00Z">
        <w:r w:rsidRPr="00E5133E">
          <w:rPr>
            <w:rFonts w:ascii="Arial" w:hAnsi="Arial"/>
          </w:rPr>
          <w:tab/>
        </w:r>
      </w:del>
      <w:r w:rsidRPr="00A622FD">
        <w:rPr>
          <w:rFonts w:ascii="Arial" w:hAnsi="Arial" w:cs="Arial"/>
        </w:rPr>
        <w:t xml:space="preserve">Nilsson J-Å, Nord A. 2017 The use of the nest for parental roosting and thermal consequences of the nest for nestlings and parents. </w:t>
      </w:r>
      <w:r w:rsidRPr="00A622FD">
        <w:rPr>
          <w:rFonts w:ascii="Arial" w:hAnsi="Arial" w:cs="Arial"/>
          <w:i/>
          <w:iCs/>
        </w:rPr>
        <w:t>Behavioral Ecology and Sociobiology</w:t>
      </w:r>
      <w:r w:rsidRPr="00A622FD">
        <w:rPr>
          <w:rFonts w:ascii="Arial" w:hAnsi="Arial" w:cs="Arial"/>
        </w:rPr>
        <w:t xml:space="preserve"> </w:t>
      </w:r>
      <w:r w:rsidRPr="00A622FD">
        <w:rPr>
          <w:rFonts w:ascii="Arial" w:hAnsi="Arial" w:cs="Arial"/>
          <w:b/>
          <w:bCs/>
        </w:rPr>
        <w:t>71</w:t>
      </w:r>
      <w:r w:rsidRPr="00A622FD">
        <w:rPr>
          <w:rFonts w:ascii="Arial" w:hAnsi="Arial" w:cs="Arial"/>
        </w:rPr>
        <w:t>. (doi:</w:t>
      </w:r>
      <w:r w:rsidR="005A10DB">
        <w:rPr>
          <w:rPrChange w:id="597" w:author="Authors" w:date="2026-06-09T23:51:00Z" w16du:dateUtc="2026-06-09T21:51:00Z">
            <w:rPr>
              <w:rFonts w:ascii="Arial" w:hAnsi="Arial"/>
            </w:rPr>
          </w:rPrChange>
        </w:rPr>
        <w:fldChar w:fldCharType="begin"/>
      </w:r>
      <w:r w:rsidR="005A10DB">
        <w:rPr>
          <w:rPrChange w:id="598" w:author="Authors" w:date="2026-06-09T23:51:00Z" w16du:dateUtc="2026-06-09T21:51:00Z">
            <w:rPr>
              <w:rFonts w:ascii="Arial" w:hAnsi="Arial"/>
            </w:rPr>
          </w:rPrChange>
        </w:rPr>
        <w:instrText>HYPERLINK "https://doi.org/10.1007/s00265-017-2400-7" \h</w:instrText>
      </w:r>
      <w:r w:rsidR="005A10DB">
        <w:rPr>
          <w:rPrChange w:id="599" w:author="Authors" w:date="2026-06-09T23:51:00Z" w16du:dateUtc="2026-06-09T21:51:00Z">
            <w:rPr>
              <w:rFonts w:ascii="Arial" w:hAnsi="Arial"/>
            </w:rPr>
          </w:rPrChange>
        </w:rPr>
      </w:r>
      <w:r w:rsidR="005A10DB">
        <w:rPr>
          <w:rPrChange w:id="600" w:author="Authors" w:date="2026-06-09T23:51:00Z" w16du:dateUtc="2026-06-09T21:51:00Z">
            <w:rPr>
              <w:rFonts w:ascii="Arial" w:hAnsi="Arial"/>
            </w:rPr>
          </w:rPrChange>
        </w:rPr>
        <w:fldChar w:fldCharType="separate"/>
      </w:r>
      <w:r w:rsidR="005A10DB" w:rsidRPr="00A622FD">
        <w:rPr>
          <w:rStyle w:val="Hyperlink"/>
          <w:rFonts w:ascii="Arial" w:hAnsi="Arial" w:cs="Arial"/>
        </w:rPr>
        <w:t>10.1007/s00265-017-2400-7</w:t>
      </w:r>
      <w:r w:rsidR="005A10DB">
        <w:rPr>
          <w:rPrChange w:id="601" w:author="Authors" w:date="2026-06-09T23:51:00Z" w16du:dateUtc="2026-06-09T21:51:00Z">
            <w:rPr>
              <w:rFonts w:ascii="Arial" w:hAnsi="Arial"/>
            </w:rPr>
          </w:rPrChange>
        </w:rPr>
        <w:fldChar w:fldCharType="end"/>
      </w:r>
      <w:r w:rsidRPr="00A622FD">
        <w:rPr>
          <w:rFonts w:ascii="Arial" w:hAnsi="Arial" w:cs="Arial"/>
        </w:rPr>
        <w:t>)</w:t>
      </w:r>
    </w:p>
    <w:p w14:paraId="761052FB" w14:textId="2B027C9D" w:rsidR="005A10DB" w:rsidRPr="00A622FD" w:rsidRDefault="00000000">
      <w:pPr>
        <w:pStyle w:val="Bibliography"/>
        <w:rPr>
          <w:rFonts w:ascii="Arial" w:hAnsi="Arial" w:cs="Arial"/>
        </w:rPr>
      </w:pPr>
      <w:bookmarkStart w:id="602" w:name="ref-perez2020"/>
      <w:bookmarkEnd w:id="595"/>
      <w:r w:rsidRPr="00A622FD">
        <w:rPr>
          <w:rFonts w:ascii="Arial" w:hAnsi="Arial" w:cs="Arial"/>
        </w:rPr>
        <w:t xml:space="preserve">72. </w:t>
      </w:r>
      <w:del w:id="603" w:author="Authors" w:date="2026-06-09T23:51:00Z" w16du:dateUtc="2026-06-09T21:51:00Z">
        <w:r w:rsidRPr="00E5133E">
          <w:rPr>
            <w:rFonts w:ascii="Arial" w:hAnsi="Arial"/>
          </w:rPr>
          <w:tab/>
        </w:r>
      </w:del>
      <w:r w:rsidRPr="00A622FD">
        <w:rPr>
          <w:rFonts w:ascii="Arial" w:hAnsi="Arial" w:cs="Arial"/>
        </w:rPr>
        <w:t xml:space="preserve">Perez DM, Gardner JL, Medina I. 2020 Climate as an evolutionary driver of nest morphology in birds: A Review. </w:t>
      </w:r>
      <w:r w:rsidRPr="00A622FD">
        <w:rPr>
          <w:rFonts w:ascii="Arial" w:hAnsi="Arial" w:cs="Arial"/>
          <w:i/>
          <w:iCs/>
        </w:rPr>
        <w:t>Frontiers in Ecology and Evolution</w:t>
      </w:r>
      <w:r w:rsidRPr="00A622FD">
        <w:rPr>
          <w:rFonts w:ascii="Arial" w:hAnsi="Arial" w:cs="Arial"/>
        </w:rPr>
        <w:t xml:space="preserve"> </w:t>
      </w:r>
      <w:r w:rsidRPr="00A622FD">
        <w:rPr>
          <w:rFonts w:ascii="Arial" w:hAnsi="Arial" w:cs="Arial"/>
          <w:b/>
          <w:bCs/>
        </w:rPr>
        <w:t>8</w:t>
      </w:r>
      <w:r w:rsidRPr="00A622FD">
        <w:rPr>
          <w:rFonts w:ascii="Arial" w:hAnsi="Arial" w:cs="Arial"/>
        </w:rPr>
        <w:t>. (doi:</w:t>
      </w:r>
      <w:r w:rsidR="005A10DB">
        <w:rPr>
          <w:rPrChange w:id="604" w:author="Authors" w:date="2026-06-09T23:51:00Z" w16du:dateUtc="2026-06-09T21:51:00Z">
            <w:rPr>
              <w:rFonts w:ascii="Arial" w:hAnsi="Arial"/>
            </w:rPr>
          </w:rPrChange>
        </w:rPr>
        <w:fldChar w:fldCharType="begin"/>
      </w:r>
      <w:r w:rsidR="005A10DB">
        <w:rPr>
          <w:rPrChange w:id="605" w:author="Authors" w:date="2026-06-09T23:51:00Z" w16du:dateUtc="2026-06-09T21:51:00Z">
            <w:rPr>
              <w:rFonts w:ascii="Arial" w:hAnsi="Arial"/>
            </w:rPr>
          </w:rPrChange>
        </w:rPr>
        <w:instrText>HYPERLINK "https://doi.org/10.3389/fevo.2020.566018" \h</w:instrText>
      </w:r>
      <w:r w:rsidR="005A10DB">
        <w:rPr>
          <w:rPrChange w:id="606" w:author="Authors" w:date="2026-06-09T23:51:00Z" w16du:dateUtc="2026-06-09T21:51:00Z">
            <w:rPr>
              <w:rFonts w:ascii="Arial" w:hAnsi="Arial"/>
            </w:rPr>
          </w:rPrChange>
        </w:rPr>
      </w:r>
      <w:r w:rsidR="005A10DB">
        <w:rPr>
          <w:rPrChange w:id="607" w:author="Authors" w:date="2026-06-09T23:51:00Z" w16du:dateUtc="2026-06-09T21:51:00Z">
            <w:rPr>
              <w:rFonts w:ascii="Arial" w:hAnsi="Arial"/>
            </w:rPr>
          </w:rPrChange>
        </w:rPr>
        <w:fldChar w:fldCharType="separate"/>
      </w:r>
      <w:r w:rsidR="005A10DB" w:rsidRPr="00A622FD">
        <w:rPr>
          <w:rStyle w:val="Hyperlink"/>
          <w:rFonts w:ascii="Arial" w:hAnsi="Arial" w:cs="Arial"/>
        </w:rPr>
        <w:t>10.3389/fevo.2020.566018</w:t>
      </w:r>
      <w:r w:rsidR="005A10DB">
        <w:rPr>
          <w:rPrChange w:id="608" w:author="Authors" w:date="2026-06-09T23:51:00Z" w16du:dateUtc="2026-06-09T21:51:00Z">
            <w:rPr>
              <w:rFonts w:ascii="Arial" w:hAnsi="Arial"/>
            </w:rPr>
          </w:rPrChange>
        </w:rPr>
        <w:fldChar w:fldCharType="end"/>
      </w:r>
      <w:r w:rsidRPr="00A622FD">
        <w:rPr>
          <w:rFonts w:ascii="Arial" w:hAnsi="Arial" w:cs="Arial"/>
        </w:rPr>
        <w:t>)</w:t>
      </w:r>
    </w:p>
    <w:p w14:paraId="6B4C5494" w14:textId="4F4BD3A0" w:rsidR="005A10DB" w:rsidRPr="00A622FD" w:rsidRDefault="00000000">
      <w:pPr>
        <w:pStyle w:val="Bibliography"/>
        <w:rPr>
          <w:rFonts w:ascii="Arial" w:hAnsi="Arial" w:cs="Arial"/>
        </w:rPr>
      </w:pPr>
      <w:bookmarkStart w:id="609" w:name="ref-labocha2011"/>
      <w:bookmarkEnd w:id="602"/>
      <w:r w:rsidRPr="00A622FD">
        <w:rPr>
          <w:rFonts w:ascii="Arial" w:hAnsi="Arial" w:cs="Arial"/>
        </w:rPr>
        <w:t xml:space="preserve">73. </w:t>
      </w:r>
      <w:del w:id="610" w:author="Authors" w:date="2026-06-09T23:51:00Z" w16du:dateUtc="2026-06-09T21:51:00Z">
        <w:r w:rsidRPr="00E5133E">
          <w:rPr>
            <w:rFonts w:ascii="Arial" w:hAnsi="Arial"/>
          </w:rPr>
          <w:tab/>
        </w:r>
      </w:del>
      <w:proofErr w:type="spellStart"/>
      <w:r w:rsidRPr="00A622FD">
        <w:rPr>
          <w:rFonts w:ascii="Arial" w:hAnsi="Arial" w:cs="Arial"/>
        </w:rPr>
        <w:t>Labocha</w:t>
      </w:r>
      <w:proofErr w:type="spellEnd"/>
      <w:r w:rsidRPr="00A622FD">
        <w:rPr>
          <w:rFonts w:ascii="Arial" w:hAnsi="Arial" w:cs="Arial"/>
        </w:rPr>
        <w:t xml:space="preserve"> MK, Hayes JP. 2011 Morphometric indices of body condition in birds: A review. </w:t>
      </w:r>
      <w:r w:rsidRPr="00A622FD">
        <w:rPr>
          <w:rFonts w:ascii="Arial" w:hAnsi="Arial" w:cs="Arial"/>
          <w:i/>
          <w:iCs/>
        </w:rPr>
        <w:t>Journal of Ornithology</w:t>
      </w:r>
      <w:r w:rsidRPr="00A622FD">
        <w:rPr>
          <w:rFonts w:ascii="Arial" w:hAnsi="Arial" w:cs="Arial"/>
        </w:rPr>
        <w:t xml:space="preserve"> </w:t>
      </w:r>
      <w:r w:rsidRPr="00A622FD">
        <w:rPr>
          <w:rFonts w:ascii="Arial" w:hAnsi="Arial" w:cs="Arial"/>
          <w:b/>
          <w:bCs/>
        </w:rPr>
        <w:t>153</w:t>
      </w:r>
      <w:r w:rsidRPr="00A622FD">
        <w:rPr>
          <w:rFonts w:ascii="Arial" w:hAnsi="Arial" w:cs="Arial"/>
        </w:rPr>
        <w:t>, 1–22. (doi:</w:t>
      </w:r>
      <w:r w:rsidR="005A10DB">
        <w:rPr>
          <w:rPrChange w:id="611" w:author="Authors" w:date="2026-06-09T23:51:00Z" w16du:dateUtc="2026-06-09T21:51:00Z">
            <w:rPr>
              <w:rFonts w:ascii="Arial" w:hAnsi="Arial"/>
            </w:rPr>
          </w:rPrChange>
        </w:rPr>
        <w:fldChar w:fldCharType="begin"/>
      </w:r>
      <w:r w:rsidR="005A10DB">
        <w:rPr>
          <w:rPrChange w:id="612" w:author="Authors" w:date="2026-06-09T23:51:00Z" w16du:dateUtc="2026-06-09T21:51:00Z">
            <w:rPr>
              <w:rFonts w:ascii="Arial" w:hAnsi="Arial"/>
            </w:rPr>
          </w:rPrChange>
        </w:rPr>
        <w:instrText>HYPERLINK "https://doi.org/10.1007/s10336-011-0706-1" \h</w:instrText>
      </w:r>
      <w:r w:rsidR="005A10DB">
        <w:rPr>
          <w:rPrChange w:id="613" w:author="Authors" w:date="2026-06-09T23:51:00Z" w16du:dateUtc="2026-06-09T21:51:00Z">
            <w:rPr>
              <w:rFonts w:ascii="Arial" w:hAnsi="Arial"/>
            </w:rPr>
          </w:rPrChange>
        </w:rPr>
      </w:r>
      <w:r w:rsidR="005A10DB">
        <w:rPr>
          <w:rPrChange w:id="614" w:author="Authors" w:date="2026-06-09T23:51:00Z" w16du:dateUtc="2026-06-09T21:51:00Z">
            <w:rPr>
              <w:rFonts w:ascii="Arial" w:hAnsi="Arial"/>
            </w:rPr>
          </w:rPrChange>
        </w:rPr>
        <w:fldChar w:fldCharType="separate"/>
      </w:r>
      <w:r w:rsidR="005A10DB" w:rsidRPr="00A622FD">
        <w:rPr>
          <w:rStyle w:val="Hyperlink"/>
          <w:rFonts w:ascii="Arial" w:hAnsi="Arial" w:cs="Arial"/>
        </w:rPr>
        <w:t>10.1007/s10336-011-0706-1</w:t>
      </w:r>
      <w:r w:rsidR="005A10DB">
        <w:rPr>
          <w:rPrChange w:id="615" w:author="Authors" w:date="2026-06-09T23:51:00Z" w16du:dateUtc="2026-06-09T21:51:00Z">
            <w:rPr>
              <w:rFonts w:ascii="Arial" w:hAnsi="Arial"/>
            </w:rPr>
          </w:rPrChange>
        </w:rPr>
        <w:fldChar w:fldCharType="end"/>
      </w:r>
      <w:r w:rsidRPr="00A622FD">
        <w:rPr>
          <w:rFonts w:ascii="Arial" w:hAnsi="Arial" w:cs="Arial"/>
        </w:rPr>
        <w:t>)</w:t>
      </w:r>
    </w:p>
    <w:p w14:paraId="6A559318" w14:textId="6DDCEBB8" w:rsidR="005A10DB" w:rsidRPr="00A622FD" w:rsidRDefault="00000000">
      <w:pPr>
        <w:pStyle w:val="Bibliography"/>
        <w:rPr>
          <w:rFonts w:ascii="Arial" w:hAnsi="Arial" w:cs="Arial"/>
        </w:rPr>
      </w:pPr>
      <w:bookmarkStart w:id="616" w:name="ref-pires2020"/>
      <w:bookmarkEnd w:id="609"/>
      <w:r w:rsidRPr="00A622FD">
        <w:rPr>
          <w:rFonts w:ascii="Arial" w:hAnsi="Arial" w:cs="Arial"/>
        </w:rPr>
        <w:t xml:space="preserve">74. </w:t>
      </w:r>
      <w:del w:id="617" w:author="Authors" w:date="2026-06-09T23:51:00Z" w16du:dateUtc="2026-06-09T21:51:00Z">
        <w:r w:rsidRPr="00E5133E">
          <w:rPr>
            <w:rFonts w:ascii="Arial" w:hAnsi="Arial"/>
          </w:rPr>
          <w:tab/>
        </w:r>
      </w:del>
      <w:r w:rsidRPr="00A622FD">
        <w:rPr>
          <w:rFonts w:ascii="Arial" w:hAnsi="Arial" w:cs="Arial"/>
        </w:rPr>
        <w:t>Pires BA, Belo AD, Diamantino F, Rabaça JE, Merino S. 2020 Development of nestling blue tits (</w:t>
      </w:r>
      <w:r w:rsidRPr="00A622FD">
        <w:rPr>
          <w:rFonts w:ascii="Arial" w:hAnsi="Arial" w:cs="Arial"/>
          <w:i/>
          <w:iCs/>
        </w:rPr>
        <w:t>Cyanistes caeruleus</w:t>
      </w:r>
      <w:r w:rsidRPr="00A622FD">
        <w:rPr>
          <w:rFonts w:ascii="Arial" w:hAnsi="Arial" w:cs="Arial"/>
        </w:rPr>
        <w:t xml:space="preserve">) is affected by experimental addition of aromatic plants.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13</w:t>
      </w:r>
      <w:r w:rsidRPr="00A622FD">
        <w:rPr>
          <w:rFonts w:ascii="Arial" w:hAnsi="Arial" w:cs="Arial"/>
        </w:rPr>
        <w:t>, 44–48. (doi:</w:t>
      </w:r>
      <w:r w:rsidR="005A10DB">
        <w:rPr>
          <w:rPrChange w:id="618" w:author="Authors" w:date="2026-06-09T23:51:00Z" w16du:dateUtc="2026-06-09T21:51:00Z">
            <w:rPr>
              <w:rFonts w:ascii="Arial" w:hAnsi="Arial"/>
            </w:rPr>
          </w:rPrChange>
        </w:rPr>
        <w:fldChar w:fldCharType="begin"/>
      </w:r>
      <w:r w:rsidR="005A10DB">
        <w:rPr>
          <w:rPrChange w:id="619" w:author="Authors" w:date="2026-06-09T23:51:00Z" w16du:dateUtc="2026-06-09T21:51:00Z">
            <w:rPr>
              <w:rFonts w:ascii="Arial" w:hAnsi="Arial"/>
            </w:rPr>
          </w:rPrChange>
        </w:rPr>
        <w:instrText>HYPERLINK "https://doi.org/10.1177/1758155920921075" \h</w:instrText>
      </w:r>
      <w:r w:rsidR="005A10DB">
        <w:rPr>
          <w:rPrChange w:id="620" w:author="Authors" w:date="2026-06-09T23:51:00Z" w16du:dateUtc="2026-06-09T21:51:00Z">
            <w:rPr>
              <w:rFonts w:ascii="Arial" w:hAnsi="Arial"/>
            </w:rPr>
          </w:rPrChange>
        </w:rPr>
      </w:r>
      <w:r w:rsidR="005A10DB">
        <w:rPr>
          <w:rPrChange w:id="621" w:author="Authors" w:date="2026-06-09T23:51:00Z" w16du:dateUtc="2026-06-09T21:51:00Z">
            <w:rPr>
              <w:rFonts w:ascii="Arial" w:hAnsi="Arial"/>
            </w:rPr>
          </w:rPrChange>
        </w:rPr>
        <w:fldChar w:fldCharType="separate"/>
      </w:r>
      <w:r w:rsidR="005A10DB" w:rsidRPr="00A622FD">
        <w:rPr>
          <w:rStyle w:val="Hyperlink"/>
          <w:rFonts w:ascii="Arial" w:hAnsi="Arial" w:cs="Arial"/>
        </w:rPr>
        <w:t>10.1177/1758155920921075</w:t>
      </w:r>
      <w:r w:rsidR="005A10DB">
        <w:rPr>
          <w:rPrChange w:id="622" w:author="Authors" w:date="2026-06-09T23:51:00Z" w16du:dateUtc="2026-06-09T21:51:00Z">
            <w:rPr>
              <w:rFonts w:ascii="Arial" w:hAnsi="Arial"/>
            </w:rPr>
          </w:rPrChange>
        </w:rPr>
        <w:fldChar w:fldCharType="end"/>
      </w:r>
      <w:r w:rsidRPr="00A622FD">
        <w:rPr>
          <w:rFonts w:ascii="Arial" w:hAnsi="Arial" w:cs="Arial"/>
        </w:rPr>
        <w:t>)</w:t>
      </w:r>
    </w:p>
    <w:p w14:paraId="6FF8FE1F" w14:textId="6F60C11A" w:rsidR="005A10DB" w:rsidRPr="00A622FD" w:rsidRDefault="00000000">
      <w:pPr>
        <w:pStyle w:val="Bibliography"/>
        <w:rPr>
          <w:rFonts w:ascii="Arial" w:hAnsi="Arial" w:cs="Arial"/>
        </w:rPr>
      </w:pPr>
      <w:bookmarkStart w:id="623" w:name="ref-corregidor-castro2021"/>
      <w:bookmarkEnd w:id="616"/>
      <w:r w:rsidRPr="00A622FD">
        <w:rPr>
          <w:rFonts w:ascii="Arial" w:hAnsi="Arial" w:cs="Arial"/>
        </w:rPr>
        <w:t xml:space="preserve">75. </w:t>
      </w:r>
      <w:del w:id="624" w:author="Authors" w:date="2026-06-09T23:51:00Z" w16du:dateUtc="2026-06-09T21:51:00Z">
        <w:r w:rsidRPr="00E5133E">
          <w:rPr>
            <w:rFonts w:ascii="Arial" w:hAnsi="Arial"/>
          </w:rPr>
          <w:tab/>
        </w:r>
      </w:del>
      <w:r w:rsidRPr="00A622FD">
        <w:rPr>
          <w:rFonts w:ascii="Arial" w:hAnsi="Arial" w:cs="Arial"/>
        </w:rPr>
        <w:t xml:space="preserve">Corregidor-Castro A, Jones OR. 2021 The effect of nest temperature on growth and survival in juvenile great tits </w:t>
      </w:r>
      <w:r w:rsidRPr="00A622FD">
        <w:rPr>
          <w:rFonts w:ascii="Arial" w:hAnsi="Arial" w:cs="Arial"/>
          <w:i/>
          <w:iCs/>
        </w:rPr>
        <w:t>Parus major</w:t>
      </w:r>
      <w:r w:rsidRPr="00A622FD">
        <w:rPr>
          <w:rFonts w:ascii="Arial" w:hAnsi="Arial" w:cs="Arial"/>
        </w:rPr>
        <w:t xml:space="preserve">. </w:t>
      </w:r>
      <w:r w:rsidRPr="00A622FD">
        <w:rPr>
          <w:rFonts w:ascii="Arial" w:hAnsi="Arial" w:cs="Arial"/>
          <w:i/>
          <w:iCs/>
        </w:rPr>
        <w:t>Ecology and Evolution</w:t>
      </w:r>
      <w:r w:rsidRPr="00A622FD">
        <w:rPr>
          <w:rFonts w:ascii="Arial" w:hAnsi="Arial" w:cs="Arial"/>
        </w:rPr>
        <w:t xml:space="preserve"> </w:t>
      </w:r>
      <w:r w:rsidRPr="00A622FD">
        <w:rPr>
          <w:rFonts w:ascii="Arial" w:hAnsi="Arial" w:cs="Arial"/>
          <w:b/>
          <w:bCs/>
        </w:rPr>
        <w:t>11</w:t>
      </w:r>
      <w:r w:rsidRPr="00A622FD">
        <w:rPr>
          <w:rFonts w:ascii="Arial" w:hAnsi="Arial" w:cs="Arial"/>
        </w:rPr>
        <w:t>, 7346–7353. (doi:</w:t>
      </w:r>
      <w:r w:rsidR="005A10DB">
        <w:rPr>
          <w:rPrChange w:id="625" w:author="Authors" w:date="2026-06-09T23:51:00Z" w16du:dateUtc="2026-06-09T21:51:00Z">
            <w:rPr>
              <w:rFonts w:ascii="Arial" w:hAnsi="Arial"/>
            </w:rPr>
          </w:rPrChange>
        </w:rPr>
        <w:fldChar w:fldCharType="begin"/>
      </w:r>
      <w:r w:rsidR="005A10DB">
        <w:rPr>
          <w:rPrChange w:id="626" w:author="Authors" w:date="2026-06-09T23:51:00Z" w16du:dateUtc="2026-06-09T21:51:00Z">
            <w:rPr>
              <w:rFonts w:ascii="Arial" w:hAnsi="Arial"/>
            </w:rPr>
          </w:rPrChange>
        </w:rPr>
        <w:instrText>HYPERLINK "https://doi.org/10.1002/ece3.7565" \h</w:instrText>
      </w:r>
      <w:r w:rsidR="005A10DB">
        <w:rPr>
          <w:rPrChange w:id="627" w:author="Authors" w:date="2026-06-09T23:51:00Z" w16du:dateUtc="2026-06-09T21:51:00Z">
            <w:rPr>
              <w:rFonts w:ascii="Arial" w:hAnsi="Arial"/>
            </w:rPr>
          </w:rPrChange>
        </w:rPr>
      </w:r>
      <w:r w:rsidR="005A10DB">
        <w:rPr>
          <w:rPrChange w:id="628" w:author="Authors" w:date="2026-06-09T23:51:00Z" w16du:dateUtc="2026-06-09T21:51:00Z">
            <w:rPr>
              <w:rFonts w:ascii="Arial" w:hAnsi="Arial"/>
            </w:rPr>
          </w:rPrChange>
        </w:rPr>
        <w:fldChar w:fldCharType="separate"/>
      </w:r>
      <w:r w:rsidR="005A10DB" w:rsidRPr="00A622FD">
        <w:rPr>
          <w:rStyle w:val="Hyperlink"/>
          <w:rFonts w:ascii="Arial" w:hAnsi="Arial" w:cs="Arial"/>
        </w:rPr>
        <w:t>10.1002/ece3.7565</w:t>
      </w:r>
      <w:r w:rsidR="005A10DB">
        <w:rPr>
          <w:rPrChange w:id="629" w:author="Authors" w:date="2026-06-09T23:51:00Z" w16du:dateUtc="2026-06-09T21:51:00Z">
            <w:rPr>
              <w:rFonts w:ascii="Arial" w:hAnsi="Arial"/>
            </w:rPr>
          </w:rPrChange>
        </w:rPr>
        <w:fldChar w:fldCharType="end"/>
      </w:r>
      <w:r w:rsidRPr="00A622FD">
        <w:rPr>
          <w:rFonts w:ascii="Arial" w:hAnsi="Arial" w:cs="Arial"/>
        </w:rPr>
        <w:t>)</w:t>
      </w:r>
    </w:p>
    <w:p w14:paraId="3E39D583" w14:textId="595F32A4" w:rsidR="005A10DB" w:rsidRPr="00A622FD" w:rsidRDefault="00000000">
      <w:pPr>
        <w:pStyle w:val="Bibliography"/>
        <w:rPr>
          <w:rFonts w:ascii="Arial" w:hAnsi="Arial" w:cs="Arial"/>
        </w:rPr>
      </w:pPr>
      <w:bookmarkStart w:id="630" w:name="ref-yang2024"/>
      <w:bookmarkEnd w:id="623"/>
      <w:r w:rsidRPr="00A622FD">
        <w:rPr>
          <w:rFonts w:ascii="Arial" w:hAnsi="Arial" w:cs="Arial"/>
        </w:rPr>
        <w:t xml:space="preserve">76. </w:t>
      </w:r>
      <w:del w:id="631" w:author="Authors" w:date="2026-06-09T23:51:00Z" w16du:dateUtc="2026-06-09T21:51:00Z">
        <w:r w:rsidRPr="00E5133E">
          <w:rPr>
            <w:rFonts w:ascii="Arial" w:hAnsi="Arial"/>
          </w:rPr>
          <w:tab/>
        </w:r>
      </w:del>
      <w:r w:rsidRPr="00A622FD">
        <w:rPr>
          <w:rFonts w:ascii="Arial" w:hAnsi="Arial" w:cs="Arial"/>
        </w:rPr>
        <w:t>Yang Y, Williams C, Senior AM, Morrison K, Ricolfi L, Pan J, Lagisz M, Nakagawa S. 2024 Bivariate multilevel meta-analysis of log response ratio and standardized mean difference for robust and reproducible environmental and biological sciences</w:t>
      </w:r>
      <w:r w:rsidR="00A622FD">
        <w:rPr>
          <w:rFonts w:ascii="Arial" w:hAnsi="Arial" w:cs="Arial"/>
        </w:rPr>
        <w:t>.</w:t>
      </w:r>
      <w:r w:rsidRPr="00A622FD">
        <w:rPr>
          <w:rFonts w:ascii="Arial" w:hAnsi="Arial" w:cs="Arial"/>
        </w:rPr>
        <w:t xml:space="preserve"> </w:t>
      </w:r>
      <w:ins w:id="632" w:author="Authors" w:date="2026-06-09T23:51:00Z" w16du:dateUtc="2026-06-09T21:51:00Z">
        <w:r w:rsidR="00A622FD" w:rsidRPr="00A622FD">
          <w:rPr>
            <w:rFonts w:ascii="Arial" w:hAnsi="Arial" w:cs="Arial"/>
            <w:i/>
            <w:iCs/>
            <w:lang w:val="en-DE"/>
          </w:rPr>
          <w:t>bioRxiv</w:t>
        </w:r>
        <w:r w:rsidR="00A622FD">
          <w:rPr>
            <w:rFonts w:ascii="Arial" w:hAnsi="Arial" w:cs="Arial"/>
            <w:lang w:val="en-DE"/>
          </w:rPr>
          <w:t>, Preprint.</w:t>
        </w:r>
        <w:r w:rsidR="00A622FD" w:rsidRPr="009D1929">
          <w:rPr>
            <w:rFonts w:ascii="Arial" w:hAnsi="Arial" w:cs="Arial"/>
          </w:rPr>
          <w:t xml:space="preserve"> </w:t>
        </w:r>
      </w:ins>
      <w:r w:rsidRPr="00A622FD">
        <w:rPr>
          <w:rFonts w:ascii="Arial" w:hAnsi="Arial" w:cs="Arial"/>
        </w:rPr>
        <w:t>(doi:</w:t>
      </w:r>
      <w:r w:rsidR="005A10DB">
        <w:rPr>
          <w:rPrChange w:id="633" w:author="Authors" w:date="2026-06-09T23:51:00Z" w16du:dateUtc="2026-06-09T21:51:00Z">
            <w:rPr>
              <w:rFonts w:ascii="Arial" w:hAnsi="Arial"/>
            </w:rPr>
          </w:rPrChange>
        </w:rPr>
        <w:fldChar w:fldCharType="begin"/>
      </w:r>
      <w:r w:rsidR="005A10DB">
        <w:rPr>
          <w:rPrChange w:id="634" w:author="Authors" w:date="2026-06-09T23:51:00Z" w16du:dateUtc="2026-06-09T21:51:00Z">
            <w:rPr>
              <w:rFonts w:ascii="Arial" w:hAnsi="Arial"/>
            </w:rPr>
          </w:rPrChange>
        </w:rPr>
        <w:instrText>HYPERLINK "https://doi.org/10.1101/2024.05.13.594019" \h</w:instrText>
      </w:r>
      <w:r w:rsidR="005A10DB">
        <w:rPr>
          <w:rPrChange w:id="635" w:author="Authors" w:date="2026-06-09T23:51:00Z" w16du:dateUtc="2026-06-09T21:51:00Z">
            <w:rPr>
              <w:rFonts w:ascii="Arial" w:hAnsi="Arial"/>
            </w:rPr>
          </w:rPrChange>
        </w:rPr>
      </w:r>
      <w:r w:rsidR="005A10DB">
        <w:rPr>
          <w:rPrChange w:id="636" w:author="Authors" w:date="2026-06-09T23:51:00Z" w16du:dateUtc="2026-06-09T21:51:00Z">
            <w:rPr>
              <w:rFonts w:ascii="Arial" w:hAnsi="Arial"/>
            </w:rPr>
          </w:rPrChange>
        </w:rPr>
        <w:fldChar w:fldCharType="separate"/>
      </w:r>
      <w:r w:rsidR="005A10DB" w:rsidRPr="00A622FD">
        <w:rPr>
          <w:rStyle w:val="Hyperlink"/>
          <w:rFonts w:ascii="Arial" w:hAnsi="Arial" w:cs="Arial"/>
        </w:rPr>
        <w:t>10.1101/2024.05.13.594019</w:t>
      </w:r>
      <w:r w:rsidR="005A10DB">
        <w:rPr>
          <w:rPrChange w:id="637" w:author="Authors" w:date="2026-06-09T23:51:00Z" w16du:dateUtc="2026-06-09T21:51:00Z">
            <w:rPr>
              <w:rFonts w:ascii="Arial" w:hAnsi="Arial"/>
            </w:rPr>
          </w:rPrChange>
        </w:rPr>
        <w:fldChar w:fldCharType="end"/>
      </w:r>
      <w:r w:rsidRPr="00A622FD">
        <w:rPr>
          <w:rFonts w:ascii="Arial" w:hAnsi="Arial" w:cs="Arial"/>
        </w:rPr>
        <w:t>)</w:t>
      </w:r>
    </w:p>
    <w:p w14:paraId="4BC0CBCB" w14:textId="1BB0A326" w:rsidR="005A10DB" w:rsidRPr="00A622FD" w:rsidRDefault="00000000">
      <w:pPr>
        <w:pStyle w:val="Bibliography"/>
        <w:rPr>
          <w:ins w:id="638" w:author="Authors" w:date="2026-06-09T23:51:00Z" w16du:dateUtc="2026-06-09T21:51:00Z"/>
          <w:rFonts w:ascii="Arial" w:hAnsi="Arial" w:cs="Arial"/>
        </w:rPr>
      </w:pPr>
      <w:bookmarkStart w:id="639" w:name="ref-inthout2015"/>
      <w:bookmarkEnd w:id="630"/>
      <w:r w:rsidRPr="00A622FD">
        <w:rPr>
          <w:rFonts w:ascii="Arial" w:hAnsi="Arial" w:cs="Arial"/>
        </w:rPr>
        <w:t xml:space="preserve">77. </w:t>
      </w:r>
      <w:del w:id="640" w:author="Authors" w:date="2026-06-09T23:51:00Z" w16du:dateUtc="2026-06-09T21:51:00Z">
        <w:r w:rsidRPr="00E5133E">
          <w:rPr>
            <w:rFonts w:ascii="Arial" w:hAnsi="Arial"/>
          </w:rPr>
          <w:tab/>
        </w:r>
      </w:del>
      <w:proofErr w:type="spellStart"/>
      <w:r w:rsidRPr="00A622FD">
        <w:rPr>
          <w:rFonts w:ascii="Arial" w:hAnsi="Arial" w:cs="Arial"/>
        </w:rPr>
        <w:t>IntHout</w:t>
      </w:r>
      <w:proofErr w:type="spellEnd"/>
      <w:r w:rsidRPr="00A622FD">
        <w:rPr>
          <w:rFonts w:ascii="Arial" w:hAnsi="Arial" w:cs="Arial"/>
        </w:rPr>
        <w:t xml:space="preserve"> J, Ioannidis JPA, Borm GF, Goeman JJ. 2015 Small studies are more heterogeneous than large ones: A meta-meta-analysis. </w:t>
      </w:r>
      <w:r w:rsidRPr="00A622FD">
        <w:rPr>
          <w:rFonts w:ascii="Arial" w:hAnsi="Arial" w:cs="Arial"/>
          <w:i/>
          <w:iCs/>
        </w:rPr>
        <w:t>Journal of Clinical Epidemiology</w:t>
      </w:r>
      <w:r w:rsidRPr="00A622FD">
        <w:rPr>
          <w:rFonts w:ascii="Arial" w:hAnsi="Arial" w:cs="Arial"/>
        </w:rPr>
        <w:t xml:space="preserve"> </w:t>
      </w:r>
      <w:r w:rsidRPr="00A622FD">
        <w:rPr>
          <w:rFonts w:ascii="Arial" w:hAnsi="Arial" w:cs="Arial"/>
          <w:b/>
          <w:bCs/>
        </w:rPr>
        <w:t>68</w:t>
      </w:r>
      <w:r w:rsidRPr="00A622FD">
        <w:rPr>
          <w:rFonts w:ascii="Arial" w:hAnsi="Arial" w:cs="Arial"/>
        </w:rPr>
        <w:t>, 860–869. (doi:</w:t>
      </w:r>
      <w:r w:rsidR="005A10DB">
        <w:rPr>
          <w:rPrChange w:id="641" w:author="Authors" w:date="2026-06-09T23:51:00Z" w16du:dateUtc="2026-06-09T21:51:00Z">
            <w:rPr>
              <w:rFonts w:ascii="Arial" w:hAnsi="Arial"/>
            </w:rPr>
          </w:rPrChange>
        </w:rPr>
        <w:fldChar w:fldCharType="begin"/>
      </w:r>
      <w:r w:rsidR="005A10DB">
        <w:rPr>
          <w:rPrChange w:id="642" w:author="Authors" w:date="2026-06-09T23:51:00Z" w16du:dateUtc="2026-06-09T21:51:00Z">
            <w:rPr>
              <w:rFonts w:ascii="Arial" w:hAnsi="Arial"/>
            </w:rPr>
          </w:rPrChange>
        </w:rPr>
        <w:instrText>HYPERLINK "https://doi.org/10.1016/j.jclinepi.2015.03.017" \h</w:instrText>
      </w:r>
      <w:r w:rsidR="005A10DB">
        <w:rPr>
          <w:rPrChange w:id="643" w:author="Authors" w:date="2026-06-09T23:51:00Z" w16du:dateUtc="2026-06-09T21:51:00Z">
            <w:rPr>
              <w:rFonts w:ascii="Arial" w:hAnsi="Arial"/>
            </w:rPr>
          </w:rPrChange>
        </w:rPr>
      </w:r>
      <w:r w:rsidR="005A10DB">
        <w:rPr>
          <w:rPrChange w:id="644" w:author="Authors" w:date="2026-06-09T23:51:00Z" w16du:dateUtc="2026-06-09T21:51:00Z">
            <w:rPr>
              <w:rFonts w:ascii="Arial" w:hAnsi="Arial"/>
            </w:rPr>
          </w:rPrChange>
        </w:rPr>
        <w:fldChar w:fldCharType="separate"/>
      </w:r>
      <w:r w:rsidR="005A10DB" w:rsidRPr="00A622FD">
        <w:rPr>
          <w:rStyle w:val="Hyperlink"/>
          <w:rFonts w:ascii="Arial" w:hAnsi="Arial" w:cs="Arial"/>
        </w:rPr>
        <w:t>10.1016/j.jclinepi.2015.03.017</w:t>
      </w:r>
      <w:r w:rsidR="005A10DB">
        <w:rPr>
          <w:rPrChange w:id="645" w:author="Authors" w:date="2026-06-09T23:51:00Z" w16du:dateUtc="2026-06-09T21:51:00Z">
            <w:rPr>
              <w:rFonts w:ascii="Arial" w:hAnsi="Arial"/>
            </w:rPr>
          </w:rPrChange>
        </w:rPr>
        <w:fldChar w:fldCharType="end"/>
      </w:r>
      <w:r w:rsidRPr="00A622FD">
        <w:rPr>
          <w:rFonts w:ascii="Arial" w:hAnsi="Arial" w:cs="Arial"/>
        </w:rPr>
        <w:t>)</w:t>
      </w:r>
    </w:p>
    <w:p w14:paraId="3E571658" w14:textId="134B6457" w:rsidR="005A10DB" w:rsidRDefault="00000000">
      <w:pPr>
        <w:pStyle w:val="Bibliography"/>
        <w:rPr>
          <w:ins w:id="646" w:author="Authors" w:date="2026-06-09T23:51:00Z" w16du:dateUtc="2026-06-09T21:51:00Z"/>
          <w:rFonts w:ascii="Arial" w:hAnsi="Arial" w:cs="Arial"/>
        </w:rPr>
      </w:pPr>
      <w:bookmarkStart w:id="647" w:name="ref-dimri2026"/>
      <w:bookmarkEnd w:id="639"/>
      <w:ins w:id="648" w:author="Authors" w:date="2026-06-09T23:51:00Z" w16du:dateUtc="2026-06-09T21:51:00Z">
        <w:r w:rsidRPr="00A622FD">
          <w:rPr>
            <w:rFonts w:ascii="Arial" w:hAnsi="Arial" w:cs="Arial"/>
          </w:rPr>
          <w:t xml:space="preserve">78. Dimri S, Rizvi T, Segovia JMG, </w:t>
        </w:r>
        <w:proofErr w:type="spellStart"/>
        <w:r w:rsidRPr="00A622FD">
          <w:rPr>
            <w:rFonts w:ascii="Arial" w:hAnsi="Arial" w:cs="Arial"/>
          </w:rPr>
          <w:t>Ottensmann</w:t>
        </w:r>
        <w:proofErr w:type="spellEnd"/>
        <w:r w:rsidRPr="00A622FD">
          <w:rPr>
            <w:rFonts w:ascii="Arial" w:hAnsi="Arial" w:cs="Arial"/>
          </w:rPr>
          <w:t xml:space="preserve"> M, Sánchez-</w:t>
        </w:r>
        <w:proofErr w:type="spellStart"/>
        <w:r w:rsidRPr="00A622FD">
          <w:rPr>
            <w:rFonts w:ascii="Arial" w:hAnsi="Arial" w:cs="Arial"/>
          </w:rPr>
          <w:t>Tójar</w:t>
        </w:r>
        <w:proofErr w:type="spellEnd"/>
        <w:r w:rsidRPr="00A622FD">
          <w:rPr>
            <w:rFonts w:ascii="Arial" w:hAnsi="Arial" w:cs="Arial"/>
          </w:rPr>
          <w:t xml:space="preserve"> A. 2026 Data and code for "why do birds use green nest material? A systematic review and meta-analysis of experiments".</w:t>
        </w:r>
        <w:r w:rsidR="00A622FD">
          <w:rPr>
            <w:rFonts w:ascii="Arial" w:hAnsi="Arial" w:cs="Arial"/>
          </w:rPr>
          <w:t xml:space="preserve"> </w:t>
        </w:r>
        <w:proofErr w:type="spellStart"/>
        <w:r w:rsidR="00A622FD">
          <w:rPr>
            <w:rFonts w:ascii="Arial" w:hAnsi="Arial" w:cs="Arial"/>
          </w:rPr>
          <w:t>Zenodo</w:t>
        </w:r>
        <w:proofErr w:type="spellEnd"/>
        <w:r w:rsidR="00A622FD">
          <w:rPr>
            <w:rFonts w:ascii="Arial" w:hAnsi="Arial" w:cs="Arial"/>
          </w:rPr>
          <w:t>, Repository.</w:t>
        </w:r>
        <w:r w:rsidRPr="00A622FD">
          <w:rPr>
            <w:rFonts w:ascii="Arial" w:hAnsi="Arial" w:cs="Arial"/>
          </w:rPr>
          <w:t xml:space="preserve"> (doi:</w:t>
        </w:r>
        <w:r w:rsidR="005A10DB">
          <w:fldChar w:fldCharType="begin"/>
        </w:r>
        <w:r w:rsidR="005A10DB">
          <w:instrText>HYPERLINK "https://doi.org/10.5281/zenodo.20612105" \h</w:instrText>
        </w:r>
        <w:r w:rsidR="005A10DB">
          <w:fldChar w:fldCharType="separate"/>
        </w:r>
        <w:r w:rsidR="005A10DB" w:rsidRPr="00A622FD">
          <w:rPr>
            <w:rStyle w:val="Hyperlink"/>
            <w:rFonts w:ascii="Arial" w:hAnsi="Arial" w:cs="Arial"/>
          </w:rPr>
          <w:t>10.5281/zenodo.20612105</w:t>
        </w:r>
        <w:r w:rsidR="005A10DB">
          <w:fldChar w:fldCharType="end"/>
        </w:r>
        <w:r w:rsidRPr="00A622FD">
          <w:rPr>
            <w:rFonts w:ascii="Arial" w:hAnsi="Arial" w:cs="Arial"/>
          </w:rPr>
          <w:t>)</w:t>
        </w:r>
      </w:ins>
    </w:p>
    <w:p w14:paraId="16079228" w14:textId="77777777" w:rsidR="00840361" w:rsidRDefault="00840361">
      <w:pPr>
        <w:pStyle w:val="Bibliography"/>
        <w:rPr>
          <w:ins w:id="649" w:author="Authors" w:date="2026-06-09T23:51:00Z" w16du:dateUtc="2026-06-09T21:51:00Z"/>
          <w:rFonts w:ascii="Arial" w:hAnsi="Arial" w:cs="Arial"/>
        </w:rPr>
      </w:pPr>
    </w:p>
    <w:p w14:paraId="7B2B82C8" w14:textId="77777777" w:rsidR="00840361" w:rsidRPr="00272DE5" w:rsidRDefault="00840361" w:rsidP="00840361">
      <w:pPr>
        <w:pStyle w:val="Bibliography"/>
        <w:rPr>
          <w:ins w:id="650" w:author="Authors" w:date="2026-06-09T23:51:00Z" w16du:dateUtc="2026-06-09T21:51:00Z"/>
          <w:rFonts w:ascii="Arial" w:hAnsi="Arial" w:cs="Arial"/>
        </w:rPr>
      </w:pPr>
      <w:ins w:id="651" w:author="Authors" w:date="2026-06-09T23:51:00Z" w16du:dateUtc="2026-06-09T21:51:00Z">
        <w:r w:rsidRPr="00272DE5">
          <w:rPr>
            <w:rFonts w:ascii="Arial" w:hAnsi="Arial" w:cs="Arial"/>
          </w:rPr>
          <w:t>Table 1: Results from multilevel meta-regressions testing how several factors moderate the effect of green nest material on fitness estimates across birds. Columns show model estimates, p-values (P-</w:t>
        </w:r>
        <w:proofErr w:type="spellStart"/>
        <w:r w:rsidRPr="00272DE5">
          <w:rPr>
            <w:rFonts w:ascii="Arial" w:hAnsi="Arial" w:cs="Arial"/>
          </w:rPr>
          <w:t>val</w:t>
        </w:r>
        <w:proofErr w:type="spellEnd"/>
        <w:r w:rsidRPr="00272DE5">
          <w:rPr>
            <w:rFonts w:ascii="Arial" w:hAnsi="Arial" w:cs="Arial"/>
          </w:rPr>
          <w:t>), 95% confidence intervals (CI), 95% prediction intervals (PI), number of effect sizes (k), and number of studies (n) for both effect size metrics: log response ratio (</w:t>
        </w:r>
        <w:proofErr w:type="spellStart"/>
        <w:r w:rsidRPr="00272DE5">
          <w:rPr>
            <w:rFonts w:ascii="Arial" w:hAnsi="Arial" w:cs="Arial"/>
          </w:rPr>
          <w:t>lnRR</w:t>
        </w:r>
        <w:proofErr w:type="spellEnd"/>
        <w:r w:rsidRPr="00272DE5">
          <w:rPr>
            <w:rFonts w:ascii="Arial" w:hAnsi="Arial" w:cs="Arial"/>
          </w:rPr>
          <w:t>) and standardized mean difference (SMD(H)). Statistically significant results (p-values &lt; 0.05) are shown in bold.</w:t>
        </w:r>
      </w:ins>
    </w:p>
    <w:p w14:paraId="0D7ED969" w14:textId="77777777" w:rsidR="006F039F" w:rsidRDefault="006F039F">
      <w:pPr>
        <w:pStyle w:val="Bibliography"/>
        <w:rPr>
          <w:ins w:id="652" w:author="Authors" w:date="2026-06-09T23:51:00Z" w16du:dateUtc="2026-06-09T21:51:00Z"/>
          <w:rFonts w:ascii="Arial" w:hAnsi="Arial" w:cs="Arial"/>
        </w:rPr>
      </w:pPr>
    </w:p>
    <w:tbl>
      <w:tblPr>
        <w:tblStyle w:val="Table"/>
        <w:tblW w:w="0" w:type="auto"/>
        <w:jc w:val="center"/>
        <w:tblCellMar>
          <w:left w:w="60" w:type="dxa"/>
          <w:right w:w="60" w:type="dxa"/>
        </w:tblCellMar>
        <w:tblLook w:val="0000" w:firstRow="0" w:lastRow="0" w:firstColumn="0" w:lastColumn="0" w:noHBand="0" w:noVBand="0"/>
      </w:tblPr>
      <w:tblGrid>
        <w:gridCol w:w="1902"/>
        <w:gridCol w:w="743"/>
        <w:gridCol w:w="614"/>
        <w:gridCol w:w="887"/>
        <w:gridCol w:w="860"/>
        <w:gridCol w:w="387"/>
        <w:gridCol w:w="298"/>
        <w:gridCol w:w="743"/>
        <w:gridCol w:w="521"/>
        <w:gridCol w:w="860"/>
        <w:gridCol w:w="860"/>
        <w:gridCol w:w="387"/>
        <w:gridCol w:w="298"/>
      </w:tblGrid>
      <w:tr w:rsidR="00840361" w:rsidRPr="00840361" w14:paraId="1D8BB790" w14:textId="77777777" w:rsidTr="00A86EEF">
        <w:trPr>
          <w:cantSplit/>
          <w:tblHeader/>
          <w:jc w:val="center"/>
          <w:ins w:id="653" w:author="Authors" w:date="2026-06-09T23:51:00Z" w16du:dateUtc="2026-06-09T21:51:00Z"/>
        </w:trPr>
        <w:tc>
          <w:tcPr>
            <w:tcW w:w="0" w:type="auto"/>
            <w:tcBorders>
              <w:top w:val="single" w:sz="16" w:space="0" w:color="D3D3D3"/>
              <w:left w:val="single" w:sz="0" w:space="0" w:color="D3D3D3"/>
            </w:tcBorders>
          </w:tcPr>
          <w:p w14:paraId="28E2E9D1" w14:textId="77777777" w:rsidR="00840361" w:rsidRPr="00840361" w:rsidRDefault="00840361" w:rsidP="00A86EEF">
            <w:pPr>
              <w:keepNext/>
              <w:spacing w:after="60"/>
              <w:rPr>
                <w:ins w:id="654" w:author="Authors" w:date="2026-06-09T23:51:00Z" w16du:dateUtc="2026-06-09T21:51:00Z"/>
                <w:rFonts w:ascii="Arial" w:hAnsi="Arial" w:cs="Arial"/>
                <w:sz w:val="16"/>
                <w:szCs w:val="16"/>
              </w:rPr>
            </w:pPr>
          </w:p>
        </w:tc>
        <w:tc>
          <w:tcPr>
            <w:tcW w:w="0" w:type="auto"/>
            <w:gridSpan w:val="6"/>
            <w:tcBorders>
              <w:top w:val="single" w:sz="16" w:space="0" w:color="D3D3D3"/>
              <w:bottom w:val="single" w:sz="16" w:space="0" w:color="D3D3D3"/>
            </w:tcBorders>
          </w:tcPr>
          <w:p w14:paraId="2430D197" w14:textId="77777777" w:rsidR="00840361" w:rsidRPr="00840361" w:rsidRDefault="00840361" w:rsidP="00A86EEF">
            <w:pPr>
              <w:keepNext/>
              <w:spacing w:after="60"/>
              <w:jc w:val="center"/>
              <w:rPr>
                <w:ins w:id="655" w:author="Authors" w:date="2026-06-09T23:51:00Z" w16du:dateUtc="2026-06-09T21:51:00Z"/>
                <w:rFonts w:ascii="Arial" w:hAnsi="Arial" w:cs="Arial"/>
                <w:sz w:val="16"/>
                <w:szCs w:val="16"/>
              </w:rPr>
            </w:pPr>
            <w:proofErr w:type="spellStart"/>
            <w:ins w:id="656" w:author="Authors" w:date="2026-06-09T23:51:00Z" w16du:dateUtc="2026-06-09T21:51:00Z">
              <w:r w:rsidRPr="00840361">
                <w:rPr>
                  <w:rFonts w:ascii="Arial" w:hAnsi="Arial" w:cs="Arial"/>
                  <w:sz w:val="16"/>
                  <w:szCs w:val="16"/>
                </w:rPr>
                <w:t>lnRR</w:t>
              </w:r>
              <w:proofErr w:type="spellEnd"/>
            </w:ins>
          </w:p>
        </w:tc>
        <w:tc>
          <w:tcPr>
            <w:tcW w:w="0" w:type="auto"/>
            <w:gridSpan w:val="6"/>
            <w:tcBorders>
              <w:top w:val="single" w:sz="16" w:space="0" w:color="D3D3D3"/>
              <w:bottom w:val="single" w:sz="16" w:space="0" w:color="D3D3D3"/>
              <w:right w:val="single" w:sz="0" w:space="0" w:color="D3D3D3"/>
            </w:tcBorders>
          </w:tcPr>
          <w:p w14:paraId="7FE55F73" w14:textId="77777777" w:rsidR="00840361" w:rsidRPr="00840361" w:rsidRDefault="00840361" w:rsidP="00A86EEF">
            <w:pPr>
              <w:keepNext/>
              <w:spacing w:after="60"/>
              <w:jc w:val="center"/>
              <w:rPr>
                <w:ins w:id="657" w:author="Authors" w:date="2026-06-09T23:51:00Z" w16du:dateUtc="2026-06-09T21:51:00Z"/>
                <w:rFonts w:ascii="Arial" w:hAnsi="Arial" w:cs="Arial"/>
                <w:sz w:val="16"/>
                <w:szCs w:val="16"/>
              </w:rPr>
            </w:pPr>
            <w:ins w:id="658" w:author="Authors" w:date="2026-06-09T23:51:00Z" w16du:dateUtc="2026-06-09T21:51:00Z">
              <w:r w:rsidRPr="00840361">
                <w:rPr>
                  <w:rFonts w:ascii="Arial" w:hAnsi="Arial" w:cs="Arial"/>
                  <w:sz w:val="16"/>
                  <w:szCs w:val="16"/>
                </w:rPr>
                <w:t>SMDH</w:t>
              </w:r>
            </w:ins>
          </w:p>
        </w:tc>
      </w:tr>
      <w:tr w:rsidR="00840361" w:rsidRPr="00840361" w14:paraId="3117A9FB" w14:textId="77777777" w:rsidTr="00A86EEF">
        <w:trPr>
          <w:cantSplit/>
          <w:tblHeader/>
          <w:jc w:val="center"/>
          <w:ins w:id="659" w:author="Authors" w:date="2026-06-09T23:51:00Z" w16du:dateUtc="2026-06-09T21:51:00Z"/>
        </w:trPr>
        <w:tc>
          <w:tcPr>
            <w:tcW w:w="0" w:type="auto"/>
            <w:tcBorders>
              <w:left w:val="single" w:sz="0" w:space="0" w:color="D3D3D3"/>
              <w:bottom w:val="single" w:sz="16" w:space="0" w:color="D3D3D3"/>
            </w:tcBorders>
          </w:tcPr>
          <w:p w14:paraId="140DE1A9" w14:textId="77777777" w:rsidR="00840361" w:rsidRPr="00840361" w:rsidRDefault="00840361" w:rsidP="00A86EEF">
            <w:pPr>
              <w:keepNext/>
              <w:spacing w:after="60"/>
              <w:rPr>
                <w:ins w:id="660" w:author="Authors" w:date="2026-06-09T23:51:00Z" w16du:dateUtc="2026-06-09T21:51:00Z"/>
                <w:rFonts w:ascii="Arial" w:hAnsi="Arial" w:cs="Arial"/>
                <w:sz w:val="16"/>
                <w:szCs w:val="16"/>
              </w:rPr>
            </w:pPr>
            <w:ins w:id="661" w:author="Authors" w:date="2026-06-09T23:51:00Z" w16du:dateUtc="2026-06-09T21:51:00Z">
              <w:r w:rsidRPr="00840361">
                <w:rPr>
                  <w:rFonts w:ascii="Arial" w:hAnsi="Arial" w:cs="Arial"/>
                  <w:sz w:val="16"/>
                  <w:szCs w:val="16"/>
                </w:rPr>
                <w:t>Level</w:t>
              </w:r>
            </w:ins>
          </w:p>
        </w:tc>
        <w:tc>
          <w:tcPr>
            <w:tcW w:w="0" w:type="auto"/>
            <w:tcBorders>
              <w:bottom w:val="single" w:sz="16" w:space="0" w:color="D3D3D3"/>
            </w:tcBorders>
          </w:tcPr>
          <w:p w14:paraId="7396DBC5" w14:textId="77777777" w:rsidR="00840361" w:rsidRPr="00840361" w:rsidRDefault="00840361" w:rsidP="00A86EEF">
            <w:pPr>
              <w:keepNext/>
              <w:spacing w:after="60"/>
              <w:jc w:val="center"/>
              <w:rPr>
                <w:ins w:id="662" w:author="Authors" w:date="2026-06-09T23:51:00Z" w16du:dateUtc="2026-06-09T21:51:00Z"/>
                <w:rFonts w:ascii="Arial" w:hAnsi="Arial" w:cs="Arial"/>
                <w:sz w:val="16"/>
                <w:szCs w:val="16"/>
              </w:rPr>
            </w:pPr>
            <w:ins w:id="663" w:author="Authors" w:date="2026-06-09T23:51:00Z" w16du:dateUtc="2026-06-09T21:51:00Z">
              <w:r w:rsidRPr="00840361">
                <w:rPr>
                  <w:rFonts w:ascii="Arial" w:hAnsi="Arial" w:cs="Arial"/>
                  <w:sz w:val="16"/>
                  <w:szCs w:val="16"/>
                </w:rPr>
                <w:t>Estimate</w:t>
              </w:r>
            </w:ins>
          </w:p>
        </w:tc>
        <w:tc>
          <w:tcPr>
            <w:tcW w:w="0" w:type="auto"/>
            <w:tcBorders>
              <w:bottom w:val="single" w:sz="16" w:space="0" w:color="D3D3D3"/>
            </w:tcBorders>
          </w:tcPr>
          <w:p w14:paraId="7D7A0A6D" w14:textId="77777777" w:rsidR="00840361" w:rsidRPr="00840361" w:rsidRDefault="00840361" w:rsidP="00A86EEF">
            <w:pPr>
              <w:keepNext/>
              <w:spacing w:after="60"/>
              <w:rPr>
                <w:ins w:id="664" w:author="Authors" w:date="2026-06-09T23:51:00Z" w16du:dateUtc="2026-06-09T21:51:00Z"/>
                <w:rFonts w:ascii="Arial" w:hAnsi="Arial" w:cs="Arial"/>
                <w:sz w:val="16"/>
                <w:szCs w:val="16"/>
              </w:rPr>
            </w:pPr>
            <w:ins w:id="665" w:author="Authors" w:date="2026-06-09T23:51:00Z" w16du:dateUtc="2026-06-09T21:51:00Z">
              <w:r w:rsidRPr="00840361">
                <w:rPr>
                  <w:rFonts w:ascii="Arial" w:hAnsi="Arial" w:cs="Arial"/>
                  <w:sz w:val="16"/>
                  <w:szCs w:val="16"/>
                </w:rPr>
                <w:t>P-</w:t>
              </w:r>
              <w:proofErr w:type="spellStart"/>
              <w:r w:rsidRPr="00840361">
                <w:rPr>
                  <w:rFonts w:ascii="Arial" w:hAnsi="Arial" w:cs="Arial"/>
                  <w:sz w:val="16"/>
                  <w:szCs w:val="16"/>
                </w:rPr>
                <w:t>val</w:t>
              </w:r>
              <w:proofErr w:type="spellEnd"/>
            </w:ins>
          </w:p>
        </w:tc>
        <w:tc>
          <w:tcPr>
            <w:tcW w:w="0" w:type="auto"/>
            <w:tcBorders>
              <w:bottom w:val="single" w:sz="16" w:space="0" w:color="D3D3D3"/>
            </w:tcBorders>
          </w:tcPr>
          <w:p w14:paraId="4DEEED29" w14:textId="77777777" w:rsidR="00840361" w:rsidRPr="00840361" w:rsidRDefault="00840361" w:rsidP="00A86EEF">
            <w:pPr>
              <w:keepNext/>
              <w:spacing w:after="60"/>
              <w:rPr>
                <w:ins w:id="666" w:author="Authors" w:date="2026-06-09T23:51:00Z" w16du:dateUtc="2026-06-09T21:51:00Z"/>
                <w:rFonts w:ascii="Arial" w:hAnsi="Arial" w:cs="Arial"/>
                <w:sz w:val="16"/>
                <w:szCs w:val="16"/>
              </w:rPr>
            </w:pPr>
            <w:ins w:id="667" w:author="Authors" w:date="2026-06-09T23:51:00Z" w16du:dateUtc="2026-06-09T21:51:00Z">
              <w:r w:rsidRPr="00840361">
                <w:rPr>
                  <w:rFonts w:ascii="Arial" w:hAnsi="Arial" w:cs="Arial"/>
                  <w:sz w:val="16"/>
                  <w:szCs w:val="16"/>
                </w:rPr>
                <w:t>95% CI</w:t>
              </w:r>
            </w:ins>
          </w:p>
        </w:tc>
        <w:tc>
          <w:tcPr>
            <w:tcW w:w="0" w:type="auto"/>
            <w:tcBorders>
              <w:bottom w:val="single" w:sz="16" w:space="0" w:color="D3D3D3"/>
            </w:tcBorders>
          </w:tcPr>
          <w:p w14:paraId="620D1795" w14:textId="77777777" w:rsidR="00840361" w:rsidRPr="00840361" w:rsidRDefault="00840361" w:rsidP="00A86EEF">
            <w:pPr>
              <w:keepNext/>
              <w:spacing w:after="60"/>
              <w:rPr>
                <w:ins w:id="668" w:author="Authors" w:date="2026-06-09T23:51:00Z" w16du:dateUtc="2026-06-09T21:51:00Z"/>
                <w:rFonts w:ascii="Arial" w:hAnsi="Arial" w:cs="Arial"/>
                <w:sz w:val="16"/>
                <w:szCs w:val="16"/>
              </w:rPr>
            </w:pPr>
            <w:ins w:id="669" w:author="Authors" w:date="2026-06-09T23:51:00Z" w16du:dateUtc="2026-06-09T21:51:00Z">
              <w:r w:rsidRPr="00840361">
                <w:rPr>
                  <w:rFonts w:ascii="Arial" w:hAnsi="Arial" w:cs="Arial"/>
                  <w:sz w:val="16"/>
                  <w:szCs w:val="16"/>
                </w:rPr>
                <w:t>95% PI</w:t>
              </w:r>
            </w:ins>
          </w:p>
        </w:tc>
        <w:tc>
          <w:tcPr>
            <w:tcW w:w="0" w:type="auto"/>
            <w:tcBorders>
              <w:bottom w:val="single" w:sz="16" w:space="0" w:color="D3D3D3"/>
            </w:tcBorders>
          </w:tcPr>
          <w:p w14:paraId="2B4E993B" w14:textId="77777777" w:rsidR="00840361" w:rsidRPr="00840361" w:rsidRDefault="00840361" w:rsidP="00A86EEF">
            <w:pPr>
              <w:keepNext/>
              <w:spacing w:after="60"/>
              <w:jc w:val="right"/>
              <w:rPr>
                <w:ins w:id="670" w:author="Authors" w:date="2026-06-09T23:51:00Z" w16du:dateUtc="2026-06-09T21:51:00Z"/>
                <w:rFonts w:ascii="Arial" w:hAnsi="Arial" w:cs="Arial"/>
                <w:sz w:val="16"/>
                <w:szCs w:val="16"/>
              </w:rPr>
            </w:pPr>
            <w:ins w:id="671" w:author="Authors" w:date="2026-06-09T23:51:00Z" w16du:dateUtc="2026-06-09T21:51:00Z">
              <w:r w:rsidRPr="00840361">
                <w:rPr>
                  <w:rFonts w:ascii="Arial" w:hAnsi="Arial" w:cs="Arial"/>
                  <w:sz w:val="16"/>
                  <w:szCs w:val="16"/>
                </w:rPr>
                <w:t>k</w:t>
              </w:r>
            </w:ins>
          </w:p>
        </w:tc>
        <w:tc>
          <w:tcPr>
            <w:tcW w:w="0" w:type="auto"/>
            <w:tcBorders>
              <w:bottom w:val="single" w:sz="16" w:space="0" w:color="D3D3D3"/>
            </w:tcBorders>
          </w:tcPr>
          <w:p w14:paraId="015927B5" w14:textId="77777777" w:rsidR="00840361" w:rsidRPr="00840361" w:rsidRDefault="00840361" w:rsidP="00A86EEF">
            <w:pPr>
              <w:keepNext/>
              <w:spacing w:after="60"/>
              <w:jc w:val="right"/>
              <w:rPr>
                <w:ins w:id="672" w:author="Authors" w:date="2026-06-09T23:51:00Z" w16du:dateUtc="2026-06-09T21:51:00Z"/>
                <w:rFonts w:ascii="Arial" w:hAnsi="Arial" w:cs="Arial"/>
                <w:sz w:val="16"/>
                <w:szCs w:val="16"/>
              </w:rPr>
            </w:pPr>
            <w:ins w:id="673" w:author="Authors" w:date="2026-06-09T23:51:00Z" w16du:dateUtc="2026-06-09T21:51:00Z">
              <w:r w:rsidRPr="00840361">
                <w:rPr>
                  <w:rFonts w:ascii="Arial" w:hAnsi="Arial" w:cs="Arial"/>
                  <w:sz w:val="16"/>
                  <w:szCs w:val="16"/>
                </w:rPr>
                <w:t>n</w:t>
              </w:r>
            </w:ins>
          </w:p>
        </w:tc>
        <w:tc>
          <w:tcPr>
            <w:tcW w:w="0" w:type="auto"/>
            <w:tcBorders>
              <w:bottom w:val="single" w:sz="16" w:space="0" w:color="D3D3D3"/>
            </w:tcBorders>
          </w:tcPr>
          <w:p w14:paraId="5454F1DE" w14:textId="77777777" w:rsidR="00840361" w:rsidRPr="00840361" w:rsidRDefault="00840361" w:rsidP="00A86EEF">
            <w:pPr>
              <w:keepNext/>
              <w:spacing w:after="60"/>
              <w:jc w:val="center"/>
              <w:rPr>
                <w:ins w:id="674" w:author="Authors" w:date="2026-06-09T23:51:00Z" w16du:dateUtc="2026-06-09T21:51:00Z"/>
                <w:rFonts w:ascii="Arial" w:hAnsi="Arial" w:cs="Arial"/>
                <w:sz w:val="16"/>
                <w:szCs w:val="16"/>
              </w:rPr>
            </w:pPr>
            <w:ins w:id="675" w:author="Authors" w:date="2026-06-09T23:51:00Z" w16du:dateUtc="2026-06-09T21:51:00Z">
              <w:r w:rsidRPr="00840361">
                <w:rPr>
                  <w:rFonts w:ascii="Arial" w:hAnsi="Arial" w:cs="Arial"/>
                  <w:sz w:val="16"/>
                  <w:szCs w:val="16"/>
                </w:rPr>
                <w:t>Estimate</w:t>
              </w:r>
            </w:ins>
          </w:p>
        </w:tc>
        <w:tc>
          <w:tcPr>
            <w:tcW w:w="0" w:type="auto"/>
            <w:tcBorders>
              <w:bottom w:val="single" w:sz="16" w:space="0" w:color="D3D3D3"/>
            </w:tcBorders>
          </w:tcPr>
          <w:p w14:paraId="59CFA472" w14:textId="77777777" w:rsidR="00840361" w:rsidRPr="00840361" w:rsidRDefault="00840361" w:rsidP="00A86EEF">
            <w:pPr>
              <w:keepNext/>
              <w:spacing w:after="60"/>
              <w:jc w:val="right"/>
              <w:rPr>
                <w:ins w:id="676" w:author="Authors" w:date="2026-06-09T23:51:00Z" w16du:dateUtc="2026-06-09T21:51:00Z"/>
                <w:rFonts w:ascii="Arial" w:hAnsi="Arial" w:cs="Arial"/>
                <w:sz w:val="16"/>
                <w:szCs w:val="16"/>
              </w:rPr>
            </w:pPr>
            <w:ins w:id="677" w:author="Authors" w:date="2026-06-09T23:51:00Z" w16du:dateUtc="2026-06-09T21:51:00Z">
              <w:r w:rsidRPr="00840361">
                <w:rPr>
                  <w:rFonts w:ascii="Arial" w:hAnsi="Arial" w:cs="Arial"/>
                  <w:sz w:val="16"/>
                  <w:szCs w:val="16"/>
                </w:rPr>
                <w:t>P-</w:t>
              </w:r>
              <w:proofErr w:type="spellStart"/>
              <w:r w:rsidRPr="00840361">
                <w:rPr>
                  <w:rFonts w:ascii="Arial" w:hAnsi="Arial" w:cs="Arial"/>
                  <w:sz w:val="16"/>
                  <w:szCs w:val="16"/>
                </w:rPr>
                <w:t>val</w:t>
              </w:r>
              <w:proofErr w:type="spellEnd"/>
            </w:ins>
          </w:p>
        </w:tc>
        <w:tc>
          <w:tcPr>
            <w:tcW w:w="0" w:type="auto"/>
            <w:tcBorders>
              <w:bottom w:val="single" w:sz="16" w:space="0" w:color="D3D3D3"/>
            </w:tcBorders>
          </w:tcPr>
          <w:p w14:paraId="0DE483B5" w14:textId="77777777" w:rsidR="00840361" w:rsidRPr="00840361" w:rsidRDefault="00840361" w:rsidP="00A86EEF">
            <w:pPr>
              <w:keepNext/>
              <w:spacing w:after="60"/>
              <w:rPr>
                <w:ins w:id="678" w:author="Authors" w:date="2026-06-09T23:51:00Z" w16du:dateUtc="2026-06-09T21:51:00Z"/>
                <w:rFonts w:ascii="Arial" w:hAnsi="Arial" w:cs="Arial"/>
                <w:sz w:val="16"/>
                <w:szCs w:val="16"/>
              </w:rPr>
            </w:pPr>
            <w:ins w:id="679" w:author="Authors" w:date="2026-06-09T23:51:00Z" w16du:dateUtc="2026-06-09T21:51:00Z">
              <w:r w:rsidRPr="00840361">
                <w:rPr>
                  <w:rFonts w:ascii="Arial" w:hAnsi="Arial" w:cs="Arial"/>
                  <w:sz w:val="16"/>
                  <w:szCs w:val="16"/>
                </w:rPr>
                <w:t>95% CI</w:t>
              </w:r>
            </w:ins>
          </w:p>
        </w:tc>
        <w:tc>
          <w:tcPr>
            <w:tcW w:w="0" w:type="auto"/>
            <w:tcBorders>
              <w:bottom w:val="single" w:sz="16" w:space="0" w:color="D3D3D3"/>
            </w:tcBorders>
          </w:tcPr>
          <w:p w14:paraId="129D6583" w14:textId="77777777" w:rsidR="00840361" w:rsidRPr="00840361" w:rsidRDefault="00840361" w:rsidP="00A86EEF">
            <w:pPr>
              <w:keepNext/>
              <w:spacing w:after="60"/>
              <w:rPr>
                <w:ins w:id="680" w:author="Authors" w:date="2026-06-09T23:51:00Z" w16du:dateUtc="2026-06-09T21:51:00Z"/>
                <w:rFonts w:ascii="Arial" w:hAnsi="Arial" w:cs="Arial"/>
                <w:sz w:val="16"/>
                <w:szCs w:val="16"/>
              </w:rPr>
            </w:pPr>
            <w:ins w:id="681" w:author="Authors" w:date="2026-06-09T23:51:00Z" w16du:dateUtc="2026-06-09T21:51:00Z">
              <w:r w:rsidRPr="00840361">
                <w:rPr>
                  <w:rFonts w:ascii="Arial" w:hAnsi="Arial" w:cs="Arial"/>
                  <w:sz w:val="16"/>
                  <w:szCs w:val="16"/>
                </w:rPr>
                <w:t>95% PI</w:t>
              </w:r>
            </w:ins>
          </w:p>
        </w:tc>
        <w:tc>
          <w:tcPr>
            <w:tcW w:w="0" w:type="auto"/>
            <w:tcBorders>
              <w:bottom w:val="single" w:sz="16" w:space="0" w:color="D3D3D3"/>
            </w:tcBorders>
          </w:tcPr>
          <w:p w14:paraId="3B4C1341" w14:textId="77777777" w:rsidR="00840361" w:rsidRPr="00840361" w:rsidRDefault="00840361" w:rsidP="00A86EEF">
            <w:pPr>
              <w:keepNext/>
              <w:spacing w:after="60"/>
              <w:jc w:val="right"/>
              <w:rPr>
                <w:ins w:id="682" w:author="Authors" w:date="2026-06-09T23:51:00Z" w16du:dateUtc="2026-06-09T21:51:00Z"/>
                <w:rFonts w:ascii="Arial" w:hAnsi="Arial" w:cs="Arial"/>
                <w:sz w:val="16"/>
                <w:szCs w:val="16"/>
              </w:rPr>
            </w:pPr>
            <w:ins w:id="683" w:author="Authors" w:date="2026-06-09T23:51:00Z" w16du:dateUtc="2026-06-09T21:51:00Z">
              <w:r w:rsidRPr="00840361">
                <w:rPr>
                  <w:rFonts w:ascii="Arial" w:hAnsi="Arial" w:cs="Arial"/>
                  <w:sz w:val="16"/>
                  <w:szCs w:val="16"/>
                </w:rPr>
                <w:t>k</w:t>
              </w:r>
            </w:ins>
          </w:p>
        </w:tc>
        <w:tc>
          <w:tcPr>
            <w:tcW w:w="0" w:type="auto"/>
            <w:tcBorders>
              <w:bottom w:val="single" w:sz="16" w:space="0" w:color="D3D3D3"/>
              <w:right w:val="single" w:sz="0" w:space="0" w:color="D3D3D3"/>
            </w:tcBorders>
          </w:tcPr>
          <w:p w14:paraId="708B7515" w14:textId="77777777" w:rsidR="00840361" w:rsidRPr="00840361" w:rsidRDefault="00840361" w:rsidP="00A86EEF">
            <w:pPr>
              <w:keepNext/>
              <w:spacing w:after="60"/>
              <w:jc w:val="right"/>
              <w:rPr>
                <w:ins w:id="684" w:author="Authors" w:date="2026-06-09T23:51:00Z" w16du:dateUtc="2026-06-09T21:51:00Z"/>
                <w:rFonts w:ascii="Arial" w:hAnsi="Arial" w:cs="Arial"/>
                <w:sz w:val="16"/>
                <w:szCs w:val="16"/>
              </w:rPr>
            </w:pPr>
            <w:ins w:id="685" w:author="Authors" w:date="2026-06-09T23:51:00Z" w16du:dateUtc="2026-06-09T21:51:00Z">
              <w:r w:rsidRPr="00840361">
                <w:rPr>
                  <w:rFonts w:ascii="Arial" w:hAnsi="Arial" w:cs="Arial"/>
                  <w:sz w:val="16"/>
                  <w:szCs w:val="16"/>
                </w:rPr>
                <w:t>n</w:t>
              </w:r>
            </w:ins>
          </w:p>
        </w:tc>
      </w:tr>
      <w:tr w:rsidR="00840361" w:rsidRPr="00840361" w14:paraId="110D0A65" w14:textId="77777777" w:rsidTr="00A86EEF">
        <w:trPr>
          <w:cantSplit/>
          <w:jc w:val="center"/>
          <w:ins w:id="686" w:author="Authors" w:date="2026-06-09T23:51:00Z" w16du:dateUtc="2026-06-09T21:51:00Z"/>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73E0C5B1" w14:textId="77777777" w:rsidR="00840361" w:rsidRPr="00840361" w:rsidRDefault="00840361" w:rsidP="00A86EEF">
            <w:pPr>
              <w:keepNext/>
              <w:spacing w:after="60"/>
              <w:rPr>
                <w:ins w:id="687" w:author="Authors" w:date="2026-06-09T23:51:00Z" w16du:dateUtc="2026-06-09T21:51:00Z"/>
                <w:rFonts w:ascii="Arial" w:hAnsi="Arial" w:cs="Arial"/>
                <w:sz w:val="16"/>
                <w:szCs w:val="16"/>
              </w:rPr>
            </w:pPr>
            <w:ins w:id="688" w:author="Authors" w:date="2026-06-09T23:51:00Z" w16du:dateUtc="2026-06-09T21:51:00Z">
              <w:r w:rsidRPr="00840361">
                <w:rPr>
                  <w:rFonts w:ascii="Arial" w:hAnsi="Arial" w:cs="Arial"/>
                  <w:sz w:val="16"/>
                  <w:szCs w:val="16"/>
                </w:rPr>
                <w:t>1. Experimental Design</w:t>
              </w:r>
            </w:ins>
          </w:p>
        </w:tc>
      </w:tr>
      <w:tr w:rsidR="00840361" w:rsidRPr="00840361" w14:paraId="4A258642" w14:textId="77777777" w:rsidTr="00A86EEF">
        <w:trPr>
          <w:cantSplit/>
          <w:jc w:val="center"/>
          <w:ins w:id="689"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3C54782B" w14:textId="77777777" w:rsidR="00840361" w:rsidRPr="00840361" w:rsidRDefault="00840361" w:rsidP="00A86EEF">
            <w:pPr>
              <w:keepNext/>
              <w:spacing w:after="60"/>
              <w:rPr>
                <w:ins w:id="690" w:author="Authors" w:date="2026-06-09T23:51:00Z" w16du:dateUtc="2026-06-09T21:51:00Z"/>
                <w:rFonts w:ascii="Arial" w:hAnsi="Arial" w:cs="Arial"/>
                <w:sz w:val="16"/>
                <w:szCs w:val="16"/>
              </w:rPr>
            </w:pPr>
            <w:ins w:id="691" w:author="Authors" w:date="2026-06-09T23:51:00Z" w16du:dateUtc="2026-06-09T21:51:00Z">
              <w:r w:rsidRPr="00840361">
                <w:rPr>
                  <w:rFonts w:ascii="Arial" w:hAnsi="Arial" w:cs="Arial"/>
                  <w:sz w:val="16"/>
                  <w:szCs w:val="16"/>
                </w:rPr>
                <w:t>Non-aromatic vs. Aromatic</w:t>
              </w:r>
            </w:ins>
          </w:p>
        </w:tc>
        <w:tc>
          <w:tcPr>
            <w:tcW w:w="0" w:type="auto"/>
            <w:tcBorders>
              <w:top w:val="single" w:sz="0" w:space="0" w:color="D3D3D3"/>
              <w:left w:val="single" w:sz="0" w:space="0" w:color="D3D3D3"/>
              <w:bottom w:val="single" w:sz="0" w:space="0" w:color="D3D3D3"/>
              <w:right w:val="single" w:sz="0" w:space="0" w:color="D3D3D3"/>
            </w:tcBorders>
          </w:tcPr>
          <w:p w14:paraId="0F92DB4C" w14:textId="77777777" w:rsidR="00840361" w:rsidRPr="00840361" w:rsidRDefault="00840361" w:rsidP="00A86EEF">
            <w:pPr>
              <w:keepNext/>
              <w:spacing w:after="60"/>
              <w:jc w:val="center"/>
              <w:rPr>
                <w:ins w:id="692" w:author="Authors" w:date="2026-06-09T23:51:00Z" w16du:dateUtc="2026-06-09T21:51:00Z"/>
                <w:rFonts w:ascii="Arial" w:hAnsi="Arial" w:cs="Arial"/>
                <w:sz w:val="16"/>
                <w:szCs w:val="16"/>
              </w:rPr>
            </w:pPr>
            <w:ins w:id="693" w:author="Authors" w:date="2026-06-09T23:51:00Z" w16du:dateUtc="2026-06-09T21:51:00Z">
              <w:r w:rsidRPr="00840361">
                <w:rPr>
                  <w:rFonts w:ascii="Arial" w:hAnsi="Arial" w:cs="Arial"/>
                  <w:sz w:val="16"/>
                  <w:szCs w:val="16"/>
                </w:rPr>
                <w:t>-0.019</w:t>
              </w:r>
            </w:ins>
          </w:p>
        </w:tc>
        <w:tc>
          <w:tcPr>
            <w:tcW w:w="0" w:type="auto"/>
            <w:tcBorders>
              <w:top w:val="single" w:sz="0" w:space="0" w:color="D3D3D3"/>
              <w:left w:val="single" w:sz="0" w:space="0" w:color="D3D3D3"/>
              <w:bottom w:val="single" w:sz="0" w:space="0" w:color="D3D3D3"/>
              <w:right w:val="single" w:sz="0" w:space="0" w:color="D3D3D3"/>
            </w:tcBorders>
          </w:tcPr>
          <w:p w14:paraId="0FF3A5A4" w14:textId="77777777" w:rsidR="00840361" w:rsidRPr="00840361" w:rsidRDefault="00840361" w:rsidP="00A86EEF">
            <w:pPr>
              <w:keepNext/>
              <w:spacing w:after="60"/>
              <w:rPr>
                <w:ins w:id="694" w:author="Authors" w:date="2026-06-09T23:51:00Z" w16du:dateUtc="2026-06-09T21:51:00Z"/>
                <w:rFonts w:ascii="Arial" w:hAnsi="Arial" w:cs="Arial"/>
                <w:sz w:val="16"/>
                <w:szCs w:val="16"/>
              </w:rPr>
            </w:pPr>
            <w:ins w:id="695" w:author="Authors" w:date="2026-06-09T23:51:00Z" w16du:dateUtc="2026-06-09T21:51:00Z">
              <w:r w:rsidRPr="00840361">
                <w:rPr>
                  <w:rFonts w:ascii="Arial" w:hAnsi="Arial" w:cs="Arial"/>
                  <w:sz w:val="16"/>
                  <w:szCs w:val="16"/>
                </w:rPr>
                <w:t>0.677</w:t>
              </w:r>
            </w:ins>
          </w:p>
        </w:tc>
        <w:tc>
          <w:tcPr>
            <w:tcW w:w="0" w:type="auto"/>
            <w:tcBorders>
              <w:top w:val="single" w:sz="0" w:space="0" w:color="D3D3D3"/>
              <w:left w:val="single" w:sz="0" w:space="0" w:color="D3D3D3"/>
              <w:bottom w:val="single" w:sz="0" w:space="0" w:color="D3D3D3"/>
              <w:right w:val="single" w:sz="0" w:space="0" w:color="D3D3D3"/>
            </w:tcBorders>
          </w:tcPr>
          <w:p w14:paraId="11262C71" w14:textId="77777777" w:rsidR="00840361" w:rsidRPr="00840361" w:rsidRDefault="00840361" w:rsidP="00A86EEF">
            <w:pPr>
              <w:keepNext/>
              <w:spacing w:after="60"/>
              <w:rPr>
                <w:ins w:id="696" w:author="Authors" w:date="2026-06-09T23:51:00Z" w16du:dateUtc="2026-06-09T21:51:00Z"/>
                <w:rFonts w:ascii="Arial" w:hAnsi="Arial" w:cs="Arial"/>
                <w:sz w:val="16"/>
                <w:szCs w:val="16"/>
              </w:rPr>
            </w:pPr>
            <w:ins w:id="697" w:author="Authors" w:date="2026-06-09T23:51:00Z" w16du:dateUtc="2026-06-09T21:51:00Z">
              <w:r w:rsidRPr="00840361">
                <w:rPr>
                  <w:rFonts w:ascii="Arial" w:hAnsi="Arial" w:cs="Arial"/>
                  <w:sz w:val="16"/>
                  <w:szCs w:val="16"/>
                </w:rPr>
                <w:t>[-0.111, 0.072]</w:t>
              </w:r>
            </w:ins>
          </w:p>
        </w:tc>
        <w:tc>
          <w:tcPr>
            <w:tcW w:w="0" w:type="auto"/>
            <w:tcBorders>
              <w:top w:val="single" w:sz="0" w:space="0" w:color="D3D3D3"/>
              <w:left w:val="single" w:sz="0" w:space="0" w:color="D3D3D3"/>
              <w:bottom w:val="single" w:sz="0" w:space="0" w:color="D3D3D3"/>
              <w:right w:val="single" w:sz="0" w:space="0" w:color="D3D3D3"/>
            </w:tcBorders>
          </w:tcPr>
          <w:p w14:paraId="0083B6CF" w14:textId="77777777" w:rsidR="00840361" w:rsidRPr="00840361" w:rsidRDefault="00840361" w:rsidP="00A86EEF">
            <w:pPr>
              <w:keepNext/>
              <w:spacing w:after="60"/>
              <w:rPr>
                <w:ins w:id="698" w:author="Authors" w:date="2026-06-09T23:51:00Z" w16du:dateUtc="2026-06-09T21:51:00Z"/>
                <w:rFonts w:ascii="Arial" w:hAnsi="Arial" w:cs="Arial"/>
                <w:sz w:val="16"/>
                <w:szCs w:val="16"/>
              </w:rPr>
            </w:pPr>
            <w:ins w:id="699" w:author="Authors" w:date="2026-06-09T23:51:00Z" w16du:dateUtc="2026-06-09T21:51:00Z">
              <w:r w:rsidRPr="00840361">
                <w:rPr>
                  <w:rFonts w:ascii="Arial" w:hAnsi="Arial" w:cs="Arial"/>
                  <w:sz w:val="16"/>
                  <w:szCs w:val="16"/>
                </w:rPr>
                <w:t>[-0.356, 0.317]</w:t>
              </w:r>
            </w:ins>
          </w:p>
        </w:tc>
        <w:tc>
          <w:tcPr>
            <w:tcW w:w="0" w:type="auto"/>
            <w:tcBorders>
              <w:top w:val="single" w:sz="0" w:space="0" w:color="D3D3D3"/>
              <w:left w:val="single" w:sz="0" w:space="0" w:color="D3D3D3"/>
              <w:bottom w:val="single" w:sz="0" w:space="0" w:color="D3D3D3"/>
              <w:right w:val="single" w:sz="0" w:space="0" w:color="D3D3D3"/>
            </w:tcBorders>
          </w:tcPr>
          <w:p w14:paraId="5808C8D0" w14:textId="77777777" w:rsidR="00840361" w:rsidRPr="00840361" w:rsidRDefault="00840361" w:rsidP="00A86EEF">
            <w:pPr>
              <w:keepNext/>
              <w:spacing w:after="60"/>
              <w:jc w:val="right"/>
              <w:rPr>
                <w:ins w:id="700" w:author="Authors" w:date="2026-06-09T23:51:00Z" w16du:dateUtc="2026-06-09T21:51:00Z"/>
                <w:rFonts w:ascii="Arial" w:hAnsi="Arial" w:cs="Arial"/>
                <w:sz w:val="16"/>
                <w:szCs w:val="16"/>
              </w:rPr>
            </w:pPr>
            <w:ins w:id="701" w:author="Authors" w:date="2026-06-09T23:51:00Z" w16du:dateUtc="2026-06-09T21:51:00Z">
              <w:r w:rsidRPr="00840361">
                <w:rPr>
                  <w:rFonts w:ascii="Arial" w:hAnsi="Arial" w:cs="Arial"/>
                  <w:sz w:val="16"/>
                  <w:szCs w:val="16"/>
                </w:rPr>
                <w:t>122</w:t>
              </w:r>
            </w:ins>
          </w:p>
        </w:tc>
        <w:tc>
          <w:tcPr>
            <w:tcW w:w="0" w:type="auto"/>
            <w:tcBorders>
              <w:top w:val="single" w:sz="0" w:space="0" w:color="D3D3D3"/>
              <w:left w:val="single" w:sz="0" w:space="0" w:color="D3D3D3"/>
              <w:bottom w:val="single" w:sz="0" w:space="0" w:color="D3D3D3"/>
              <w:right w:val="single" w:sz="0" w:space="0" w:color="D3D3D3"/>
            </w:tcBorders>
          </w:tcPr>
          <w:p w14:paraId="640CB472" w14:textId="77777777" w:rsidR="00840361" w:rsidRPr="00840361" w:rsidRDefault="00840361" w:rsidP="00A86EEF">
            <w:pPr>
              <w:keepNext/>
              <w:spacing w:after="60"/>
              <w:jc w:val="right"/>
              <w:rPr>
                <w:ins w:id="702" w:author="Authors" w:date="2026-06-09T23:51:00Z" w16du:dateUtc="2026-06-09T21:51:00Z"/>
                <w:rFonts w:ascii="Arial" w:hAnsi="Arial" w:cs="Arial"/>
                <w:sz w:val="16"/>
                <w:szCs w:val="16"/>
              </w:rPr>
            </w:pPr>
            <w:ins w:id="703" w:author="Authors" w:date="2026-06-09T23:51:00Z" w16du:dateUtc="2026-06-09T21:51:00Z">
              <w:r w:rsidRPr="00840361">
                <w:rPr>
                  <w:rFonts w:ascii="Arial" w:hAnsi="Arial" w:cs="Arial"/>
                  <w:sz w:val="16"/>
                  <w:szCs w:val="16"/>
                </w:rPr>
                <w:t>16</w:t>
              </w:r>
            </w:ins>
          </w:p>
        </w:tc>
        <w:tc>
          <w:tcPr>
            <w:tcW w:w="0" w:type="auto"/>
            <w:tcBorders>
              <w:top w:val="single" w:sz="0" w:space="0" w:color="D3D3D3"/>
              <w:left w:val="single" w:sz="0" w:space="0" w:color="D3D3D3"/>
              <w:bottom w:val="single" w:sz="0" w:space="0" w:color="D3D3D3"/>
              <w:right w:val="single" w:sz="0" w:space="0" w:color="D3D3D3"/>
            </w:tcBorders>
          </w:tcPr>
          <w:p w14:paraId="56735965" w14:textId="77777777" w:rsidR="00840361" w:rsidRPr="00840361" w:rsidRDefault="00840361" w:rsidP="00A86EEF">
            <w:pPr>
              <w:keepNext/>
              <w:spacing w:after="60"/>
              <w:jc w:val="center"/>
              <w:rPr>
                <w:ins w:id="704" w:author="Authors" w:date="2026-06-09T23:51:00Z" w16du:dateUtc="2026-06-09T21:51:00Z"/>
                <w:rFonts w:ascii="Arial" w:hAnsi="Arial" w:cs="Arial"/>
                <w:sz w:val="16"/>
                <w:szCs w:val="16"/>
              </w:rPr>
            </w:pPr>
            <w:ins w:id="705" w:author="Authors" w:date="2026-06-09T23:51:00Z" w16du:dateUtc="2026-06-09T21:51:00Z">
              <w:r w:rsidRPr="00840361">
                <w:rPr>
                  <w:rFonts w:ascii="Arial" w:hAnsi="Arial" w:cs="Arial"/>
                  <w:sz w:val="16"/>
                  <w:szCs w:val="16"/>
                </w:rPr>
                <w:t>-0.100</w:t>
              </w:r>
            </w:ins>
          </w:p>
        </w:tc>
        <w:tc>
          <w:tcPr>
            <w:tcW w:w="0" w:type="auto"/>
            <w:tcBorders>
              <w:top w:val="single" w:sz="0" w:space="0" w:color="D3D3D3"/>
              <w:left w:val="single" w:sz="0" w:space="0" w:color="D3D3D3"/>
              <w:bottom w:val="single" w:sz="0" w:space="0" w:color="D3D3D3"/>
              <w:right w:val="single" w:sz="0" w:space="0" w:color="D3D3D3"/>
            </w:tcBorders>
          </w:tcPr>
          <w:p w14:paraId="22396BAF" w14:textId="77777777" w:rsidR="00840361" w:rsidRPr="00840361" w:rsidRDefault="00840361" w:rsidP="00A86EEF">
            <w:pPr>
              <w:keepNext/>
              <w:spacing w:after="60"/>
              <w:jc w:val="right"/>
              <w:rPr>
                <w:ins w:id="706" w:author="Authors" w:date="2026-06-09T23:51:00Z" w16du:dateUtc="2026-06-09T21:51:00Z"/>
                <w:rFonts w:ascii="Arial" w:hAnsi="Arial" w:cs="Arial"/>
                <w:sz w:val="16"/>
                <w:szCs w:val="16"/>
              </w:rPr>
            </w:pPr>
            <w:ins w:id="707" w:author="Authors" w:date="2026-06-09T23:51:00Z" w16du:dateUtc="2026-06-09T21:51:00Z">
              <w:r w:rsidRPr="00840361">
                <w:rPr>
                  <w:rFonts w:ascii="Arial" w:hAnsi="Arial" w:cs="Arial"/>
                  <w:sz w:val="16"/>
                  <w:szCs w:val="16"/>
                </w:rPr>
                <w:t>0.606</w:t>
              </w:r>
            </w:ins>
          </w:p>
        </w:tc>
        <w:tc>
          <w:tcPr>
            <w:tcW w:w="0" w:type="auto"/>
            <w:tcBorders>
              <w:top w:val="single" w:sz="0" w:space="0" w:color="D3D3D3"/>
              <w:left w:val="single" w:sz="0" w:space="0" w:color="D3D3D3"/>
              <w:bottom w:val="single" w:sz="0" w:space="0" w:color="D3D3D3"/>
              <w:right w:val="single" w:sz="0" w:space="0" w:color="D3D3D3"/>
            </w:tcBorders>
          </w:tcPr>
          <w:p w14:paraId="0FE4D2F2" w14:textId="77777777" w:rsidR="00840361" w:rsidRPr="00840361" w:rsidRDefault="00840361" w:rsidP="00A86EEF">
            <w:pPr>
              <w:keepNext/>
              <w:spacing w:after="60"/>
              <w:rPr>
                <w:ins w:id="708" w:author="Authors" w:date="2026-06-09T23:51:00Z" w16du:dateUtc="2026-06-09T21:51:00Z"/>
                <w:rFonts w:ascii="Arial" w:hAnsi="Arial" w:cs="Arial"/>
                <w:sz w:val="16"/>
                <w:szCs w:val="16"/>
              </w:rPr>
            </w:pPr>
            <w:ins w:id="709" w:author="Authors" w:date="2026-06-09T23:51:00Z" w16du:dateUtc="2026-06-09T21:51:00Z">
              <w:r w:rsidRPr="00840361">
                <w:rPr>
                  <w:rFonts w:ascii="Arial" w:hAnsi="Arial" w:cs="Arial"/>
                  <w:sz w:val="16"/>
                  <w:szCs w:val="16"/>
                </w:rPr>
                <w:t>[-0.479, 0.280]</w:t>
              </w:r>
            </w:ins>
          </w:p>
        </w:tc>
        <w:tc>
          <w:tcPr>
            <w:tcW w:w="0" w:type="auto"/>
            <w:tcBorders>
              <w:top w:val="single" w:sz="0" w:space="0" w:color="D3D3D3"/>
              <w:left w:val="single" w:sz="0" w:space="0" w:color="D3D3D3"/>
              <w:bottom w:val="single" w:sz="0" w:space="0" w:color="D3D3D3"/>
              <w:right w:val="single" w:sz="0" w:space="0" w:color="D3D3D3"/>
            </w:tcBorders>
          </w:tcPr>
          <w:p w14:paraId="587D547F" w14:textId="77777777" w:rsidR="00840361" w:rsidRPr="00840361" w:rsidRDefault="00840361" w:rsidP="00A86EEF">
            <w:pPr>
              <w:keepNext/>
              <w:spacing w:after="60"/>
              <w:rPr>
                <w:ins w:id="710" w:author="Authors" w:date="2026-06-09T23:51:00Z" w16du:dateUtc="2026-06-09T21:51:00Z"/>
                <w:rFonts w:ascii="Arial" w:hAnsi="Arial" w:cs="Arial"/>
                <w:sz w:val="16"/>
                <w:szCs w:val="16"/>
              </w:rPr>
            </w:pPr>
            <w:ins w:id="711" w:author="Authors" w:date="2026-06-09T23:51:00Z" w16du:dateUtc="2026-06-09T21:51:00Z">
              <w:r w:rsidRPr="00840361">
                <w:rPr>
                  <w:rFonts w:ascii="Arial" w:hAnsi="Arial" w:cs="Arial"/>
                  <w:sz w:val="16"/>
                  <w:szCs w:val="16"/>
                </w:rPr>
                <w:t>[-1.632, 1.432]</w:t>
              </w:r>
            </w:ins>
          </w:p>
        </w:tc>
        <w:tc>
          <w:tcPr>
            <w:tcW w:w="0" w:type="auto"/>
            <w:tcBorders>
              <w:top w:val="single" w:sz="0" w:space="0" w:color="D3D3D3"/>
              <w:left w:val="single" w:sz="0" w:space="0" w:color="D3D3D3"/>
              <w:bottom w:val="single" w:sz="0" w:space="0" w:color="D3D3D3"/>
              <w:right w:val="single" w:sz="0" w:space="0" w:color="D3D3D3"/>
            </w:tcBorders>
          </w:tcPr>
          <w:p w14:paraId="5B1F6A05" w14:textId="77777777" w:rsidR="00840361" w:rsidRPr="00840361" w:rsidRDefault="00840361" w:rsidP="00A86EEF">
            <w:pPr>
              <w:keepNext/>
              <w:spacing w:after="60"/>
              <w:jc w:val="right"/>
              <w:rPr>
                <w:ins w:id="712" w:author="Authors" w:date="2026-06-09T23:51:00Z" w16du:dateUtc="2026-06-09T21:51:00Z"/>
                <w:rFonts w:ascii="Arial" w:hAnsi="Arial" w:cs="Arial"/>
                <w:sz w:val="16"/>
                <w:szCs w:val="16"/>
              </w:rPr>
            </w:pPr>
            <w:ins w:id="713" w:author="Authors" w:date="2026-06-09T23:51:00Z" w16du:dateUtc="2026-06-09T21:51:00Z">
              <w:r w:rsidRPr="00840361">
                <w:rPr>
                  <w:rFonts w:ascii="Arial" w:hAnsi="Arial" w:cs="Arial"/>
                  <w:sz w:val="16"/>
                  <w:szCs w:val="16"/>
                </w:rPr>
                <w:t>132</w:t>
              </w:r>
            </w:ins>
          </w:p>
        </w:tc>
        <w:tc>
          <w:tcPr>
            <w:tcW w:w="0" w:type="auto"/>
            <w:tcBorders>
              <w:top w:val="single" w:sz="0" w:space="0" w:color="D3D3D3"/>
              <w:left w:val="single" w:sz="0" w:space="0" w:color="D3D3D3"/>
              <w:bottom w:val="single" w:sz="0" w:space="0" w:color="D3D3D3"/>
              <w:right w:val="single" w:sz="0" w:space="0" w:color="D3D3D3"/>
            </w:tcBorders>
          </w:tcPr>
          <w:p w14:paraId="5F333282" w14:textId="77777777" w:rsidR="00840361" w:rsidRPr="00840361" w:rsidRDefault="00840361" w:rsidP="00A86EEF">
            <w:pPr>
              <w:keepNext/>
              <w:spacing w:after="60"/>
              <w:jc w:val="right"/>
              <w:rPr>
                <w:ins w:id="714" w:author="Authors" w:date="2026-06-09T23:51:00Z" w16du:dateUtc="2026-06-09T21:51:00Z"/>
                <w:rFonts w:ascii="Arial" w:hAnsi="Arial" w:cs="Arial"/>
                <w:sz w:val="16"/>
                <w:szCs w:val="16"/>
              </w:rPr>
            </w:pPr>
            <w:ins w:id="715" w:author="Authors" w:date="2026-06-09T23:51:00Z" w16du:dateUtc="2026-06-09T21:51:00Z">
              <w:r w:rsidRPr="00840361">
                <w:rPr>
                  <w:rFonts w:ascii="Arial" w:hAnsi="Arial" w:cs="Arial"/>
                  <w:sz w:val="16"/>
                  <w:szCs w:val="16"/>
                </w:rPr>
                <w:t>16</w:t>
              </w:r>
            </w:ins>
          </w:p>
        </w:tc>
      </w:tr>
      <w:tr w:rsidR="00840361" w:rsidRPr="00840361" w14:paraId="26F49733" w14:textId="77777777" w:rsidTr="00A86EEF">
        <w:trPr>
          <w:cantSplit/>
          <w:jc w:val="center"/>
          <w:ins w:id="716"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1C9C746F" w14:textId="77777777" w:rsidR="00840361" w:rsidRPr="00840361" w:rsidRDefault="00840361" w:rsidP="00A86EEF">
            <w:pPr>
              <w:keepNext/>
              <w:spacing w:after="60"/>
              <w:rPr>
                <w:ins w:id="717" w:author="Authors" w:date="2026-06-09T23:51:00Z" w16du:dateUtc="2026-06-09T21:51:00Z"/>
                <w:rFonts w:ascii="Arial" w:hAnsi="Arial" w:cs="Arial"/>
                <w:sz w:val="16"/>
                <w:szCs w:val="16"/>
              </w:rPr>
            </w:pPr>
            <w:ins w:id="718" w:author="Authors" w:date="2026-06-09T23:51:00Z" w16du:dateUtc="2026-06-09T21:51:00Z">
              <w:r w:rsidRPr="00840361">
                <w:rPr>
                  <w:rFonts w:ascii="Arial" w:hAnsi="Arial" w:cs="Arial"/>
                  <w:sz w:val="16"/>
                  <w:szCs w:val="16"/>
                </w:rPr>
                <w:t>No added material vs. Aromatic</w:t>
              </w:r>
            </w:ins>
          </w:p>
        </w:tc>
        <w:tc>
          <w:tcPr>
            <w:tcW w:w="0" w:type="auto"/>
            <w:tcBorders>
              <w:top w:val="single" w:sz="0" w:space="0" w:color="D3D3D3"/>
              <w:left w:val="single" w:sz="0" w:space="0" w:color="D3D3D3"/>
              <w:bottom w:val="single" w:sz="0" w:space="0" w:color="D3D3D3"/>
              <w:right w:val="single" w:sz="0" w:space="0" w:color="D3D3D3"/>
            </w:tcBorders>
          </w:tcPr>
          <w:p w14:paraId="392B93BA" w14:textId="77777777" w:rsidR="00840361" w:rsidRPr="00840361" w:rsidRDefault="00840361" w:rsidP="00A86EEF">
            <w:pPr>
              <w:keepNext/>
              <w:spacing w:after="60"/>
              <w:jc w:val="center"/>
              <w:rPr>
                <w:ins w:id="719" w:author="Authors" w:date="2026-06-09T23:51:00Z" w16du:dateUtc="2026-06-09T21:51:00Z"/>
                <w:rFonts w:ascii="Arial" w:hAnsi="Arial" w:cs="Arial"/>
                <w:b/>
                <w:bCs/>
                <w:sz w:val="16"/>
                <w:szCs w:val="16"/>
              </w:rPr>
            </w:pPr>
            <w:ins w:id="720" w:author="Authors" w:date="2026-06-09T23:51:00Z" w16du:dateUtc="2026-06-09T21:51:00Z">
              <w:r w:rsidRPr="00840361">
                <w:rPr>
                  <w:rFonts w:ascii="Arial" w:hAnsi="Arial" w:cs="Arial"/>
                  <w:b/>
                  <w:bCs/>
                  <w:sz w:val="16"/>
                  <w:szCs w:val="16"/>
                </w:rPr>
                <w:t>0.111</w:t>
              </w:r>
            </w:ins>
          </w:p>
        </w:tc>
        <w:tc>
          <w:tcPr>
            <w:tcW w:w="0" w:type="auto"/>
            <w:tcBorders>
              <w:top w:val="single" w:sz="0" w:space="0" w:color="D3D3D3"/>
              <w:left w:val="single" w:sz="0" w:space="0" w:color="D3D3D3"/>
              <w:bottom w:val="single" w:sz="0" w:space="0" w:color="D3D3D3"/>
              <w:right w:val="single" w:sz="0" w:space="0" w:color="D3D3D3"/>
            </w:tcBorders>
          </w:tcPr>
          <w:p w14:paraId="57CF1266" w14:textId="77777777" w:rsidR="00840361" w:rsidRPr="00840361" w:rsidRDefault="00840361" w:rsidP="00A86EEF">
            <w:pPr>
              <w:keepNext/>
              <w:spacing w:after="60"/>
              <w:rPr>
                <w:ins w:id="721" w:author="Authors" w:date="2026-06-09T23:51:00Z" w16du:dateUtc="2026-06-09T21:51:00Z"/>
                <w:rFonts w:ascii="Arial" w:hAnsi="Arial" w:cs="Arial"/>
                <w:sz w:val="16"/>
                <w:szCs w:val="16"/>
              </w:rPr>
            </w:pPr>
            <w:ins w:id="722" w:author="Authors" w:date="2026-06-09T23:51:00Z" w16du:dateUtc="2026-06-09T21:51:00Z">
              <w:r w:rsidRPr="00840361">
                <w:rPr>
                  <w:rFonts w:ascii="Arial" w:hAnsi="Arial" w:cs="Arial"/>
                  <w:sz w:val="16"/>
                  <w:szCs w:val="16"/>
                </w:rPr>
                <w:t>0.016</w:t>
              </w:r>
            </w:ins>
          </w:p>
        </w:tc>
        <w:tc>
          <w:tcPr>
            <w:tcW w:w="0" w:type="auto"/>
            <w:tcBorders>
              <w:top w:val="single" w:sz="0" w:space="0" w:color="D3D3D3"/>
              <w:left w:val="single" w:sz="0" w:space="0" w:color="D3D3D3"/>
              <w:bottom w:val="single" w:sz="0" w:space="0" w:color="D3D3D3"/>
              <w:right w:val="single" w:sz="0" w:space="0" w:color="D3D3D3"/>
            </w:tcBorders>
          </w:tcPr>
          <w:p w14:paraId="3E01A600" w14:textId="77777777" w:rsidR="00840361" w:rsidRPr="00840361" w:rsidRDefault="00840361" w:rsidP="00A86EEF">
            <w:pPr>
              <w:keepNext/>
              <w:spacing w:after="60"/>
              <w:rPr>
                <w:ins w:id="723" w:author="Authors" w:date="2026-06-09T23:51:00Z" w16du:dateUtc="2026-06-09T21:51:00Z"/>
                <w:rFonts w:ascii="Arial" w:hAnsi="Arial" w:cs="Arial"/>
                <w:sz w:val="16"/>
                <w:szCs w:val="16"/>
              </w:rPr>
            </w:pPr>
            <w:ins w:id="724" w:author="Authors" w:date="2026-06-09T23:51:00Z" w16du:dateUtc="2026-06-09T21:51:00Z">
              <w:r w:rsidRPr="00840361">
                <w:rPr>
                  <w:rFonts w:ascii="Arial" w:hAnsi="Arial" w:cs="Arial"/>
                  <w:sz w:val="16"/>
                  <w:szCs w:val="16"/>
                </w:rPr>
                <w:t>[ 0.021, 0.200]</w:t>
              </w:r>
            </w:ins>
          </w:p>
        </w:tc>
        <w:tc>
          <w:tcPr>
            <w:tcW w:w="0" w:type="auto"/>
            <w:tcBorders>
              <w:top w:val="single" w:sz="0" w:space="0" w:color="D3D3D3"/>
              <w:left w:val="single" w:sz="0" w:space="0" w:color="D3D3D3"/>
              <w:bottom w:val="single" w:sz="0" w:space="0" w:color="D3D3D3"/>
              <w:right w:val="single" w:sz="0" w:space="0" w:color="D3D3D3"/>
            </w:tcBorders>
          </w:tcPr>
          <w:p w14:paraId="604A2AC2" w14:textId="77777777" w:rsidR="00840361" w:rsidRPr="00840361" w:rsidRDefault="00840361" w:rsidP="00A86EEF">
            <w:pPr>
              <w:keepNext/>
              <w:spacing w:after="60"/>
              <w:rPr>
                <w:ins w:id="725" w:author="Authors" w:date="2026-06-09T23:51:00Z" w16du:dateUtc="2026-06-09T21:51:00Z"/>
                <w:rFonts w:ascii="Arial" w:hAnsi="Arial" w:cs="Arial"/>
                <w:sz w:val="16"/>
                <w:szCs w:val="16"/>
              </w:rPr>
            </w:pPr>
            <w:ins w:id="726" w:author="Authors" w:date="2026-06-09T23:51:00Z" w16du:dateUtc="2026-06-09T21:51:00Z">
              <w:r w:rsidRPr="00840361">
                <w:rPr>
                  <w:rFonts w:ascii="Arial" w:hAnsi="Arial" w:cs="Arial"/>
                  <w:sz w:val="16"/>
                  <w:szCs w:val="16"/>
                </w:rPr>
                <w:t>[-0.225, 0.446]</w:t>
              </w:r>
            </w:ins>
          </w:p>
        </w:tc>
        <w:tc>
          <w:tcPr>
            <w:tcW w:w="0" w:type="auto"/>
            <w:tcBorders>
              <w:top w:val="single" w:sz="0" w:space="0" w:color="D3D3D3"/>
              <w:left w:val="single" w:sz="0" w:space="0" w:color="D3D3D3"/>
              <w:bottom w:val="single" w:sz="0" w:space="0" w:color="D3D3D3"/>
              <w:right w:val="single" w:sz="0" w:space="0" w:color="D3D3D3"/>
            </w:tcBorders>
          </w:tcPr>
          <w:p w14:paraId="18574FBD" w14:textId="77777777" w:rsidR="00840361" w:rsidRPr="00840361" w:rsidRDefault="00840361" w:rsidP="00A86EEF">
            <w:pPr>
              <w:keepNext/>
              <w:spacing w:after="60"/>
              <w:jc w:val="right"/>
              <w:rPr>
                <w:ins w:id="727" w:author="Authors" w:date="2026-06-09T23:51:00Z" w16du:dateUtc="2026-06-09T21:51:00Z"/>
                <w:rFonts w:ascii="Arial" w:hAnsi="Arial" w:cs="Arial"/>
                <w:sz w:val="16"/>
                <w:szCs w:val="16"/>
              </w:rPr>
            </w:pPr>
            <w:ins w:id="728" w:author="Authors" w:date="2026-06-09T23:51:00Z" w16du:dateUtc="2026-06-09T21:51:00Z">
              <w:r w:rsidRPr="00840361">
                <w:rPr>
                  <w:rFonts w:ascii="Arial" w:hAnsi="Arial" w:cs="Arial"/>
                  <w:sz w:val="16"/>
                  <w:szCs w:val="16"/>
                </w:rPr>
                <w:t>90</w:t>
              </w:r>
            </w:ins>
          </w:p>
        </w:tc>
        <w:tc>
          <w:tcPr>
            <w:tcW w:w="0" w:type="auto"/>
            <w:tcBorders>
              <w:top w:val="single" w:sz="0" w:space="0" w:color="D3D3D3"/>
              <w:left w:val="single" w:sz="0" w:space="0" w:color="D3D3D3"/>
              <w:bottom w:val="single" w:sz="0" w:space="0" w:color="D3D3D3"/>
              <w:right w:val="single" w:sz="0" w:space="0" w:color="D3D3D3"/>
            </w:tcBorders>
          </w:tcPr>
          <w:p w14:paraId="689AB16B" w14:textId="77777777" w:rsidR="00840361" w:rsidRPr="00840361" w:rsidRDefault="00840361" w:rsidP="00A86EEF">
            <w:pPr>
              <w:keepNext/>
              <w:spacing w:after="60"/>
              <w:jc w:val="right"/>
              <w:rPr>
                <w:ins w:id="729" w:author="Authors" w:date="2026-06-09T23:51:00Z" w16du:dateUtc="2026-06-09T21:51:00Z"/>
                <w:rFonts w:ascii="Arial" w:hAnsi="Arial" w:cs="Arial"/>
                <w:sz w:val="16"/>
                <w:szCs w:val="16"/>
              </w:rPr>
            </w:pPr>
            <w:ins w:id="730" w:author="Authors" w:date="2026-06-09T23:51:00Z" w16du:dateUtc="2026-06-09T21:51:00Z">
              <w:r w:rsidRPr="00840361">
                <w:rPr>
                  <w:rFonts w:ascii="Arial" w:hAnsi="Arial" w:cs="Arial"/>
                  <w:sz w:val="16"/>
                  <w:szCs w:val="16"/>
                </w:rPr>
                <w:t>12</w:t>
              </w:r>
            </w:ins>
          </w:p>
        </w:tc>
        <w:tc>
          <w:tcPr>
            <w:tcW w:w="0" w:type="auto"/>
            <w:tcBorders>
              <w:top w:val="single" w:sz="0" w:space="0" w:color="D3D3D3"/>
              <w:left w:val="single" w:sz="0" w:space="0" w:color="D3D3D3"/>
              <w:bottom w:val="single" w:sz="0" w:space="0" w:color="D3D3D3"/>
              <w:right w:val="single" w:sz="0" w:space="0" w:color="D3D3D3"/>
            </w:tcBorders>
          </w:tcPr>
          <w:p w14:paraId="119532B6" w14:textId="77777777" w:rsidR="00840361" w:rsidRPr="00840361" w:rsidRDefault="00840361" w:rsidP="00A86EEF">
            <w:pPr>
              <w:keepNext/>
              <w:spacing w:after="60"/>
              <w:jc w:val="center"/>
              <w:rPr>
                <w:ins w:id="731" w:author="Authors" w:date="2026-06-09T23:51:00Z" w16du:dateUtc="2026-06-09T21:51:00Z"/>
                <w:rFonts w:ascii="Arial" w:hAnsi="Arial" w:cs="Arial"/>
                <w:b/>
                <w:bCs/>
                <w:sz w:val="16"/>
                <w:szCs w:val="16"/>
              </w:rPr>
            </w:pPr>
            <w:ins w:id="732" w:author="Authors" w:date="2026-06-09T23:51:00Z" w16du:dateUtc="2026-06-09T21:51:00Z">
              <w:r w:rsidRPr="00840361">
                <w:rPr>
                  <w:rFonts w:ascii="Arial" w:hAnsi="Arial" w:cs="Arial"/>
                  <w:b/>
                  <w:bCs/>
                  <w:sz w:val="16"/>
                  <w:szCs w:val="16"/>
                </w:rPr>
                <w:t>0.712</w:t>
              </w:r>
            </w:ins>
          </w:p>
        </w:tc>
        <w:tc>
          <w:tcPr>
            <w:tcW w:w="0" w:type="auto"/>
            <w:tcBorders>
              <w:top w:val="single" w:sz="0" w:space="0" w:color="D3D3D3"/>
              <w:left w:val="single" w:sz="0" w:space="0" w:color="D3D3D3"/>
              <w:bottom w:val="single" w:sz="0" w:space="0" w:color="D3D3D3"/>
              <w:right w:val="single" w:sz="0" w:space="0" w:color="D3D3D3"/>
            </w:tcBorders>
          </w:tcPr>
          <w:p w14:paraId="23C7259E" w14:textId="77777777" w:rsidR="00840361" w:rsidRPr="00840361" w:rsidRDefault="00840361" w:rsidP="00A86EEF">
            <w:pPr>
              <w:keepNext/>
              <w:spacing w:after="60"/>
              <w:jc w:val="right"/>
              <w:rPr>
                <w:ins w:id="733" w:author="Authors" w:date="2026-06-09T23:51:00Z" w16du:dateUtc="2026-06-09T21:51:00Z"/>
                <w:rFonts w:ascii="Arial" w:hAnsi="Arial" w:cs="Arial"/>
                <w:sz w:val="16"/>
                <w:szCs w:val="16"/>
              </w:rPr>
            </w:pPr>
            <w:ins w:id="734" w:author="Authors" w:date="2026-06-09T23:51:00Z" w16du:dateUtc="2026-06-09T21:51:00Z">
              <w:r w:rsidRPr="00840361">
                <w:rPr>
                  <w:rFonts w:ascii="Arial" w:hAnsi="Arial" w:cs="Arial"/>
                  <w:sz w:val="16"/>
                  <w:szCs w:val="16"/>
                </w:rPr>
                <w:t>0.001</w:t>
              </w:r>
            </w:ins>
          </w:p>
        </w:tc>
        <w:tc>
          <w:tcPr>
            <w:tcW w:w="0" w:type="auto"/>
            <w:tcBorders>
              <w:top w:val="single" w:sz="0" w:space="0" w:color="D3D3D3"/>
              <w:left w:val="single" w:sz="0" w:space="0" w:color="D3D3D3"/>
              <w:bottom w:val="single" w:sz="0" w:space="0" w:color="D3D3D3"/>
              <w:right w:val="single" w:sz="0" w:space="0" w:color="D3D3D3"/>
            </w:tcBorders>
          </w:tcPr>
          <w:p w14:paraId="29FAEC67" w14:textId="77777777" w:rsidR="00840361" w:rsidRPr="00840361" w:rsidRDefault="00840361" w:rsidP="00A86EEF">
            <w:pPr>
              <w:keepNext/>
              <w:spacing w:after="60"/>
              <w:rPr>
                <w:ins w:id="735" w:author="Authors" w:date="2026-06-09T23:51:00Z" w16du:dateUtc="2026-06-09T21:51:00Z"/>
                <w:rFonts w:ascii="Arial" w:hAnsi="Arial" w:cs="Arial"/>
                <w:sz w:val="16"/>
                <w:szCs w:val="16"/>
              </w:rPr>
            </w:pPr>
            <w:ins w:id="736" w:author="Authors" w:date="2026-06-09T23:51:00Z" w16du:dateUtc="2026-06-09T21:51:00Z">
              <w:r w:rsidRPr="00840361">
                <w:rPr>
                  <w:rFonts w:ascii="Arial" w:hAnsi="Arial" w:cs="Arial"/>
                  <w:sz w:val="16"/>
                  <w:szCs w:val="16"/>
                </w:rPr>
                <w:t>[ 0.309, 1.114]</w:t>
              </w:r>
            </w:ins>
          </w:p>
        </w:tc>
        <w:tc>
          <w:tcPr>
            <w:tcW w:w="0" w:type="auto"/>
            <w:tcBorders>
              <w:top w:val="single" w:sz="0" w:space="0" w:color="D3D3D3"/>
              <w:left w:val="single" w:sz="0" w:space="0" w:color="D3D3D3"/>
              <w:bottom w:val="single" w:sz="0" w:space="0" w:color="D3D3D3"/>
              <w:right w:val="single" w:sz="0" w:space="0" w:color="D3D3D3"/>
            </w:tcBorders>
          </w:tcPr>
          <w:p w14:paraId="1A4BE245" w14:textId="77777777" w:rsidR="00840361" w:rsidRPr="00840361" w:rsidRDefault="00840361" w:rsidP="00A86EEF">
            <w:pPr>
              <w:keepNext/>
              <w:spacing w:after="60"/>
              <w:rPr>
                <w:ins w:id="737" w:author="Authors" w:date="2026-06-09T23:51:00Z" w16du:dateUtc="2026-06-09T21:51:00Z"/>
                <w:rFonts w:ascii="Arial" w:hAnsi="Arial" w:cs="Arial"/>
                <w:sz w:val="16"/>
                <w:szCs w:val="16"/>
              </w:rPr>
            </w:pPr>
            <w:ins w:id="738" w:author="Authors" w:date="2026-06-09T23:51:00Z" w16du:dateUtc="2026-06-09T21:51:00Z">
              <w:r w:rsidRPr="00840361">
                <w:rPr>
                  <w:rFonts w:ascii="Arial" w:hAnsi="Arial" w:cs="Arial"/>
                  <w:sz w:val="16"/>
                  <w:szCs w:val="16"/>
                </w:rPr>
                <w:t>[-0.826, 2.250]</w:t>
              </w:r>
            </w:ins>
          </w:p>
        </w:tc>
        <w:tc>
          <w:tcPr>
            <w:tcW w:w="0" w:type="auto"/>
            <w:tcBorders>
              <w:top w:val="single" w:sz="0" w:space="0" w:color="D3D3D3"/>
              <w:left w:val="single" w:sz="0" w:space="0" w:color="D3D3D3"/>
              <w:bottom w:val="single" w:sz="0" w:space="0" w:color="D3D3D3"/>
              <w:right w:val="single" w:sz="0" w:space="0" w:color="D3D3D3"/>
            </w:tcBorders>
          </w:tcPr>
          <w:p w14:paraId="6C34230B" w14:textId="77777777" w:rsidR="00840361" w:rsidRPr="00840361" w:rsidRDefault="00840361" w:rsidP="00A86EEF">
            <w:pPr>
              <w:keepNext/>
              <w:spacing w:after="60"/>
              <w:jc w:val="right"/>
              <w:rPr>
                <w:ins w:id="739" w:author="Authors" w:date="2026-06-09T23:51:00Z" w16du:dateUtc="2026-06-09T21:51:00Z"/>
                <w:rFonts w:ascii="Arial" w:hAnsi="Arial" w:cs="Arial"/>
                <w:sz w:val="16"/>
                <w:szCs w:val="16"/>
              </w:rPr>
            </w:pPr>
            <w:ins w:id="740" w:author="Authors" w:date="2026-06-09T23:51:00Z" w16du:dateUtc="2026-06-09T21:51:00Z">
              <w:r w:rsidRPr="00840361">
                <w:rPr>
                  <w:rFonts w:ascii="Arial" w:hAnsi="Arial" w:cs="Arial"/>
                  <w:sz w:val="16"/>
                  <w:szCs w:val="16"/>
                </w:rPr>
                <w:t>94</w:t>
              </w:r>
            </w:ins>
          </w:p>
        </w:tc>
        <w:tc>
          <w:tcPr>
            <w:tcW w:w="0" w:type="auto"/>
            <w:tcBorders>
              <w:top w:val="single" w:sz="0" w:space="0" w:color="D3D3D3"/>
              <w:left w:val="single" w:sz="0" w:space="0" w:color="D3D3D3"/>
              <w:bottom w:val="single" w:sz="0" w:space="0" w:color="D3D3D3"/>
              <w:right w:val="single" w:sz="0" w:space="0" w:color="D3D3D3"/>
            </w:tcBorders>
          </w:tcPr>
          <w:p w14:paraId="27313CC2" w14:textId="77777777" w:rsidR="00840361" w:rsidRPr="00840361" w:rsidRDefault="00840361" w:rsidP="00A86EEF">
            <w:pPr>
              <w:keepNext/>
              <w:spacing w:after="60"/>
              <w:jc w:val="right"/>
              <w:rPr>
                <w:ins w:id="741" w:author="Authors" w:date="2026-06-09T23:51:00Z" w16du:dateUtc="2026-06-09T21:51:00Z"/>
                <w:rFonts w:ascii="Arial" w:hAnsi="Arial" w:cs="Arial"/>
                <w:sz w:val="16"/>
                <w:szCs w:val="16"/>
              </w:rPr>
            </w:pPr>
            <w:ins w:id="742" w:author="Authors" w:date="2026-06-09T23:51:00Z" w16du:dateUtc="2026-06-09T21:51:00Z">
              <w:r w:rsidRPr="00840361">
                <w:rPr>
                  <w:rFonts w:ascii="Arial" w:hAnsi="Arial" w:cs="Arial"/>
                  <w:sz w:val="16"/>
                  <w:szCs w:val="16"/>
                </w:rPr>
                <w:t>12</w:t>
              </w:r>
            </w:ins>
          </w:p>
        </w:tc>
      </w:tr>
      <w:tr w:rsidR="00840361" w:rsidRPr="00840361" w14:paraId="0C5E9144" w14:textId="77777777" w:rsidTr="00A86EEF">
        <w:trPr>
          <w:cantSplit/>
          <w:jc w:val="center"/>
          <w:ins w:id="743"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10594643" w14:textId="77777777" w:rsidR="00840361" w:rsidRPr="00840361" w:rsidRDefault="00840361" w:rsidP="00A86EEF">
            <w:pPr>
              <w:keepNext/>
              <w:spacing w:after="60"/>
              <w:rPr>
                <w:ins w:id="744" w:author="Authors" w:date="2026-06-09T23:51:00Z" w16du:dateUtc="2026-06-09T21:51:00Z"/>
                <w:rFonts w:ascii="Arial" w:hAnsi="Arial" w:cs="Arial"/>
                <w:sz w:val="16"/>
                <w:szCs w:val="16"/>
              </w:rPr>
            </w:pPr>
            <w:ins w:id="745" w:author="Authors" w:date="2026-06-09T23:51:00Z" w16du:dateUtc="2026-06-09T21:51:00Z">
              <w:r w:rsidRPr="00840361">
                <w:rPr>
                  <w:rFonts w:ascii="Arial" w:hAnsi="Arial" w:cs="Arial"/>
                  <w:sz w:val="16"/>
                  <w:szCs w:val="16"/>
                </w:rPr>
                <w:t xml:space="preserve">No added material vs. </w:t>
              </w:r>
              <w:proofErr w:type="gramStart"/>
              <w:r w:rsidRPr="00840361">
                <w:rPr>
                  <w:rFonts w:ascii="Arial" w:hAnsi="Arial" w:cs="Arial"/>
                  <w:sz w:val="16"/>
                  <w:szCs w:val="16"/>
                </w:rPr>
                <w:t>Non-aromatic</w:t>
              </w:r>
              <w:proofErr w:type="gramEnd"/>
            </w:ins>
          </w:p>
        </w:tc>
        <w:tc>
          <w:tcPr>
            <w:tcW w:w="0" w:type="auto"/>
            <w:tcBorders>
              <w:top w:val="single" w:sz="0" w:space="0" w:color="D3D3D3"/>
              <w:left w:val="single" w:sz="0" w:space="0" w:color="D3D3D3"/>
              <w:bottom w:val="single" w:sz="0" w:space="0" w:color="D3D3D3"/>
              <w:right w:val="single" w:sz="0" w:space="0" w:color="D3D3D3"/>
            </w:tcBorders>
          </w:tcPr>
          <w:p w14:paraId="4BE93DCC" w14:textId="77777777" w:rsidR="00840361" w:rsidRPr="00840361" w:rsidRDefault="00840361" w:rsidP="00A86EEF">
            <w:pPr>
              <w:keepNext/>
              <w:spacing w:after="60"/>
              <w:jc w:val="center"/>
              <w:rPr>
                <w:ins w:id="746" w:author="Authors" w:date="2026-06-09T23:51:00Z" w16du:dateUtc="2026-06-09T21:51:00Z"/>
                <w:rFonts w:ascii="Arial" w:hAnsi="Arial" w:cs="Arial"/>
                <w:b/>
                <w:bCs/>
                <w:sz w:val="16"/>
                <w:szCs w:val="16"/>
              </w:rPr>
            </w:pPr>
            <w:ins w:id="747" w:author="Authors" w:date="2026-06-09T23:51:00Z" w16du:dateUtc="2026-06-09T21:51:00Z">
              <w:r w:rsidRPr="00840361">
                <w:rPr>
                  <w:rFonts w:ascii="Arial" w:hAnsi="Arial" w:cs="Arial"/>
                  <w:b/>
                  <w:bCs/>
                  <w:sz w:val="16"/>
                  <w:szCs w:val="16"/>
                </w:rPr>
                <w:t>-0.349</w:t>
              </w:r>
            </w:ins>
          </w:p>
        </w:tc>
        <w:tc>
          <w:tcPr>
            <w:tcW w:w="0" w:type="auto"/>
            <w:tcBorders>
              <w:top w:val="single" w:sz="0" w:space="0" w:color="D3D3D3"/>
              <w:left w:val="single" w:sz="0" w:space="0" w:color="D3D3D3"/>
              <w:bottom w:val="single" w:sz="0" w:space="0" w:color="D3D3D3"/>
              <w:right w:val="single" w:sz="0" w:space="0" w:color="D3D3D3"/>
            </w:tcBorders>
          </w:tcPr>
          <w:p w14:paraId="4DF4A38F" w14:textId="77777777" w:rsidR="00840361" w:rsidRPr="00840361" w:rsidRDefault="00840361" w:rsidP="00A86EEF">
            <w:pPr>
              <w:keepNext/>
              <w:spacing w:after="60"/>
              <w:rPr>
                <w:ins w:id="748" w:author="Authors" w:date="2026-06-09T23:51:00Z" w16du:dateUtc="2026-06-09T21:51:00Z"/>
                <w:rFonts w:ascii="Arial" w:hAnsi="Arial" w:cs="Arial"/>
                <w:sz w:val="16"/>
                <w:szCs w:val="16"/>
              </w:rPr>
            </w:pPr>
            <w:ins w:id="749" w:author="Authors" w:date="2026-06-09T23:51:00Z" w16du:dateUtc="2026-06-09T21:51:00Z">
              <w:r w:rsidRPr="00840361">
                <w:rPr>
                  <w:rFonts w:ascii="Arial" w:hAnsi="Arial" w:cs="Arial"/>
                  <w:sz w:val="16"/>
                  <w:szCs w:val="16"/>
                </w:rPr>
                <w:t>&lt;0.001</w:t>
              </w:r>
            </w:ins>
          </w:p>
        </w:tc>
        <w:tc>
          <w:tcPr>
            <w:tcW w:w="0" w:type="auto"/>
            <w:tcBorders>
              <w:top w:val="single" w:sz="0" w:space="0" w:color="D3D3D3"/>
              <w:left w:val="single" w:sz="0" w:space="0" w:color="D3D3D3"/>
              <w:bottom w:val="single" w:sz="0" w:space="0" w:color="D3D3D3"/>
              <w:right w:val="single" w:sz="0" w:space="0" w:color="D3D3D3"/>
            </w:tcBorders>
          </w:tcPr>
          <w:p w14:paraId="3D3386BB" w14:textId="77777777" w:rsidR="00840361" w:rsidRPr="00840361" w:rsidRDefault="00840361" w:rsidP="00A86EEF">
            <w:pPr>
              <w:keepNext/>
              <w:spacing w:after="60"/>
              <w:rPr>
                <w:ins w:id="750" w:author="Authors" w:date="2026-06-09T23:51:00Z" w16du:dateUtc="2026-06-09T21:51:00Z"/>
                <w:rFonts w:ascii="Arial" w:hAnsi="Arial" w:cs="Arial"/>
                <w:sz w:val="16"/>
                <w:szCs w:val="16"/>
              </w:rPr>
            </w:pPr>
            <w:ins w:id="751" w:author="Authors" w:date="2026-06-09T23:51:00Z" w16du:dateUtc="2026-06-09T21:51:00Z">
              <w:r w:rsidRPr="00840361">
                <w:rPr>
                  <w:rFonts w:ascii="Arial" w:hAnsi="Arial" w:cs="Arial"/>
                  <w:sz w:val="16"/>
                  <w:szCs w:val="16"/>
                </w:rPr>
                <w:t>[-0.504, -0.195]</w:t>
              </w:r>
            </w:ins>
          </w:p>
        </w:tc>
        <w:tc>
          <w:tcPr>
            <w:tcW w:w="0" w:type="auto"/>
            <w:tcBorders>
              <w:top w:val="single" w:sz="0" w:space="0" w:color="D3D3D3"/>
              <w:left w:val="single" w:sz="0" w:space="0" w:color="D3D3D3"/>
              <w:bottom w:val="single" w:sz="0" w:space="0" w:color="D3D3D3"/>
              <w:right w:val="single" w:sz="0" w:space="0" w:color="D3D3D3"/>
            </w:tcBorders>
          </w:tcPr>
          <w:p w14:paraId="7CC48F58" w14:textId="77777777" w:rsidR="00840361" w:rsidRPr="00840361" w:rsidRDefault="00840361" w:rsidP="00A86EEF">
            <w:pPr>
              <w:keepNext/>
              <w:spacing w:after="60"/>
              <w:rPr>
                <w:ins w:id="752" w:author="Authors" w:date="2026-06-09T23:51:00Z" w16du:dateUtc="2026-06-09T21:51:00Z"/>
                <w:rFonts w:ascii="Arial" w:hAnsi="Arial" w:cs="Arial"/>
                <w:sz w:val="16"/>
                <w:szCs w:val="16"/>
              </w:rPr>
            </w:pPr>
            <w:ins w:id="753" w:author="Authors" w:date="2026-06-09T23:51:00Z" w16du:dateUtc="2026-06-09T21:51:00Z">
              <w:r w:rsidRPr="00840361">
                <w:rPr>
                  <w:rFonts w:ascii="Arial" w:hAnsi="Arial" w:cs="Arial"/>
                  <w:sz w:val="16"/>
                  <w:szCs w:val="16"/>
                </w:rPr>
                <w:t>[-0.708, 0.009]</w:t>
              </w:r>
            </w:ins>
          </w:p>
        </w:tc>
        <w:tc>
          <w:tcPr>
            <w:tcW w:w="0" w:type="auto"/>
            <w:tcBorders>
              <w:top w:val="single" w:sz="0" w:space="0" w:color="D3D3D3"/>
              <w:left w:val="single" w:sz="0" w:space="0" w:color="D3D3D3"/>
              <w:bottom w:val="single" w:sz="0" w:space="0" w:color="D3D3D3"/>
              <w:right w:val="single" w:sz="0" w:space="0" w:color="D3D3D3"/>
            </w:tcBorders>
          </w:tcPr>
          <w:p w14:paraId="1BBC13E3" w14:textId="77777777" w:rsidR="00840361" w:rsidRPr="00840361" w:rsidRDefault="00840361" w:rsidP="00A86EEF">
            <w:pPr>
              <w:keepNext/>
              <w:spacing w:after="60"/>
              <w:jc w:val="right"/>
              <w:rPr>
                <w:ins w:id="754" w:author="Authors" w:date="2026-06-09T23:51:00Z" w16du:dateUtc="2026-06-09T21:51:00Z"/>
                <w:rFonts w:ascii="Arial" w:hAnsi="Arial" w:cs="Arial"/>
                <w:sz w:val="16"/>
                <w:szCs w:val="16"/>
              </w:rPr>
            </w:pPr>
            <w:ins w:id="755" w:author="Authors" w:date="2026-06-09T23:51:00Z" w16du:dateUtc="2026-06-09T21:51:00Z">
              <w:r w:rsidRPr="00840361">
                <w:rPr>
                  <w:rFonts w:ascii="Arial" w:hAnsi="Arial" w:cs="Arial"/>
                  <w:sz w:val="16"/>
                  <w:szCs w:val="16"/>
                </w:rPr>
                <w:t>10</w:t>
              </w:r>
            </w:ins>
          </w:p>
        </w:tc>
        <w:tc>
          <w:tcPr>
            <w:tcW w:w="0" w:type="auto"/>
            <w:tcBorders>
              <w:top w:val="single" w:sz="0" w:space="0" w:color="D3D3D3"/>
              <w:left w:val="single" w:sz="0" w:space="0" w:color="D3D3D3"/>
              <w:bottom w:val="single" w:sz="0" w:space="0" w:color="D3D3D3"/>
              <w:right w:val="single" w:sz="0" w:space="0" w:color="D3D3D3"/>
            </w:tcBorders>
          </w:tcPr>
          <w:p w14:paraId="1953BB1E" w14:textId="77777777" w:rsidR="00840361" w:rsidRPr="00840361" w:rsidRDefault="00840361" w:rsidP="00A86EEF">
            <w:pPr>
              <w:keepNext/>
              <w:spacing w:after="60"/>
              <w:jc w:val="right"/>
              <w:rPr>
                <w:ins w:id="756" w:author="Authors" w:date="2026-06-09T23:51:00Z" w16du:dateUtc="2026-06-09T21:51:00Z"/>
                <w:rFonts w:ascii="Arial" w:hAnsi="Arial" w:cs="Arial"/>
                <w:sz w:val="16"/>
                <w:szCs w:val="16"/>
              </w:rPr>
            </w:pPr>
            <w:ins w:id="757" w:author="Authors" w:date="2026-06-09T23:51:00Z" w16du:dateUtc="2026-06-09T21:51:00Z">
              <w:r w:rsidRPr="00840361">
                <w:rPr>
                  <w:rFonts w:ascii="Arial" w:hAnsi="Arial" w:cs="Arial"/>
                  <w:sz w:val="16"/>
                  <w:szCs w:val="16"/>
                </w:rPr>
                <w:t>3</w:t>
              </w:r>
            </w:ins>
          </w:p>
        </w:tc>
        <w:tc>
          <w:tcPr>
            <w:tcW w:w="0" w:type="auto"/>
            <w:tcBorders>
              <w:top w:val="single" w:sz="0" w:space="0" w:color="D3D3D3"/>
              <w:left w:val="single" w:sz="0" w:space="0" w:color="D3D3D3"/>
              <w:bottom w:val="single" w:sz="0" w:space="0" w:color="D3D3D3"/>
              <w:right w:val="single" w:sz="0" w:space="0" w:color="D3D3D3"/>
            </w:tcBorders>
          </w:tcPr>
          <w:p w14:paraId="3C3E2499" w14:textId="77777777" w:rsidR="00840361" w:rsidRPr="00840361" w:rsidRDefault="00840361" w:rsidP="00A86EEF">
            <w:pPr>
              <w:keepNext/>
              <w:spacing w:after="60"/>
              <w:jc w:val="center"/>
              <w:rPr>
                <w:ins w:id="758" w:author="Authors" w:date="2026-06-09T23:51:00Z" w16du:dateUtc="2026-06-09T21:51:00Z"/>
                <w:rFonts w:ascii="Arial" w:hAnsi="Arial" w:cs="Arial"/>
                <w:sz w:val="16"/>
                <w:szCs w:val="16"/>
              </w:rPr>
            </w:pPr>
            <w:ins w:id="759" w:author="Authors" w:date="2026-06-09T23:51:00Z" w16du:dateUtc="2026-06-09T21:51:00Z">
              <w:r w:rsidRPr="00840361">
                <w:rPr>
                  <w:rFonts w:ascii="Arial" w:hAnsi="Arial" w:cs="Arial"/>
                  <w:sz w:val="16"/>
                  <w:szCs w:val="16"/>
                </w:rPr>
                <w:t>-0.581</w:t>
              </w:r>
            </w:ins>
          </w:p>
        </w:tc>
        <w:tc>
          <w:tcPr>
            <w:tcW w:w="0" w:type="auto"/>
            <w:tcBorders>
              <w:top w:val="single" w:sz="0" w:space="0" w:color="D3D3D3"/>
              <w:left w:val="single" w:sz="0" w:space="0" w:color="D3D3D3"/>
              <w:bottom w:val="single" w:sz="0" w:space="0" w:color="D3D3D3"/>
              <w:right w:val="single" w:sz="0" w:space="0" w:color="D3D3D3"/>
            </w:tcBorders>
          </w:tcPr>
          <w:p w14:paraId="370ECBFD" w14:textId="77777777" w:rsidR="00840361" w:rsidRPr="00840361" w:rsidRDefault="00840361" w:rsidP="00A86EEF">
            <w:pPr>
              <w:keepNext/>
              <w:spacing w:after="60"/>
              <w:jc w:val="right"/>
              <w:rPr>
                <w:ins w:id="760" w:author="Authors" w:date="2026-06-09T23:51:00Z" w16du:dateUtc="2026-06-09T21:51:00Z"/>
                <w:rFonts w:ascii="Arial" w:hAnsi="Arial" w:cs="Arial"/>
                <w:sz w:val="16"/>
                <w:szCs w:val="16"/>
              </w:rPr>
            </w:pPr>
            <w:ins w:id="761" w:author="Authors" w:date="2026-06-09T23:51:00Z" w16du:dateUtc="2026-06-09T21:51:00Z">
              <w:r w:rsidRPr="00840361">
                <w:rPr>
                  <w:rFonts w:ascii="Arial" w:hAnsi="Arial" w:cs="Arial"/>
                  <w:sz w:val="16"/>
                  <w:szCs w:val="16"/>
                </w:rPr>
                <w:t>0.085</w:t>
              </w:r>
            </w:ins>
          </w:p>
        </w:tc>
        <w:tc>
          <w:tcPr>
            <w:tcW w:w="0" w:type="auto"/>
            <w:tcBorders>
              <w:top w:val="single" w:sz="0" w:space="0" w:color="D3D3D3"/>
              <w:left w:val="single" w:sz="0" w:space="0" w:color="D3D3D3"/>
              <w:bottom w:val="single" w:sz="0" w:space="0" w:color="D3D3D3"/>
              <w:right w:val="single" w:sz="0" w:space="0" w:color="D3D3D3"/>
            </w:tcBorders>
          </w:tcPr>
          <w:p w14:paraId="4DB46A8C" w14:textId="77777777" w:rsidR="00840361" w:rsidRPr="00840361" w:rsidRDefault="00840361" w:rsidP="00A86EEF">
            <w:pPr>
              <w:keepNext/>
              <w:spacing w:after="60"/>
              <w:rPr>
                <w:ins w:id="762" w:author="Authors" w:date="2026-06-09T23:51:00Z" w16du:dateUtc="2026-06-09T21:51:00Z"/>
                <w:rFonts w:ascii="Arial" w:hAnsi="Arial" w:cs="Arial"/>
                <w:sz w:val="16"/>
                <w:szCs w:val="16"/>
              </w:rPr>
            </w:pPr>
            <w:ins w:id="763" w:author="Authors" w:date="2026-06-09T23:51:00Z" w16du:dateUtc="2026-06-09T21:51:00Z">
              <w:r w:rsidRPr="00840361">
                <w:rPr>
                  <w:rFonts w:ascii="Arial" w:hAnsi="Arial" w:cs="Arial"/>
                  <w:sz w:val="16"/>
                  <w:szCs w:val="16"/>
                </w:rPr>
                <w:t>[-1.244, 0.081]</w:t>
              </w:r>
            </w:ins>
          </w:p>
        </w:tc>
        <w:tc>
          <w:tcPr>
            <w:tcW w:w="0" w:type="auto"/>
            <w:tcBorders>
              <w:top w:val="single" w:sz="0" w:space="0" w:color="D3D3D3"/>
              <w:left w:val="single" w:sz="0" w:space="0" w:color="D3D3D3"/>
              <w:bottom w:val="single" w:sz="0" w:space="0" w:color="D3D3D3"/>
              <w:right w:val="single" w:sz="0" w:space="0" w:color="D3D3D3"/>
            </w:tcBorders>
          </w:tcPr>
          <w:p w14:paraId="1D685B32" w14:textId="77777777" w:rsidR="00840361" w:rsidRPr="00840361" w:rsidRDefault="00840361" w:rsidP="00A86EEF">
            <w:pPr>
              <w:keepNext/>
              <w:spacing w:after="60"/>
              <w:rPr>
                <w:ins w:id="764" w:author="Authors" w:date="2026-06-09T23:51:00Z" w16du:dateUtc="2026-06-09T21:51:00Z"/>
                <w:rFonts w:ascii="Arial" w:hAnsi="Arial" w:cs="Arial"/>
                <w:sz w:val="16"/>
                <w:szCs w:val="16"/>
              </w:rPr>
            </w:pPr>
            <w:ins w:id="765" w:author="Authors" w:date="2026-06-09T23:51:00Z" w16du:dateUtc="2026-06-09T21:51:00Z">
              <w:r w:rsidRPr="00840361">
                <w:rPr>
                  <w:rFonts w:ascii="Arial" w:hAnsi="Arial" w:cs="Arial"/>
                  <w:sz w:val="16"/>
                  <w:szCs w:val="16"/>
                </w:rPr>
                <w:t>[-2.207, 1.044]</w:t>
              </w:r>
            </w:ins>
          </w:p>
        </w:tc>
        <w:tc>
          <w:tcPr>
            <w:tcW w:w="0" w:type="auto"/>
            <w:tcBorders>
              <w:top w:val="single" w:sz="0" w:space="0" w:color="D3D3D3"/>
              <w:left w:val="single" w:sz="0" w:space="0" w:color="D3D3D3"/>
              <w:bottom w:val="single" w:sz="0" w:space="0" w:color="D3D3D3"/>
              <w:right w:val="single" w:sz="0" w:space="0" w:color="D3D3D3"/>
            </w:tcBorders>
          </w:tcPr>
          <w:p w14:paraId="477F5AF1" w14:textId="77777777" w:rsidR="00840361" w:rsidRPr="00840361" w:rsidRDefault="00840361" w:rsidP="00A86EEF">
            <w:pPr>
              <w:keepNext/>
              <w:spacing w:after="60"/>
              <w:jc w:val="right"/>
              <w:rPr>
                <w:ins w:id="766" w:author="Authors" w:date="2026-06-09T23:51:00Z" w16du:dateUtc="2026-06-09T21:51:00Z"/>
                <w:rFonts w:ascii="Arial" w:hAnsi="Arial" w:cs="Arial"/>
                <w:sz w:val="16"/>
                <w:szCs w:val="16"/>
              </w:rPr>
            </w:pPr>
            <w:ins w:id="767" w:author="Authors" w:date="2026-06-09T23:51:00Z" w16du:dateUtc="2026-06-09T21:51:00Z">
              <w:r w:rsidRPr="00840361">
                <w:rPr>
                  <w:rFonts w:ascii="Arial" w:hAnsi="Arial" w:cs="Arial"/>
                  <w:sz w:val="16"/>
                  <w:szCs w:val="16"/>
                </w:rPr>
                <w:t>11</w:t>
              </w:r>
            </w:ins>
          </w:p>
        </w:tc>
        <w:tc>
          <w:tcPr>
            <w:tcW w:w="0" w:type="auto"/>
            <w:tcBorders>
              <w:top w:val="single" w:sz="0" w:space="0" w:color="D3D3D3"/>
              <w:left w:val="single" w:sz="0" w:space="0" w:color="D3D3D3"/>
              <w:bottom w:val="single" w:sz="0" w:space="0" w:color="D3D3D3"/>
              <w:right w:val="single" w:sz="0" w:space="0" w:color="D3D3D3"/>
            </w:tcBorders>
          </w:tcPr>
          <w:p w14:paraId="7BD097DA" w14:textId="77777777" w:rsidR="00840361" w:rsidRPr="00840361" w:rsidRDefault="00840361" w:rsidP="00A86EEF">
            <w:pPr>
              <w:keepNext/>
              <w:spacing w:after="60"/>
              <w:jc w:val="right"/>
              <w:rPr>
                <w:ins w:id="768" w:author="Authors" w:date="2026-06-09T23:51:00Z" w16du:dateUtc="2026-06-09T21:51:00Z"/>
                <w:rFonts w:ascii="Arial" w:hAnsi="Arial" w:cs="Arial"/>
                <w:sz w:val="16"/>
                <w:szCs w:val="16"/>
              </w:rPr>
            </w:pPr>
            <w:ins w:id="769" w:author="Authors" w:date="2026-06-09T23:51:00Z" w16du:dateUtc="2026-06-09T21:51:00Z">
              <w:r w:rsidRPr="00840361">
                <w:rPr>
                  <w:rFonts w:ascii="Arial" w:hAnsi="Arial" w:cs="Arial"/>
                  <w:sz w:val="16"/>
                  <w:szCs w:val="16"/>
                </w:rPr>
                <w:t>3</w:t>
              </w:r>
            </w:ins>
          </w:p>
        </w:tc>
      </w:tr>
      <w:tr w:rsidR="00840361" w:rsidRPr="00840361" w14:paraId="0F415B1C" w14:textId="77777777" w:rsidTr="00A86EEF">
        <w:trPr>
          <w:cantSplit/>
          <w:jc w:val="center"/>
          <w:ins w:id="770" w:author="Authors" w:date="2026-06-09T23:51:00Z" w16du:dateUtc="2026-06-09T21:51:00Z"/>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22F795FA" w14:textId="77777777" w:rsidR="00840361" w:rsidRPr="00840361" w:rsidRDefault="00840361" w:rsidP="00A86EEF">
            <w:pPr>
              <w:keepNext/>
              <w:spacing w:after="60"/>
              <w:rPr>
                <w:ins w:id="771" w:author="Authors" w:date="2026-06-09T23:51:00Z" w16du:dateUtc="2026-06-09T21:51:00Z"/>
                <w:rFonts w:ascii="Arial" w:hAnsi="Arial" w:cs="Arial"/>
                <w:sz w:val="16"/>
                <w:szCs w:val="16"/>
              </w:rPr>
            </w:pPr>
            <w:ins w:id="772" w:author="Authors" w:date="2026-06-09T23:51:00Z" w16du:dateUtc="2026-06-09T21:51:00Z">
              <w:r w:rsidRPr="00840361">
                <w:rPr>
                  <w:rFonts w:ascii="Arial" w:hAnsi="Arial" w:cs="Arial"/>
                  <w:sz w:val="16"/>
                  <w:szCs w:val="16"/>
                </w:rPr>
                <w:t>2. Time of GNM Addition</w:t>
              </w:r>
            </w:ins>
          </w:p>
        </w:tc>
      </w:tr>
      <w:tr w:rsidR="00840361" w:rsidRPr="00840361" w14:paraId="39D75FE4" w14:textId="77777777" w:rsidTr="00A86EEF">
        <w:trPr>
          <w:cantSplit/>
          <w:jc w:val="center"/>
          <w:ins w:id="773"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5950F8FE" w14:textId="77777777" w:rsidR="00840361" w:rsidRPr="00840361" w:rsidRDefault="00840361" w:rsidP="00A86EEF">
            <w:pPr>
              <w:keepNext/>
              <w:spacing w:after="60"/>
              <w:rPr>
                <w:ins w:id="774" w:author="Authors" w:date="2026-06-09T23:51:00Z" w16du:dateUtc="2026-06-09T21:51:00Z"/>
                <w:rFonts w:ascii="Arial" w:hAnsi="Arial" w:cs="Arial"/>
                <w:sz w:val="16"/>
                <w:szCs w:val="16"/>
              </w:rPr>
            </w:pPr>
            <w:ins w:id="775" w:author="Authors" w:date="2026-06-09T23:51:00Z" w16du:dateUtc="2026-06-09T21:51:00Z">
              <w:r w:rsidRPr="00840361">
                <w:rPr>
                  <w:rFonts w:ascii="Arial" w:hAnsi="Arial" w:cs="Arial"/>
                  <w:sz w:val="16"/>
                  <w:szCs w:val="16"/>
                </w:rPr>
                <w:t>After egg hatching</w:t>
              </w:r>
            </w:ins>
          </w:p>
        </w:tc>
        <w:tc>
          <w:tcPr>
            <w:tcW w:w="0" w:type="auto"/>
            <w:tcBorders>
              <w:top w:val="single" w:sz="0" w:space="0" w:color="D3D3D3"/>
              <w:left w:val="single" w:sz="0" w:space="0" w:color="D3D3D3"/>
              <w:bottom w:val="single" w:sz="0" w:space="0" w:color="D3D3D3"/>
              <w:right w:val="single" w:sz="0" w:space="0" w:color="D3D3D3"/>
            </w:tcBorders>
          </w:tcPr>
          <w:p w14:paraId="126D0E7B" w14:textId="77777777" w:rsidR="00840361" w:rsidRPr="00840361" w:rsidRDefault="00840361" w:rsidP="00A86EEF">
            <w:pPr>
              <w:keepNext/>
              <w:spacing w:after="60"/>
              <w:jc w:val="center"/>
              <w:rPr>
                <w:ins w:id="776" w:author="Authors" w:date="2026-06-09T23:51:00Z" w16du:dateUtc="2026-06-09T21:51:00Z"/>
                <w:rFonts w:ascii="Arial" w:hAnsi="Arial" w:cs="Arial"/>
                <w:sz w:val="16"/>
                <w:szCs w:val="16"/>
              </w:rPr>
            </w:pPr>
            <w:ins w:id="777" w:author="Authors" w:date="2026-06-09T23:51:00Z" w16du:dateUtc="2026-06-09T21:51:00Z">
              <w:r w:rsidRPr="00840361">
                <w:rPr>
                  <w:rFonts w:ascii="Arial" w:hAnsi="Arial" w:cs="Arial"/>
                  <w:sz w:val="16"/>
                  <w:szCs w:val="16"/>
                </w:rPr>
                <w:t>0.028</w:t>
              </w:r>
            </w:ins>
          </w:p>
        </w:tc>
        <w:tc>
          <w:tcPr>
            <w:tcW w:w="0" w:type="auto"/>
            <w:tcBorders>
              <w:top w:val="single" w:sz="0" w:space="0" w:color="D3D3D3"/>
              <w:left w:val="single" w:sz="0" w:space="0" w:color="D3D3D3"/>
              <w:bottom w:val="single" w:sz="0" w:space="0" w:color="D3D3D3"/>
              <w:right w:val="single" w:sz="0" w:space="0" w:color="D3D3D3"/>
            </w:tcBorders>
          </w:tcPr>
          <w:p w14:paraId="7CD12EDD" w14:textId="77777777" w:rsidR="00840361" w:rsidRPr="00840361" w:rsidRDefault="00840361" w:rsidP="00A86EEF">
            <w:pPr>
              <w:keepNext/>
              <w:spacing w:after="60"/>
              <w:rPr>
                <w:ins w:id="778" w:author="Authors" w:date="2026-06-09T23:51:00Z" w16du:dateUtc="2026-06-09T21:51:00Z"/>
                <w:rFonts w:ascii="Arial" w:hAnsi="Arial" w:cs="Arial"/>
                <w:sz w:val="16"/>
                <w:szCs w:val="16"/>
              </w:rPr>
            </w:pPr>
            <w:ins w:id="779" w:author="Authors" w:date="2026-06-09T23:51:00Z" w16du:dateUtc="2026-06-09T21:51:00Z">
              <w:r w:rsidRPr="00840361">
                <w:rPr>
                  <w:rFonts w:ascii="Arial" w:hAnsi="Arial" w:cs="Arial"/>
                  <w:sz w:val="16"/>
                  <w:szCs w:val="16"/>
                </w:rPr>
                <w:t>0.425</w:t>
              </w:r>
            </w:ins>
          </w:p>
        </w:tc>
        <w:tc>
          <w:tcPr>
            <w:tcW w:w="0" w:type="auto"/>
            <w:tcBorders>
              <w:top w:val="single" w:sz="0" w:space="0" w:color="D3D3D3"/>
              <w:left w:val="single" w:sz="0" w:space="0" w:color="D3D3D3"/>
              <w:bottom w:val="single" w:sz="0" w:space="0" w:color="D3D3D3"/>
              <w:right w:val="single" w:sz="0" w:space="0" w:color="D3D3D3"/>
            </w:tcBorders>
          </w:tcPr>
          <w:p w14:paraId="7FFFDE99" w14:textId="77777777" w:rsidR="00840361" w:rsidRPr="00840361" w:rsidRDefault="00840361" w:rsidP="00A86EEF">
            <w:pPr>
              <w:keepNext/>
              <w:spacing w:after="60"/>
              <w:rPr>
                <w:ins w:id="780" w:author="Authors" w:date="2026-06-09T23:51:00Z" w16du:dateUtc="2026-06-09T21:51:00Z"/>
                <w:rFonts w:ascii="Arial" w:hAnsi="Arial" w:cs="Arial"/>
                <w:sz w:val="16"/>
                <w:szCs w:val="16"/>
              </w:rPr>
            </w:pPr>
            <w:ins w:id="781" w:author="Authors" w:date="2026-06-09T23:51:00Z" w16du:dateUtc="2026-06-09T21:51:00Z">
              <w:r w:rsidRPr="00840361">
                <w:rPr>
                  <w:rFonts w:ascii="Arial" w:hAnsi="Arial" w:cs="Arial"/>
                  <w:sz w:val="16"/>
                  <w:szCs w:val="16"/>
                </w:rPr>
                <w:t>[-0.040, 0.095]</w:t>
              </w:r>
            </w:ins>
          </w:p>
        </w:tc>
        <w:tc>
          <w:tcPr>
            <w:tcW w:w="0" w:type="auto"/>
            <w:tcBorders>
              <w:top w:val="single" w:sz="0" w:space="0" w:color="D3D3D3"/>
              <w:left w:val="single" w:sz="0" w:space="0" w:color="D3D3D3"/>
              <w:bottom w:val="single" w:sz="0" w:space="0" w:color="D3D3D3"/>
              <w:right w:val="single" w:sz="0" w:space="0" w:color="D3D3D3"/>
            </w:tcBorders>
          </w:tcPr>
          <w:p w14:paraId="160B9FA0" w14:textId="77777777" w:rsidR="00840361" w:rsidRPr="00840361" w:rsidRDefault="00840361" w:rsidP="00A86EEF">
            <w:pPr>
              <w:keepNext/>
              <w:spacing w:after="60"/>
              <w:rPr>
                <w:ins w:id="782" w:author="Authors" w:date="2026-06-09T23:51:00Z" w16du:dateUtc="2026-06-09T21:51:00Z"/>
                <w:rFonts w:ascii="Arial" w:hAnsi="Arial" w:cs="Arial"/>
                <w:sz w:val="16"/>
                <w:szCs w:val="16"/>
              </w:rPr>
            </w:pPr>
            <w:ins w:id="783" w:author="Authors" w:date="2026-06-09T23:51:00Z" w16du:dateUtc="2026-06-09T21:51:00Z">
              <w:r w:rsidRPr="00840361">
                <w:rPr>
                  <w:rFonts w:ascii="Arial" w:hAnsi="Arial" w:cs="Arial"/>
                  <w:sz w:val="16"/>
                  <w:szCs w:val="16"/>
                </w:rPr>
                <w:t>[-0.280, 0.335]</w:t>
              </w:r>
            </w:ins>
          </w:p>
        </w:tc>
        <w:tc>
          <w:tcPr>
            <w:tcW w:w="0" w:type="auto"/>
            <w:tcBorders>
              <w:top w:val="single" w:sz="0" w:space="0" w:color="D3D3D3"/>
              <w:left w:val="single" w:sz="0" w:space="0" w:color="D3D3D3"/>
              <w:bottom w:val="single" w:sz="0" w:space="0" w:color="D3D3D3"/>
              <w:right w:val="single" w:sz="0" w:space="0" w:color="D3D3D3"/>
            </w:tcBorders>
          </w:tcPr>
          <w:p w14:paraId="56F78355" w14:textId="77777777" w:rsidR="00840361" w:rsidRPr="00840361" w:rsidRDefault="00840361" w:rsidP="00A86EEF">
            <w:pPr>
              <w:keepNext/>
              <w:spacing w:after="60"/>
              <w:jc w:val="right"/>
              <w:rPr>
                <w:ins w:id="784" w:author="Authors" w:date="2026-06-09T23:51:00Z" w16du:dateUtc="2026-06-09T21:51:00Z"/>
                <w:rFonts w:ascii="Arial" w:hAnsi="Arial" w:cs="Arial"/>
                <w:sz w:val="16"/>
                <w:szCs w:val="16"/>
              </w:rPr>
            </w:pPr>
            <w:ins w:id="785" w:author="Authors" w:date="2026-06-09T23:51:00Z" w16du:dateUtc="2026-06-09T21:51:00Z">
              <w:r w:rsidRPr="00840361">
                <w:rPr>
                  <w:rFonts w:ascii="Arial" w:hAnsi="Arial" w:cs="Arial"/>
                  <w:sz w:val="16"/>
                  <w:szCs w:val="16"/>
                </w:rPr>
                <w:t>52</w:t>
              </w:r>
            </w:ins>
          </w:p>
        </w:tc>
        <w:tc>
          <w:tcPr>
            <w:tcW w:w="0" w:type="auto"/>
            <w:tcBorders>
              <w:top w:val="single" w:sz="0" w:space="0" w:color="D3D3D3"/>
              <w:left w:val="single" w:sz="0" w:space="0" w:color="D3D3D3"/>
              <w:bottom w:val="single" w:sz="0" w:space="0" w:color="D3D3D3"/>
              <w:right w:val="single" w:sz="0" w:space="0" w:color="D3D3D3"/>
            </w:tcBorders>
          </w:tcPr>
          <w:p w14:paraId="70763548" w14:textId="77777777" w:rsidR="00840361" w:rsidRPr="00840361" w:rsidRDefault="00840361" w:rsidP="00A86EEF">
            <w:pPr>
              <w:keepNext/>
              <w:spacing w:after="60"/>
              <w:jc w:val="right"/>
              <w:rPr>
                <w:ins w:id="786" w:author="Authors" w:date="2026-06-09T23:51:00Z" w16du:dateUtc="2026-06-09T21:51:00Z"/>
                <w:rFonts w:ascii="Arial" w:hAnsi="Arial" w:cs="Arial"/>
                <w:sz w:val="16"/>
                <w:szCs w:val="16"/>
              </w:rPr>
            </w:pPr>
            <w:ins w:id="787" w:author="Authors" w:date="2026-06-09T23:51:00Z" w16du:dateUtc="2026-06-09T21:51:00Z">
              <w:r w:rsidRPr="00840361">
                <w:rPr>
                  <w:rFonts w:ascii="Arial" w:hAnsi="Arial" w:cs="Arial"/>
                  <w:sz w:val="16"/>
                  <w:szCs w:val="16"/>
                </w:rPr>
                <w:t>5</w:t>
              </w:r>
            </w:ins>
          </w:p>
        </w:tc>
        <w:tc>
          <w:tcPr>
            <w:tcW w:w="0" w:type="auto"/>
            <w:tcBorders>
              <w:top w:val="single" w:sz="0" w:space="0" w:color="D3D3D3"/>
              <w:left w:val="single" w:sz="0" w:space="0" w:color="D3D3D3"/>
              <w:bottom w:val="single" w:sz="0" w:space="0" w:color="D3D3D3"/>
              <w:right w:val="single" w:sz="0" w:space="0" w:color="D3D3D3"/>
            </w:tcBorders>
          </w:tcPr>
          <w:p w14:paraId="01E71075" w14:textId="77777777" w:rsidR="00840361" w:rsidRPr="00840361" w:rsidRDefault="00840361" w:rsidP="00A86EEF">
            <w:pPr>
              <w:keepNext/>
              <w:spacing w:after="60"/>
              <w:jc w:val="center"/>
              <w:rPr>
                <w:ins w:id="788" w:author="Authors" w:date="2026-06-09T23:51:00Z" w16du:dateUtc="2026-06-09T21:51:00Z"/>
                <w:rFonts w:ascii="Arial" w:hAnsi="Arial" w:cs="Arial"/>
                <w:sz w:val="16"/>
                <w:szCs w:val="16"/>
              </w:rPr>
            </w:pPr>
            <w:ins w:id="789" w:author="Authors" w:date="2026-06-09T23:51:00Z" w16du:dateUtc="2026-06-09T21:51:00Z">
              <w:r w:rsidRPr="00840361">
                <w:rPr>
                  <w:rFonts w:ascii="Arial" w:hAnsi="Arial" w:cs="Arial"/>
                  <w:sz w:val="16"/>
                  <w:szCs w:val="16"/>
                </w:rPr>
                <w:t>0.267</w:t>
              </w:r>
            </w:ins>
          </w:p>
        </w:tc>
        <w:tc>
          <w:tcPr>
            <w:tcW w:w="0" w:type="auto"/>
            <w:tcBorders>
              <w:top w:val="single" w:sz="0" w:space="0" w:color="D3D3D3"/>
              <w:left w:val="single" w:sz="0" w:space="0" w:color="D3D3D3"/>
              <w:bottom w:val="single" w:sz="0" w:space="0" w:color="D3D3D3"/>
              <w:right w:val="single" w:sz="0" w:space="0" w:color="D3D3D3"/>
            </w:tcBorders>
          </w:tcPr>
          <w:p w14:paraId="186F1161" w14:textId="77777777" w:rsidR="00840361" w:rsidRPr="00840361" w:rsidRDefault="00840361" w:rsidP="00A86EEF">
            <w:pPr>
              <w:keepNext/>
              <w:spacing w:after="60"/>
              <w:jc w:val="right"/>
              <w:rPr>
                <w:ins w:id="790" w:author="Authors" w:date="2026-06-09T23:51:00Z" w16du:dateUtc="2026-06-09T21:51:00Z"/>
                <w:rFonts w:ascii="Arial" w:hAnsi="Arial" w:cs="Arial"/>
                <w:sz w:val="16"/>
                <w:szCs w:val="16"/>
              </w:rPr>
            </w:pPr>
            <w:ins w:id="791" w:author="Authors" w:date="2026-06-09T23:51:00Z" w16du:dateUtc="2026-06-09T21:51:00Z">
              <w:r w:rsidRPr="00840361">
                <w:rPr>
                  <w:rFonts w:ascii="Arial" w:hAnsi="Arial" w:cs="Arial"/>
                  <w:sz w:val="16"/>
                  <w:szCs w:val="16"/>
                </w:rPr>
                <w:t>0.072</w:t>
              </w:r>
            </w:ins>
          </w:p>
        </w:tc>
        <w:tc>
          <w:tcPr>
            <w:tcW w:w="0" w:type="auto"/>
            <w:tcBorders>
              <w:top w:val="single" w:sz="0" w:space="0" w:color="D3D3D3"/>
              <w:left w:val="single" w:sz="0" w:space="0" w:color="D3D3D3"/>
              <w:bottom w:val="single" w:sz="0" w:space="0" w:color="D3D3D3"/>
              <w:right w:val="single" w:sz="0" w:space="0" w:color="D3D3D3"/>
            </w:tcBorders>
          </w:tcPr>
          <w:p w14:paraId="77FA648B" w14:textId="77777777" w:rsidR="00840361" w:rsidRPr="00840361" w:rsidRDefault="00840361" w:rsidP="00A86EEF">
            <w:pPr>
              <w:keepNext/>
              <w:spacing w:after="60"/>
              <w:rPr>
                <w:ins w:id="792" w:author="Authors" w:date="2026-06-09T23:51:00Z" w16du:dateUtc="2026-06-09T21:51:00Z"/>
                <w:rFonts w:ascii="Arial" w:hAnsi="Arial" w:cs="Arial"/>
                <w:sz w:val="16"/>
                <w:szCs w:val="16"/>
              </w:rPr>
            </w:pPr>
            <w:ins w:id="793" w:author="Authors" w:date="2026-06-09T23:51:00Z" w16du:dateUtc="2026-06-09T21:51:00Z">
              <w:r w:rsidRPr="00840361">
                <w:rPr>
                  <w:rFonts w:ascii="Arial" w:hAnsi="Arial" w:cs="Arial"/>
                  <w:sz w:val="16"/>
                  <w:szCs w:val="16"/>
                </w:rPr>
                <w:t>[-0.024, 0.559]</w:t>
              </w:r>
            </w:ins>
          </w:p>
        </w:tc>
        <w:tc>
          <w:tcPr>
            <w:tcW w:w="0" w:type="auto"/>
            <w:tcBorders>
              <w:top w:val="single" w:sz="0" w:space="0" w:color="D3D3D3"/>
              <w:left w:val="single" w:sz="0" w:space="0" w:color="D3D3D3"/>
              <w:bottom w:val="single" w:sz="0" w:space="0" w:color="D3D3D3"/>
              <w:right w:val="single" w:sz="0" w:space="0" w:color="D3D3D3"/>
            </w:tcBorders>
          </w:tcPr>
          <w:p w14:paraId="5BF02314" w14:textId="77777777" w:rsidR="00840361" w:rsidRPr="00840361" w:rsidRDefault="00840361" w:rsidP="00A86EEF">
            <w:pPr>
              <w:keepNext/>
              <w:spacing w:after="60"/>
              <w:rPr>
                <w:ins w:id="794" w:author="Authors" w:date="2026-06-09T23:51:00Z" w16du:dateUtc="2026-06-09T21:51:00Z"/>
                <w:rFonts w:ascii="Arial" w:hAnsi="Arial" w:cs="Arial"/>
                <w:sz w:val="16"/>
                <w:szCs w:val="16"/>
              </w:rPr>
            </w:pPr>
            <w:ins w:id="795" w:author="Authors" w:date="2026-06-09T23:51:00Z" w16du:dateUtc="2026-06-09T21:51:00Z">
              <w:r w:rsidRPr="00840361">
                <w:rPr>
                  <w:rFonts w:ascii="Arial" w:hAnsi="Arial" w:cs="Arial"/>
                  <w:sz w:val="16"/>
                  <w:szCs w:val="16"/>
                </w:rPr>
                <w:t>[-0.775, 1.310]</w:t>
              </w:r>
            </w:ins>
          </w:p>
        </w:tc>
        <w:tc>
          <w:tcPr>
            <w:tcW w:w="0" w:type="auto"/>
            <w:tcBorders>
              <w:top w:val="single" w:sz="0" w:space="0" w:color="D3D3D3"/>
              <w:left w:val="single" w:sz="0" w:space="0" w:color="D3D3D3"/>
              <w:bottom w:val="single" w:sz="0" w:space="0" w:color="D3D3D3"/>
              <w:right w:val="single" w:sz="0" w:space="0" w:color="D3D3D3"/>
            </w:tcBorders>
          </w:tcPr>
          <w:p w14:paraId="267E9667" w14:textId="77777777" w:rsidR="00840361" w:rsidRPr="00840361" w:rsidRDefault="00840361" w:rsidP="00A86EEF">
            <w:pPr>
              <w:keepNext/>
              <w:spacing w:after="60"/>
              <w:jc w:val="right"/>
              <w:rPr>
                <w:ins w:id="796" w:author="Authors" w:date="2026-06-09T23:51:00Z" w16du:dateUtc="2026-06-09T21:51:00Z"/>
                <w:rFonts w:ascii="Arial" w:hAnsi="Arial" w:cs="Arial"/>
                <w:sz w:val="16"/>
                <w:szCs w:val="16"/>
              </w:rPr>
            </w:pPr>
            <w:ins w:id="797" w:author="Authors" w:date="2026-06-09T23:51:00Z" w16du:dateUtc="2026-06-09T21:51:00Z">
              <w:r w:rsidRPr="00840361">
                <w:rPr>
                  <w:rFonts w:ascii="Arial" w:hAnsi="Arial" w:cs="Arial"/>
                  <w:sz w:val="16"/>
                  <w:szCs w:val="16"/>
                </w:rPr>
                <w:t>57</w:t>
              </w:r>
            </w:ins>
          </w:p>
        </w:tc>
        <w:tc>
          <w:tcPr>
            <w:tcW w:w="0" w:type="auto"/>
            <w:tcBorders>
              <w:top w:val="single" w:sz="0" w:space="0" w:color="D3D3D3"/>
              <w:left w:val="single" w:sz="0" w:space="0" w:color="D3D3D3"/>
              <w:bottom w:val="single" w:sz="0" w:space="0" w:color="D3D3D3"/>
              <w:right w:val="single" w:sz="0" w:space="0" w:color="D3D3D3"/>
            </w:tcBorders>
          </w:tcPr>
          <w:p w14:paraId="615CA29E" w14:textId="77777777" w:rsidR="00840361" w:rsidRPr="00840361" w:rsidRDefault="00840361" w:rsidP="00A86EEF">
            <w:pPr>
              <w:keepNext/>
              <w:spacing w:after="60"/>
              <w:jc w:val="right"/>
              <w:rPr>
                <w:ins w:id="798" w:author="Authors" w:date="2026-06-09T23:51:00Z" w16du:dateUtc="2026-06-09T21:51:00Z"/>
                <w:rFonts w:ascii="Arial" w:hAnsi="Arial" w:cs="Arial"/>
                <w:sz w:val="16"/>
                <w:szCs w:val="16"/>
              </w:rPr>
            </w:pPr>
            <w:ins w:id="799" w:author="Authors" w:date="2026-06-09T23:51:00Z" w16du:dateUtc="2026-06-09T21:51:00Z">
              <w:r w:rsidRPr="00840361">
                <w:rPr>
                  <w:rFonts w:ascii="Arial" w:hAnsi="Arial" w:cs="Arial"/>
                  <w:sz w:val="16"/>
                  <w:szCs w:val="16"/>
                </w:rPr>
                <w:t>5</w:t>
              </w:r>
            </w:ins>
          </w:p>
        </w:tc>
      </w:tr>
      <w:tr w:rsidR="00840361" w:rsidRPr="00840361" w14:paraId="3A10750A" w14:textId="77777777" w:rsidTr="00A86EEF">
        <w:trPr>
          <w:cantSplit/>
          <w:jc w:val="center"/>
          <w:ins w:id="800"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1686752A" w14:textId="77777777" w:rsidR="00840361" w:rsidRPr="00840361" w:rsidRDefault="00840361" w:rsidP="00A86EEF">
            <w:pPr>
              <w:keepNext/>
              <w:spacing w:after="60"/>
              <w:rPr>
                <w:ins w:id="801" w:author="Authors" w:date="2026-06-09T23:51:00Z" w16du:dateUtc="2026-06-09T21:51:00Z"/>
                <w:rFonts w:ascii="Arial" w:hAnsi="Arial" w:cs="Arial"/>
                <w:sz w:val="16"/>
                <w:szCs w:val="16"/>
              </w:rPr>
            </w:pPr>
            <w:ins w:id="802" w:author="Authors" w:date="2026-06-09T23:51:00Z" w16du:dateUtc="2026-06-09T21:51:00Z">
              <w:r w:rsidRPr="00840361">
                <w:rPr>
                  <w:rFonts w:ascii="Arial" w:hAnsi="Arial" w:cs="Arial"/>
                  <w:sz w:val="16"/>
                  <w:szCs w:val="16"/>
                </w:rPr>
                <w:t>Before egg hatching</w:t>
              </w:r>
            </w:ins>
          </w:p>
        </w:tc>
        <w:tc>
          <w:tcPr>
            <w:tcW w:w="0" w:type="auto"/>
            <w:tcBorders>
              <w:top w:val="single" w:sz="0" w:space="0" w:color="D3D3D3"/>
              <w:left w:val="single" w:sz="0" w:space="0" w:color="D3D3D3"/>
              <w:bottom w:val="single" w:sz="0" w:space="0" w:color="D3D3D3"/>
              <w:right w:val="single" w:sz="0" w:space="0" w:color="D3D3D3"/>
            </w:tcBorders>
          </w:tcPr>
          <w:p w14:paraId="3F497CBD" w14:textId="77777777" w:rsidR="00840361" w:rsidRPr="00840361" w:rsidRDefault="00840361" w:rsidP="00A86EEF">
            <w:pPr>
              <w:keepNext/>
              <w:spacing w:after="60"/>
              <w:jc w:val="center"/>
              <w:rPr>
                <w:ins w:id="803" w:author="Authors" w:date="2026-06-09T23:51:00Z" w16du:dateUtc="2026-06-09T21:51:00Z"/>
                <w:rFonts w:ascii="Arial" w:hAnsi="Arial" w:cs="Arial"/>
                <w:sz w:val="16"/>
                <w:szCs w:val="16"/>
              </w:rPr>
            </w:pPr>
            <w:ins w:id="804" w:author="Authors" w:date="2026-06-09T23:51:00Z" w16du:dateUtc="2026-06-09T21:51:00Z">
              <w:r w:rsidRPr="00840361">
                <w:rPr>
                  <w:rFonts w:ascii="Arial" w:hAnsi="Arial" w:cs="Arial"/>
                  <w:sz w:val="16"/>
                  <w:szCs w:val="16"/>
                </w:rPr>
                <w:t>-0.002</w:t>
              </w:r>
            </w:ins>
          </w:p>
        </w:tc>
        <w:tc>
          <w:tcPr>
            <w:tcW w:w="0" w:type="auto"/>
            <w:tcBorders>
              <w:top w:val="single" w:sz="0" w:space="0" w:color="D3D3D3"/>
              <w:left w:val="single" w:sz="0" w:space="0" w:color="D3D3D3"/>
              <w:bottom w:val="single" w:sz="0" w:space="0" w:color="D3D3D3"/>
              <w:right w:val="single" w:sz="0" w:space="0" w:color="D3D3D3"/>
            </w:tcBorders>
          </w:tcPr>
          <w:p w14:paraId="01432625" w14:textId="77777777" w:rsidR="00840361" w:rsidRPr="00840361" w:rsidRDefault="00840361" w:rsidP="00A86EEF">
            <w:pPr>
              <w:keepNext/>
              <w:spacing w:after="60"/>
              <w:rPr>
                <w:ins w:id="805" w:author="Authors" w:date="2026-06-09T23:51:00Z" w16du:dateUtc="2026-06-09T21:51:00Z"/>
                <w:rFonts w:ascii="Arial" w:hAnsi="Arial" w:cs="Arial"/>
                <w:sz w:val="16"/>
                <w:szCs w:val="16"/>
              </w:rPr>
            </w:pPr>
            <w:ins w:id="806" w:author="Authors" w:date="2026-06-09T23:51:00Z" w16du:dateUtc="2026-06-09T21:51:00Z">
              <w:r w:rsidRPr="00840361">
                <w:rPr>
                  <w:rFonts w:ascii="Arial" w:hAnsi="Arial" w:cs="Arial"/>
                  <w:sz w:val="16"/>
                  <w:szCs w:val="16"/>
                </w:rPr>
                <w:t>0.948</w:t>
              </w:r>
            </w:ins>
          </w:p>
        </w:tc>
        <w:tc>
          <w:tcPr>
            <w:tcW w:w="0" w:type="auto"/>
            <w:tcBorders>
              <w:top w:val="single" w:sz="0" w:space="0" w:color="D3D3D3"/>
              <w:left w:val="single" w:sz="0" w:space="0" w:color="D3D3D3"/>
              <w:bottom w:val="single" w:sz="0" w:space="0" w:color="D3D3D3"/>
              <w:right w:val="single" w:sz="0" w:space="0" w:color="D3D3D3"/>
            </w:tcBorders>
          </w:tcPr>
          <w:p w14:paraId="081B17DC" w14:textId="77777777" w:rsidR="00840361" w:rsidRPr="00840361" w:rsidRDefault="00840361" w:rsidP="00A86EEF">
            <w:pPr>
              <w:keepNext/>
              <w:spacing w:after="60"/>
              <w:rPr>
                <w:ins w:id="807" w:author="Authors" w:date="2026-06-09T23:51:00Z" w16du:dateUtc="2026-06-09T21:51:00Z"/>
                <w:rFonts w:ascii="Arial" w:hAnsi="Arial" w:cs="Arial"/>
                <w:sz w:val="16"/>
                <w:szCs w:val="16"/>
              </w:rPr>
            </w:pPr>
            <w:ins w:id="808" w:author="Authors" w:date="2026-06-09T23:51:00Z" w16du:dateUtc="2026-06-09T21:51:00Z">
              <w:r w:rsidRPr="00840361">
                <w:rPr>
                  <w:rFonts w:ascii="Arial" w:hAnsi="Arial" w:cs="Arial"/>
                  <w:sz w:val="16"/>
                  <w:szCs w:val="16"/>
                </w:rPr>
                <w:t>[-0.051, 0.048]</w:t>
              </w:r>
            </w:ins>
          </w:p>
        </w:tc>
        <w:tc>
          <w:tcPr>
            <w:tcW w:w="0" w:type="auto"/>
            <w:tcBorders>
              <w:top w:val="single" w:sz="0" w:space="0" w:color="D3D3D3"/>
              <w:left w:val="single" w:sz="0" w:space="0" w:color="D3D3D3"/>
              <w:bottom w:val="single" w:sz="0" w:space="0" w:color="D3D3D3"/>
              <w:right w:val="single" w:sz="0" w:space="0" w:color="D3D3D3"/>
            </w:tcBorders>
          </w:tcPr>
          <w:p w14:paraId="126F122A" w14:textId="77777777" w:rsidR="00840361" w:rsidRPr="00840361" w:rsidRDefault="00840361" w:rsidP="00A86EEF">
            <w:pPr>
              <w:keepNext/>
              <w:spacing w:after="60"/>
              <w:rPr>
                <w:ins w:id="809" w:author="Authors" w:date="2026-06-09T23:51:00Z" w16du:dateUtc="2026-06-09T21:51:00Z"/>
                <w:rFonts w:ascii="Arial" w:hAnsi="Arial" w:cs="Arial"/>
                <w:sz w:val="16"/>
                <w:szCs w:val="16"/>
              </w:rPr>
            </w:pPr>
            <w:ins w:id="810" w:author="Authors" w:date="2026-06-09T23:51:00Z" w16du:dateUtc="2026-06-09T21:51:00Z">
              <w:r w:rsidRPr="00840361">
                <w:rPr>
                  <w:rFonts w:ascii="Arial" w:hAnsi="Arial" w:cs="Arial"/>
                  <w:sz w:val="16"/>
                  <w:szCs w:val="16"/>
                </w:rPr>
                <w:t>[-0.306, 0.303]</w:t>
              </w:r>
            </w:ins>
          </w:p>
        </w:tc>
        <w:tc>
          <w:tcPr>
            <w:tcW w:w="0" w:type="auto"/>
            <w:tcBorders>
              <w:top w:val="single" w:sz="0" w:space="0" w:color="D3D3D3"/>
              <w:left w:val="single" w:sz="0" w:space="0" w:color="D3D3D3"/>
              <w:bottom w:val="single" w:sz="0" w:space="0" w:color="D3D3D3"/>
              <w:right w:val="single" w:sz="0" w:space="0" w:color="D3D3D3"/>
            </w:tcBorders>
          </w:tcPr>
          <w:p w14:paraId="4A189FEC" w14:textId="77777777" w:rsidR="00840361" w:rsidRPr="00840361" w:rsidRDefault="00840361" w:rsidP="00A86EEF">
            <w:pPr>
              <w:keepNext/>
              <w:spacing w:after="60"/>
              <w:jc w:val="right"/>
              <w:rPr>
                <w:ins w:id="811" w:author="Authors" w:date="2026-06-09T23:51:00Z" w16du:dateUtc="2026-06-09T21:51:00Z"/>
                <w:rFonts w:ascii="Arial" w:hAnsi="Arial" w:cs="Arial"/>
                <w:sz w:val="16"/>
                <w:szCs w:val="16"/>
              </w:rPr>
            </w:pPr>
            <w:ins w:id="812" w:author="Authors" w:date="2026-06-09T23:51:00Z" w16du:dateUtc="2026-06-09T21:51:00Z">
              <w:r w:rsidRPr="00840361">
                <w:rPr>
                  <w:rFonts w:ascii="Arial" w:hAnsi="Arial" w:cs="Arial"/>
                  <w:sz w:val="16"/>
                  <w:szCs w:val="16"/>
                </w:rPr>
                <w:t>91</w:t>
              </w:r>
            </w:ins>
          </w:p>
        </w:tc>
        <w:tc>
          <w:tcPr>
            <w:tcW w:w="0" w:type="auto"/>
            <w:tcBorders>
              <w:top w:val="single" w:sz="0" w:space="0" w:color="D3D3D3"/>
              <w:left w:val="single" w:sz="0" w:space="0" w:color="D3D3D3"/>
              <w:bottom w:val="single" w:sz="0" w:space="0" w:color="D3D3D3"/>
              <w:right w:val="single" w:sz="0" w:space="0" w:color="D3D3D3"/>
            </w:tcBorders>
          </w:tcPr>
          <w:p w14:paraId="2DBC0DF2" w14:textId="77777777" w:rsidR="00840361" w:rsidRPr="00840361" w:rsidRDefault="00840361" w:rsidP="00A86EEF">
            <w:pPr>
              <w:keepNext/>
              <w:spacing w:after="60"/>
              <w:jc w:val="right"/>
              <w:rPr>
                <w:ins w:id="813" w:author="Authors" w:date="2026-06-09T23:51:00Z" w16du:dateUtc="2026-06-09T21:51:00Z"/>
                <w:rFonts w:ascii="Arial" w:hAnsi="Arial" w:cs="Arial"/>
                <w:sz w:val="16"/>
                <w:szCs w:val="16"/>
              </w:rPr>
            </w:pPr>
            <w:ins w:id="814" w:author="Authors" w:date="2026-06-09T23:51:00Z" w16du:dateUtc="2026-06-09T21:51:00Z">
              <w:r w:rsidRPr="00840361">
                <w:rPr>
                  <w:rFonts w:ascii="Arial" w:hAnsi="Arial" w:cs="Arial"/>
                  <w:sz w:val="16"/>
                  <w:szCs w:val="16"/>
                </w:rPr>
                <w:t>9</w:t>
              </w:r>
            </w:ins>
          </w:p>
        </w:tc>
        <w:tc>
          <w:tcPr>
            <w:tcW w:w="0" w:type="auto"/>
            <w:tcBorders>
              <w:top w:val="single" w:sz="0" w:space="0" w:color="D3D3D3"/>
              <w:left w:val="single" w:sz="0" w:space="0" w:color="D3D3D3"/>
              <w:bottom w:val="single" w:sz="0" w:space="0" w:color="D3D3D3"/>
              <w:right w:val="single" w:sz="0" w:space="0" w:color="D3D3D3"/>
            </w:tcBorders>
          </w:tcPr>
          <w:p w14:paraId="226FB9AF" w14:textId="77777777" w:rsidR="00840361" w:rsidRPr="00840361" w:rsidRDefault="00840361" w:rsidP="00A86EEF">
            <w:pPr>
              <w:keepNext/>
              <w:spacing w:after="60"/>
              <w:jc w:val="center"/>
              <w:rPr>
                <w:ins w:id="815" w:author="Authors" w:date="2026-06-09T23:51:00Z" w16du:dateUtc="2026-06-09T21:51:00Z"/>
                <w:rFonts w:ascii="Arial" w:hAnsi="Arial" w:cs="Arial"/>
                <w:sz w:val="16"/>
                <w:szCs w:val="16"/>
              </w:rPr>
            </w:pPr>
            <w:ins w:id="816" w:author="Authors" w:date="2026-06-09T23:51:00Z" w16du:dateUtc="2026-06-09T21:51:00Z">
              <w:r w:rsidRPr="00840361">
                <w:rPr>
                  <w:rFonts w:ascii="Arial" w:hAnsi="Arial" w:cs="Arial"/>
                  <w:sz w:val="16"/>
                  <w:szCs w:val="16"/>
                </w:rPr>
                <w:t>0.061</w:t>
              </w:r>
            </w:ins>
          </w:p>
        </w:tc>
        <w:tc>
          <w:tcPr>
            <w:tcW w:w="0" w:type="auto"/>
            <w:tcBorders>
              <w:top w:val="single" w:sz="0" w:space="0" w:color="D3D3D3"/>
              <w:left w:val="single" w:sz="0" w:space="0" w:color="D3D3D3"/>
              <w:bottom w:val="single" w:sz="0" w:space="0" w:color="D3D3D3"/>
              <w:right w:val="single" w:sz="0" w:space="0" w:color="D3D3D3"/>
            </w:tcBorders>
          </w:tcPr>
          <w:p w14:paraId="33332DF7" w14:textId="77777777" w:rsidR="00840361" w:rsidRPr="00840361" w:rsidRDefault="00840361" w:rsidP="00A86EEF">
            <w:pPr>
              <w:keepNext/>
              <w:spacing w:after="60"/>
              <w:jc w:val="right"/>
              <w:rPr>
                <w:ins w:id="817" w:author="Authors" w:date="2026-06-09T23:51:00Z" w16du:dateUtc="2026-06-09T21:51:00Z"/>
                <w:rFonts w:ascii="Arial" w:hAnsi="Arial" w:cs="Arial"/>
                <w:sz w:val="16"/>
                <w:szCs w:val="16"/>
              </w:rPr>
            </w:pPr>
            <w:ins w:id="818" w:author="Authors" w:date="2026-06-09T23:51:00Z" w16du:dateUtc="2026-06-09T21:51:00Z">
              <w:r w:rsidRPr="00840361">
                <w:rPr>
                  <w:rFonts w:ascii="Arial" w:hAnsi="Arial" w:cs="Arial"/>
                  <w:sz w:val="16"/>
                  <w:szCs w:val="16"/>
                </w:rPr>
                <w:t>0.531</w:t>
              </w:r>
            </w:ins>
          </w:p>
        </w:tc>
        <w:tc>
          <w:tcPr>
            <w:tcW w:w="0" w:type="auto"/>
            <w:tcBorders>
              <w:top w:val="single" w:sz="0" w:space="0" w:color="D3D3D3"/>
              <w:left w:val="single" w:sz="0" w:space="0" w:color="D3D3D3"/>
              <w:bottom w:val="single" w:sz="0" w:space="0" w:color="D3D3D3"/>
              <w:right w:val="single" w:sz="0" w:space="0" w:color="D3D3D3"/>
            </w:tcBorders>
          </w:tcPr>
          <w:p w14:paraId="4D7729D5" w14:textId="77777777" w:rsidR="00840361" w:rsidRPr="00840361" w:rsidRDefault="00840361" w:rsidP="00A86EEF">
            <w:pPr>
              <w:keepNext/>
              <w:spacing w:after="60"/>
              <w:rPr>
                <w:ins w:id="819" w:author="Authors" w:date="2026-06-09T23:51:00Z" w16du:dateUtc="2026-06-09T21:51:00Z"/>
                <w:rFonts w:ascii="Arial" w:hAnsi="Arial" w:cs="Arial"/>
                <w:sz w:val="16"/>
                <w:szCs w:val="16"/>
              </w:rPr>
            </w:pPr>
            <w:ins w:id="820" w:author="Authors" w:date="2026-06-09T23:51:00Z" w16du:dateUtc="2026-06-09T21:51:00Z">
              <w:r w:rsidRPr="00840361">
                <w:rPr>
                  <w:rFonts w:ascii="Arial" w:hAnsi="Arial" w:cs="Arial"/>
                  <w:sz w:val="16"/>
                  <w:szCs w:val="16"/>
                </w:rPr>
                <w:t>[-0.130, 0.251]</w:t>
              </w:r>
            </w:ins>
          </w:p>
        </w:tc>
        <w:tc>
          <w:tcPr>
            <w:tcW w:w="0" w:type="auto"/>
            <w:tcBorders>
              <w:top w:val="single" w:sz="0" w:space="0" w:color="D3D3D3"/>
              <w:left w:val="single" w:sz="0" w:space="0" w:color="D3D3D3"/>
              <w:bottom w:val="single" w:sz="0" w:space="0" w:color="D3D3D3"/>
              <w:right w:val="single" w:sz="0" w:space="0" w:color="D3D3D3"/>
            </w:tcBorders>
          </w:tcPr>
          <w:p w14:paraId="6F8CA6B2" w14:textId="77777777" w:rsidR="00840361" w:rsidRPr="00840361" w:rsidRDefault="00840361" w:rsidP="00A86EEF">
            <w:pPr>
              <w:keepNext/>
              <w:spacing w:after="60"/>
              <w:rPr>
                <w:ins w:id="821" w:author="Authors" w:date="2026-06-09T23:51:00Z" w16du:dateUtc="2026-06-09T21:51:00Z"/>
                <w:rFonts w:ascii="Arial" w:hAnsi="Arial" w:cs="Arial"/>
                <w:sz w:val="16"/>
                <w:szCs w:val="16"/>
              </w:rPr>
            </w:pPr>
            <w:ins w:id="822" w:author="Authors" w:date="2026-06-09T23:51:00Z" w16du:dateUtc="2026-06-09T21:51:00Z">
              <w:r w:rsidRPr="00840361">
                <w:rPr>
                  <w:rFonts w:ascii="Arial" w:hAnsi="Arial" w:cs="Arial"/>
                  <w:sz w:val="16"/>
                  <w:szCs w:val="16"/>
                </w:rPr>
                <w:t>[-0.958, 1.080]</w:t>
              </w:r>
            </w:ins>
          </w:p>
        </w:tc>
        <w:tc>
          <w:tcPr>
            <w:tcW w:w="0" w:type="auto"/>
            <w:tcBorders>
              <w:top w:val="single" w:sz="0" w:space="0" w:color="D3D3D3"/>
              <w:left w:val="single" w:sz="0" w:space="0" w:color="D3D3D3"/>
              <w:bottom w:val="single" w:sz="0" w:space="0" w:color="D3D3D3"/>
              <w:right w:val="single" w:sz="0" w:space="0" w:color="D3D3D3"/>
            </w:tcBorders>
          </w:tcPr>
          <w:p w14:paraId="01E3DE19" w14:textId="77777777" w:rsidR="00840361" w:rsidRPr="00840361" w:rsidRDefault="00840361" w:rsidP="00A86EEF">
            <w:pPr>
              <w:keepNext/>
              <w:spacing w:after="60"/>
              <w:jc w:val="right"/>
              <w:rPr>
                <w:ins w:id="823" w:author="Authors" w:date="2026-06-09T23:51:00Z" w16du:dateUtc="2026-06-09T21:51:00Z"/>
                <w:rFonts w:ascii="Arial" w:hAnsi="Arial" w:cs="Arial"/>
                <w:sz w:val="16"/>
                <w:szCs w:val="16"/>
              </w:rPr>
            </w:pPr>
            <w:ins w:id="824" w:author="Authors" w:date="2026-06-09T23:51:00Z" w16du:dateUtc="2026-06-09T21:51:00Z">
              <w:r w:rsidRPr="00840361">
                <w:rPr>
                  <w:rFonts w:ascii="Arial" w:hAnsi="Arial" w:cs="Arial"/>
                  <w:sz w:val="16"/>
                  <w:szCs w:val="16"/>
                </w:rPr>
                <w:t>91</w:t>
              </w:r>
            </w:ins>
          </w:p>
        </w:tc>
        <w:tc>
          <w:tcPr>
            <w:tcW w:w="0" w:type="auto"/>
            <w:tcBorders>
              <w:top w:val="single" w:sz="0" w:space="0" w:color="D3D3D3"/>
              <w:left w:val="single" w:sz="0" w:space="0" w:color="D3D3D3"/>
              <w:bottom w:val="single" w:sz="0" w:space="0" w:color="D3D3D3"/>
              <w:right w:val="single" w:sz="0" w:space="0" w:color="D3D3D3"/>
            </w:tcBorders>
          </w:tcPr>
          <w:p w14:paraId="1DCC1A0F" w14:textId="77777777" w:rsidR="00840361" w:rsidRPr="00840361" w:rsidRDefault="00840361" w:rsidP="00A86EEF">
            <w:pPr>
              <w:keepNext/>
              <w:spacing w:after="60"/>
              <w:jc w:val="right"/>
              <w:rPr>
                <w:ins w:id="825" w:author="Authors" w:date="2026-06-09T23:51:00Z" w16du:dateUtc="2026-06-09T21:51:00Z"/>
                <w:rFonts w:ascii="Arial" w:hAnsi="Arial" w:cs="Arial"/>
                <w:sz w:val="16"/>
                <w:szCs w:val="16"/>
              </w:rPr>
            </w:pPr>
            <w:ins w:id="826" w:author="Authors" w:date="2026-06-09T23:51:00Z" w16du:dateUtc="2026-06-09T21:51:00Z">
              <w:r w:rsidRPr="00840361">
                <w:rPr>
                  <w:rFonts w:ascii="Arial" w:hAnsi="Arial" w:cs="Arial"/>
                  <w:sz w:val="16"/>
                  <w:szCs w:val="16"/>
                </w:rPr>
                <w:t>9</w:t>
              </w:r>
            </w:ins>
          </w:p>
        </w:tc>
      </w:tr>
      <w:tr w:rsidR="00840361" w:rsidRPr="00840361" w14:paraId="6C4A0269" w14:textId="77777777" w:rsidTr="00A86EEF">
        <w:trPr>
          <w:cantSplit/>
          <w:jc w:val="center"/>
          <w:ins w:id="827"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2466C4F8" w14:textId="77777777" w:rsidR="00840361" w:rsidRPr="00840361" w:rsidRDefault="00840361" w:rsidP="00A86EEF">
            <w:pPr>
              <w:keepNext/>
              <w:spacing w:after="60"/>
              <w:rPr>
                <w:ins w:id="828" w:author="Authors" w:date="2026-06-09T23:51:00Z" w16du:dateUtc="2026-06-09T21:51:00Z"/>
                <w:rFonts w:ascii="Arial" w:hAnsi="Arial" w:cs="Arial"/>
                <w:sz w:val="16"/>
                <w:szCs w:val="16"/>
              </w:rPr>
            </w:pPr>
            <w:ins w:id="829" w:author="Authors" w:date="2026-06-09T23:51:00Z" w16du:dateUtc="2026-06-09T21:51:00Z">
              <w:r w:rsidRPr="00840361">
                <w:rPr>
                  <w:rFonts w:ascii="Arial" w:hAnsi="Arial" w:cs="Arial"/>
                  <w:sz w:val="16"/>
                  <w:szCs w:val="16"/>
                </w:rPr>
                <w:t>Continuously through nesting phase</w:t>
              </w:r>
            </w:ins>
          </w:p>
        </w:tc>
        <w:tc>
          <w:tcPr>
            <w:tcW w:w="0" w:type="auto"/>
            <w:tcBorders>
              <w:top w:val="single" w:sz="0" w:space="0" w:color="D3D3D3"/>
              <w:left w:val="single" w:sz="0" w:space="0" w:color="D3D3D3"/>
              <w:bottom w:val="single" w:sz="0" w:space="0" w:color="D3D3D3"/>
              <w:right w:val="single" w:sz="0" w:space="0" w:color="D3D3D3"/>
            </w:tcBorders>
          </w:tcPr>
          <w:p w14:paraId="159F2AC0" w14:textId="77777777" w:rsidR="00840361" w:rsidRPr="00840361" w:rsidRDefault="00840361" w:rsidP="00A86EEF">
            <w:pPr>
              <w:keepNext/>
              <w:spacing w:after="60"/>
              <w:jc w:val="center"/>
              <w:rPr>
                <w:ins w:id="830" w:author="Authors" w:date="2026-06-09T23:51:00Z" w16du:dateUtc="2026-06-09T21:51:00Z"/>
                <w:rFonts w:ascii="Arial" w:hAnsi="Arial" w:cs="Arial"/>
                <w:sz w:val="16"/>
                <w:szCs w:val="16"/>
              </w:rPr>
            </w:pPr>
            <w:ins w:id="831" w:author="Authors" w:date="2026-06-09T23:51:00Z" w16du:dateUtc="2026-06-09T21:51:00Z">
              <w:r w:rsidRPr="00840361">
                <w:rPr>
                  <w:rFonts w:ascii="Arial" w:hAnsi="Arial" w:cs="Arial"/>
                  <w:sz w:val="16"/>
                  <w:szCs w:val="16"/>
                </w:rPr>
                <w:t>0.034</w:t>
              </w:r>
            </w:ins>
          </w:p>
        </w:tc>
        <w:tc>
          <w:tcPr>
            <w:tcW w:w="0" w:type="auto"/>
            <w:tcBorders>
              <w:top w:val="single" w:sz="0" w:space="0" w:color="D3D3D3"/>
              <w:left w:val="single" w:sz="0" w:space="0" w:color="D3D3D3"/>
              <w:bottom w:val="single" w:sz="0" w:space="0" w:color="D3D3D3"/>
              <w:right w:val="single" w:sz="0" w:space="0" w:color="D3D3D3"/>
            </w:tcBorders>
          </w:tcPr>
          <w:p w14:paraId="1637B443" w14:textId="77777777" w:rsidR="00840361" w:rsidRPr="00840361" w:rsidRDefault="00840361" w:rsidP="00A86EEF">
            <w:pPr>
              <w:keepNext/>
              <w:spacing w:after="60"/>
              <w:rPr>
                <w:ins w:id="832" w:author="Authors" w:date="2026-06-09T23:51:00Z" w16du:dateUtc="2026-06-09T21:51:00Z"/>
                <w:rFonts w:ascii="Arial" w:hAnsi="Arial" w:cs="Arial"/>
                <w:sz w:val="16"/>
                <w:szCs w:val="16"/>
              </w:rPr>
            </w:pPr>
            <w:ins w:id="833" w:author="Authors" w:date="2026-06-09T23:51:00Z" w16du:dateUtc="2026-06-09T21:51:00Z">
              <w:r w:rsidRPr="00840361">
                <w:rPr>
                  <w:rFonts w:ascii="Arial" w:hAnsi="Arial" w:cs="Arial"/>
                  <w:sz w:val="16"/>
                  <w:szCs w:val="16"/>
                </w:rPr>
                <w:t>0.165</w:t>
              </w:r>
            </w:ins>
          </w:p>
        </w:tc>
        <w:tc>
          <w:tcPr>
            <w:tcW w:w="0" w:type="auto"/>
            <w:tcBorders>
              <w:top w:val="single" w:sz="0" w:space="0" w:color="D3D3D3"/>
              <w:left w:val="single" w:sz="0" w:space="0" w:color="D3D3D3"/>
              <w:bottom w:val="single" w:sz="0" w:space="0" w:color="D3D3D3"/>
              <w:right w:val="single" w:sz="0" w:space="0" w:color="D3D3D3"/>
            </w:tcBorders>
          </w:tcPr>
          <w:p w14:paraId="720B1DC4" w14:textId="77777777" w:rsidR="00840361" w:rsidRPr="00840361" w:rsidRDefault="00840361" w:rsidP="00A86EEF">
            <w:pPr>
              <w:keepNext/>
              <w:spacing w:after="60"/>
              <w:rPr>
                <w:ins w:id="834" w:author="Authors" w:date="2026-06-09T23:51:00Z" w16du:dateUtc="2026-06-09T21:51:00Z"/>
                <w:rFonts w:ascii="Arial" w:hAnsi="Arial" w:cs="Arial"/>
                <w:sz w:val="16"/>
                <w:szCs w:val="16"/>
              </w:rPr>
            </w:pPr>
            <w:ins w:id="835" w:author="Authors" w:date="2026-06-09T23:51:00Z" w16du:dateUtc="2026-06-09T21:51:00Z">
              <w:r w:rsidRPr="00840361">
                <w:rPr>
                  <w:rFonts w:ascii="Arial" w:hAnsi="Arial" w:cs="Arial"/>
                  <w:sz w:val="16"/>
                  <w:szCs w:val="16"/>
                </w:rPr>
                <w:t>[-0.014, 0.083]</w:t>
              </w:r>
            </w:ins>
          </w:p>
        </w:tc>
        <w:tc>
          <w:tcPr>
            <w:tcW w:w="0" w:type="auto"/>
            <w:tcBorders>
              <w:top w:val="single" w:sz="0" w:space="0" w:color="D3D3D3"/>
              <w:left w:val="single" w:sz="0" w:space="0" w:color="D3D3D3"/>
              <w:bottom w:val="single" w:sz="0" w:space="0" w:color="D3D3D3"/>
              <w:right w:val="single" w:sz="0" w:space="0" w:color="D3D3D3"/>
            </w:tcBorders>
          </w:tcPr>
          <w:p w14:paraId="2F81E795" w14:textId="77777777" w:rsidR="00840361" w:rsidRPr="00840361" w:rsidRDefault="00840361" w:rsidP="00A86EEF">
            <w:pPr>
              <w:keepNext/>
              <w:spacing w:after="60"/>
              <w:rPr>
                <w:ins w:id="836" w:author="Authors" w:date="2026-06-09T23:51:00Z" w16du:dateUtc="2026-06-09T21:51:00Z"/>
                <w:rFonts w:ascii="Arial" w:hAnsi="Arial" w:cs="Arial"/>
                <w:sz w:val="16"/>
                <w:szCs w:val="16"/>
              </w:rPr>
            </w:pPr>
            <w:ins w:id="837" w:author="Authors" w:date="2026-06-09T23:51:00Z" w16du:dateUtc="2026-06-09T21:51:00Z">
              <w:r w:rsidRPr="00840361">
                <w:rPr>
                  <w:rFonts w:ascii="Arial" w:hAnsi="Arial" w:cs="Arial"/>
                  <w:sz w:val="16"/>
                  <w:szCs w:val="16"/>
                </w:rPr>
                <w:t>[-0.270, 0.338]</w:t>
              </w:r>
            </w:ins>
          </w:p>
        </w:tc>
        <w:tc>
          <w:tcPr>
            <w:tcW w:w="0" w:type="auto"/>
            <w:tcBorders>
              <w:top w:val="single" w:sz="0" w:space="0" w:color="D3D3D3"/>
              <w:left w:val="single" w:sz="0" w:space="0" w:color="D3D3D3"/>
              <w:bottom w:val="single" w:sz="0" w:space="0" w:color="D3D3D3"/>
              <w:right w:val="single" w:sz="0" w:space="0" w:color="D3D3D3"/>
            </w:tcBorders>
          </w:tcPr>
          <w:p w14:paraId="259E10E1" w14:textId="77777777" w:rsidR="00840361" w:rsidRPr="00840361" w:rsidRDefault="00840361" w:rsidP="00A86EEF">
            <w:pPr>
              <w:keepNext/>
              <w:spacing w:after="60"/>
              <w:jc w:val="right"/>
              <w:rPr>
                <w:ins w:id="838" w:author="Authors" w:date="2026-06-09T23:51:00Z" w16du:dateUtc="2026-06-09T21:51:00Z"/>
                <w:rFonts w:ascii="Arial" w:hAnsi="Arial" w:cs="Arial"/>
                <w:sz w:val="16"/>
                <w:szCs w:val="16"/>
              </w:rPr>
            </w:pPr>
            <w:ins w:id="839" w:author="Authors" w:date="2026-06-09T23:51:00Z" w16du:dateUtc="2026-06-09T21:51:00Z">
              <w:r w:rsidRPr="00840361">
                <w:rPr>
                  <w:rFonts w:ascii="Arial" w:hAnsi="Arial" w:cs="Arial"/>
                  <w:sz w:val="16"/>
                  <w:szCs w:val="16"/>
                </w:rPr>
                <w:t>95</w:t>
              </w:r>
            </w:ins>
          </w:p>
        </w:tc>
        <w:tc>
          <w:tcPr>
            <w:tcW w:w="0" w:type="auto"/>
            <w:tcBorders>
              <w:top w:val="single" w:sz="0" w:space="0" w:color="D3D3D3"/>
              <w:left w:val="single" w:sz="0" w:space="0" w:color="D3D3D3"/>
              <w:bottom w:val="single" w:sz="0" w:space="0" w:color="D3D3D3"/>
              <w:right w:val="single" w:sz="0" w:space="0" w:color="D3D3D3"/>
            </w:tcBorders>
          </w:tcPr>
          <w:p w14:paraId="3BFA41BC" w14:textId="77777777" w:rsidR="00840361" w:rsidRPr="00840361" w:rsidRDefault="00840361" w:rsidP="00A86EEF">
            <w:pPr>
              <w:keepNext/>
              <w:spacing w:after="60"/>
              <w:jc w:val="right"/>
              <w:rPr>
                <w:ins w:id="840" w:author="Authors" w:date="2026-06-09T23:51:00Z" w16du:dateUtc="2026-06-09T21:51:00Z"/>
                <w:rFonts w:ascii="Arial" w:hAnsi="Arial" w:cs="Arial"/>
                <w:sz w:val="16"/>
                <w:szCs w:val="16"/>
              </w:rPr>
            </w:pPr>
            <w:ins w:id="841" w:author="Authors" w:date="2026-06-09T23:51:00Z" w16du:dateUtc="2026-06-09T21:51:00Z">
              <w:r w:rsidRPr="00840361">
                <w:rPr>
                  <w:rFonts w:ascii="Arial" w:hAnsi="Arial" w:cs="Arial"/>
                  <w:sz w:val="16"/>
                  <w:szCs w:val="16"/>
                </w:rPr>
                <w:t>12</w:t>
              </w:r>
            </w:ins>
          </w:p>
        </w:tc>
        <w:tc>
          <w:tcPr>
            <w:tcW w:w="0" w:type="auto"/>
            <w:tcBorders>
              <w:top w:val="single" w:sz="0" w:space="0" w:color="D3D3D3"/>
              <w:left w:val="single" w:sz="0" w:space="0" w:color="D3D3D3"/>
              <w:bottom w:val="single" w:sz="0" w:space="0" w:color="D3D3D3"/>
              <w:right w:val="single" w:sz="0" w:space="0" w:color="D3D3D3"/>
            </w:tcBorders>
          </w:tcPr>
          <w:p w14:paraId="0AB89368" w14:textId="77777777" w:rsidR="00840361" w:rsidRPr="00840361" w:rsidRDefault="00840361" w:rsidP="00A86EEF">
            <w:pPr>
              <w:keepNext/>
              <w:spacing w:after="60"/>
              <w:jc w:val="center"/>
              <w:rPr>
                <w:ins w:id="842" w:author="Authors" w:date="2026-06-09T23:51:00Z" w16du:dateUtc="2026-06-09T21:51:00Z"/>
                <w:rFonts w:ascii="Arial" w:hAnsi="Arial" w:cs="Arial"/>
                <w:b/>
                <w:bCs/>
                <w:sz w:val="16"/>
                <w:szCs w:val="16"/>
              </w:rPr>
            </w:pPr>
            <w:ins w:id="843" w:author="Authors" w:date="2026-06-09T23:51:00Z" w16du:dateUtc="2026-06-09T21:51:00Z">
              <w:r w:rsidRPr="00840361">
                <w:rPr>
                  <w:rFonts w:ascii="Arial" w:hAnsi="Arial" w:cs="Arial"/>
                  <w:b/>
                  <w:bCs/>
                  <w:sz w:val="16"/>
                  <w:szCs w:val="16"/>
                </w:rPr>
                <w:t>0.302</w:t>
              </w:r>
            </w:ins>
          </w:p>
        </w:tc>
        <w:tc>
          <w:tcPr>
            <w:tcW w:w="0" w:type="auto"/>
            <w:tcBorders>
              <w:top w:val="single" w:sz="0" w:space="0" w:color="D3D3D3"/>
              <w:left w:val="single" w:sz="0" w:space="0" w:color="D3D3D3"/>
              <w:bottom w:val="single" w:sz="0" w:space="0" w:color="D3D3D3"/>
              <w:right w:val="single" w:sz="0" w:space="0" w:color="D3D3D3"/>
            </w:tcBorders>
          </w:tcPr>
          <w:p w14:paraId="65FBA28B" w14:textId="77777777" w:rsidR="00840361" w:rsidRPr="00840361" w:rsidRDefault="00840361" w:rsidP="00A86EEF">
            <w:pPr>
              <w:keepNext/>
              <w:spacing w:after="60"/>
              <w:jc w:val="right"/>
              <w:rPr>
                <w:ins w:id="844" w:author="Authors" w:date="2026-06-09T23:51:00Z" w16du:dateUtc="2026-06-09T21:51:00Z"/>
                <w:rFonts w:ascii="Arial" w:hAnsi="Arial" w:cs="Arial"/>
                <w:sz w:val="16"/>
                <w:szCs w:val="16"/>
              </w:rPr>
            </w:pPr>
            <w:ins w:id="845" w:author="Authors" w:date="2026-06-09T23:51:00Z" w16du:dateUtc="2026-06-09T21:51:00Z">
              <w:r w:rsidRPr="00840361">
                <w:rPr>
                  <w:rFonts w:ascii="Arial" w:hAnsi="Arial" w:cs="Arial"/>
                  <w:sz w:val="16"/>
                  <w:szCs w:val="16"/>
                </w:rPr>
                <w:t>0.011</w:t>
              </w:r>
            </w:ins>
          </w:p>
        </w:tc>
        <w:tc>
          <w:tcPr>
            <w:tcW w:w="0" w:type="auto"/>
            <w:tcBorders>
              <w:top w:val="single" w:sz="0" w:space="0" w:color="D3D3D3"/>
              <w:left w:val="single" w:sz="0" w:space="0" w:color="D3D3D3"/>
              <w:bottom w:val="single" w:sz="0" w:space="0" w:color="D3D3D3"/>
              <w:right w:val="single" w:sz="0" w:space="0" w:color="D3D3D3"/>
            </w:tcBorders>
          </w:tcPr>
          <w:p w14:paraId="01979D52" w14:textId="77777777" w:rsidR="00840361" w:rsidRPr="00840361" w:rsidRDefault="00840361" w:rsidP="00A86EEF">
            <w:pPr>
              <w:keepNext/>
              <w:spacing w:after="60"/>
              <w:rPr>
                <w:ins w:id="846" w:author="Authors" w:date="2026-06-09T23:51:00Z" w16du:dateUtc="2026-06-09T21:51:00Z"/>
                <w:rFonts w:ascii="Arial" w:hAnsi="Arial" w:cs="Arial"/>
                <w:sz w:val="16"/>
                <w:szCs w:val="16"/>
              </w:rPr>
            </w:pPr>
            <w:ins w:id="847" w:author="Authors" w:date="2026-06-09T23:51:00Z" w16du:dateUtc="2026-06-09T21:51:00Z">
              <w:r w:rsidRPr="00840361">
                <w:rPr>
                  <w:rFonts w:ascii="Arial" w:hAnsi="Arial" w:cs="Arial"/>
                  <w:sz w:val="16"/>
                  <w:szCs w:val="16"/>
                </w:rPr>
                <w:t>[ 0.069, 0.534]</w:t>
              </w:r>
            </w:ins>
          </w:p>
        </w:tc>
        <w:tc>
          <w:tcPr>
            <w:tcW w:w="0" w:type="auto"/>
            <w:tcBorders>
              <w:top w:val="single" w:sz="0" w:space="0" w:color="D3D3D3"/>
              <w:left w:val="single" w:sz="0" w:space="0" w:color="D3D3D3"/>
              <w:bottom w:val="single" w:sz="0" w:space="0" w:color="D3D3D3"/>
              <w:right w:val="single" w:sz="0" w:space="0" w:color="D3D3D3"/>
            </w:tcBorders>
          </w:tcPr>
          <w:p w14:paraId="307AF8B4" w14:textId="77777777" w:rsidR="00840361" w:rsidRPr="00840361" w:rsidRDefault="00840361" w:rsidP="00A86EEF">
            <w:pPr>
              <w:keepNext/>
              <w:spacing w:after="60"/>
              <w:rPr>
                <w:ins w:id="848" w:author="Authors" w:date="2026-06-09T23:51:00Z" w16du:dateUtc="2026-06-09T21:51:00Z"/>
                <w:rFonts w:ascii="Arial" w:hAnsi="Arial" w:cs="Arial"/>
                <w:sz w:val="16"/>
                <w:szCs w:val="16"/>
              </w:rPr>
            </w:pPr>
            <w:ins w:id="849" w:author="Authors" w:date="2026-06-09T23:51:00Z" w16du:dateUtc="2026-06-09T21:51:00Z">
              <w:r w:rsidRPr="00840361">
                <w:rPr>
                  <w:rFonts w:ascii="Arial" w:hAnsi="Arial" w:cs="Arial"/>
                  <w:sz w:val="16"/>
                  <w:szCs w:val="16"/>
                </w:rPr>
                <w:t>[-0.726, 1.329]</w:t>
              </w:r>
            </w:ins>
          </w:p>
        </w:tc>
        <w:tc>
          <w:tcPr>
            <w:tcW w:w="0" w:type="auto"/>
            <w:tcBorders>
              <w:top w:val="single" w:sz="0" w:space="0" w:color="D3D3D3"/>
              <w:left w:val="single" w:sz="0" w:space="0" w:color="D3D3D3"/>
              <w:bottom w:val="single" w:sz="0" w:space="0" w:color="D3D3D3"/>
              <w:right w:val="single" w:sz="0" w:space="0" w:color="D3D3D3"/>
            </w:tcBorders>
          </w:tcPr>
          <w:p w14:paraId="78A3E7C8" w14:textId="77777777" w:rsidR="00840361" w:rsidRPr="00840361" w:rsidRDefault="00840361" w:rsidP="00A86EEF">
            <w:pPr>
              <w:keepNext/>
              <w:spacing w:after="60"/>
              <w:jc w:val="right"/>
              <w:rPr>
                <w:ins w:id="850" w:author="Authors" w:date="2026-06-09T23:51:00Z" w16du:dateUtc="2026-06-09T21:51:00Z"/>
                <w:rFonts w:ascii="Arial" w:hAnsi="Arial" w:cs="Arial"/>
                <w:sz w:val="16"/>
                <w:szCs w:val="16"/>
              </w:rPr>
            </w:pPr>
            <w:ins w:id="851" w:author="Authors" w:date="2026-06-09T23:51:00Z" w16du:dateUtc="2026-06-09T21:51:00Z">
              <w:r w:rsidRPr="00840361">
                <w:rPr>
                  <w:rFonts w:ascii="Arial" w:hAnsi="Arial" w:cs="Arial"/>
                  <w:sz w:val="16"/>
                  <w:szCs w:val="16"/>
                </w:rPr>
                <w:t>105</w:t>
              </w:r>
            </w:ins>
          </w:p>
        </w:tc>
        <w:tc>
          <w:tcPr>
            <w:tcW w:w="0" w:type="auto"/>
            <w:tcBorders>
              <w:top w:val="single" w:sz="0" w:space="0" w:color="D3D3D3"/>
              <w:left w:val="single" w:sz="0" w:space="0" w:color="D3D3D3"/>
              <w:bottom w:val="single" w:sz="0" w:space="0" w:color="D3D3D3"/>
              <w:right w:val="single" w:sz="0" w:space="0" w:color="D3D3D3"/>
            </w:tcBorders>
          </w:tcPr>
          <w:p w14:paraId="42FFD98E" w14:textId="77777777" w:rsidR="00840361" w:rsidRPr="00840361" w:rsidRDefault="00840361" w:rsidP="00A86EEF">
            <w:pPr>
              <w:keepNext/>
              <w:spacing w:after="60"/>
              <w:jc w:val="right"/>
              <w:rPr>
                <w:ins w:id="852" w:author="Authors" w:date="2026-06-09T23:51:00Z" w16du:dateUtc="2026-06-09T21:51:00Z"/>
                <w:rFonts w:ascii="Arial" w:hAnsi="Arial" w:cs="Arial"/>
                <w:sz w:val="16"/>
                <w:szCs w:val="16"/>
              </w:rPr>
            </w:pPr>
            <w:ins w:id="853" w:author="Authors" w:date="2026-06-09T23:51:00Z" w16du:dateUtc="2026-06-09T21:51:00Z">
              <w:r w:rsidRPr="00840361">
                <w:rPr>
                  <w:rFonts w:ascii="Arial" w:hAnsi="Arial" w:cs="Arial"/>
                  <w:sz w:val="16"/>
                  <w:szCs w:val="16"/>
                </w:rPr>
                <w:t>12</w:t>
              </w:r>
            </w:ins>
          </w:p>
        </w:tc>
      </w:tr>
      <w:tr w:rsidR="00840361" w:rsidRPr="00840361" w14:paraId="5F2AAFF6" w14:textId="77777777" w:rsidTr="00A86EEF">
        <w:trPr>
          <w:cantSplit/>
          <w:jc w:val="center"/>
          <w:ins w:id="854" w:author="Authors" w:date="2026-06-09T23:51:00Z" w16du:dateUtc="2026-06-09T21:51:00Z"/>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6E4B7093" w14:textId="77777777" w:rsidR="00840361" w:rsidRPr="00840361" w:rsidRDefault="00840361" w:rsidP="00A86EEF">
            <w:pPr>
              <w:keepNext/>
              <w:spacing w:after="60"/>
              <w:rPr>
                <w:ins w:id="855" w:author="Authors" w:date="2026-06-09T23:51:00Z" w16du:dateUtc="2026-06-09T21:51:00Z"/>
                <w:rFonts w:ascii="Arial" w:hAnsi="Arial" w:cs="Arial"/>
                <w:sz w:val="16"/>
                <w:szCs w:val="16"/>
              </w:rPr>
            </w:pPr>
            <w:ins w:id="856" w:author="Authors" w:date="2026-06-09T23:51:00Z" w16du:dateUtc="2026-06-09T21:51:00Z">
              <w:r w:rsidRPr="00840361">
                <w:rPr>
                  <w:rFonts w:ascii="Arial" w:hAnsi="Arial" w:cs="Arial"/>
                  <w:sz w:val="16"/>
                  <w:szCs w:val="16"/>
                </w:rPr>
                <w:t>3. Bird Species</w:t>
              </w:r>
            </w:ins>
          </w:p>
        </w:tc>
      </w:tr>
      <w:tr w:rsidR="00840361" w:rsidRPr="00840361" w14:paraId="70DED903" w14:textId="77777777" w:rsidTr="00A86EEF">
        <w:trPr>
          <w:cantSplit/>
          <w:jc w:val="center"/>
          <w:ins w:id="857"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03AD5440" w14:textId="77777777" w:rsidR="00840361" w:rsidRPr="00840361" w:rsidRDefault="00840361" w:rsidP="00A86EEF">
            <w:pPr>
              <w:keepNext/>
              <w:spacing w:after="60"/>
              <w:rPr>
                <w:ins w:id="858" w:author="Authors" w:date="2026-06-09T23:51:00Z" w16du:dateUtc="2026-06-09T21:51:00Z"/>
                <w:rFonts w:ascii="Arial" w:hAnsi="Arial" w:cs="Arial"/>
                <w:sz w:val="16"/>
                <w:szCs w:val="16"/>
              </w:rPr>
            </w:pPr>
            <w:ins w:id="859" w:author="Authors" w:date="2026-06-09T23:51:00Z" w16du:dateUtc="2026-06-09T21:51:00Z">
              <w:r w:rsidRPr="00840361">
                <w:rPr>
                  <w:rFonts w:ascii="Arial" w:hAnsi="Arial" w:cs="Arial"/>
                  <w:sz w:val="16"/>
                  <w:szCs w:val="16"/>
                </w:rPr>
                <w:t xml:space="preserve">Buteo </w:t>
              </w:r>
              <w:proofErr w:type="spellStart"/>
              <w:r w:rsidRPr="00840361">
                <w:rPr>
                  <w:rFonts w:ascii="Arial" w:hAnsi="Arial" w:cs="Arial"/>
                  <w:sz w:val="16"/>
                  <w:szCs w:val="16"/>
                </w:rPr>
                <w:t>buteo</w:t>
              </w:r>
              <w:proofErr w:type="spellEnd"/>
            </w:ins>
          </w:p>
        </w:tc>
        <w:tc>
          <w:tcPr>
            <w:tcW w:w="0" w:type="auto"/>
            <w:tcBorders>
              <w:top w:val="single" w:sz="0" w:space="0" w:color="D3D3D3"/>
              <w:left w:val="single" w:sz="0" w:space="0" w:color="D3D3D3"/>
              <w:bottom w:val="single" w:sz="0" w:space="0" w:color="D3D3D3"/>
              <w:right w:val="single" w:sz="0" w:space="0" w:color="D3D3D3"/>
            </w:tcBorders>
          </w:tcPr>
          <w:p w14:paraId="2B85D399" w14:textId="77777777" w:rsidR="00840361" w:rsidRPr="00840361" w:rsidRDefault="00840361" w:rsidP="00A86EEF">
            <w:pPr>
              <w:keepNext/>
              <w:spacing w:after="60"/>
              <w:jc w:val="center"/>
              <w:rPr>
                <w:ins w:id="860" w:author="Authors" w:date="2026-06-09T23:51:00Z" w16du:dateUtc="2026-06-09T21:51:00Z"/>
                <w:rFonts w:ascii="Arial" w:hAnsi="Arial" w:cs="Arial"/>
                <w:sz w:val="16"/>
                <w:szCs w:val="16"/>
              </w:rPr>
            </w:pPr>
            <w:ins w:id="861" w:author="Authors" w:date="2026-06-09T23:51:00Z" w16du:dateUtc="2026-06-09T21:51:00Z">
              <w:r w:rsidRPr="00840361">
                <w:rPr>
                  <w:rFonts w:ascii="Arial" w:hAnsi="Arial" w:cs="Arial"/>
                  <w:sz w:val="16"/>
                  <w:szCs w:val="16"/>
                </w:rPr>
                <w:t>-0.109</w:t>
              </w:r>
            </w:ins>
          </w:p>
        </w:tc>
        <w:tc>
          <w:tcPr>
            <w:tcW w:w="0" w:type="auto"/>
            <w:tcBorders>
              <w:top w:val="single" w:sz="0" w:space="0" w:color="D3D3D3"/>
              <w:left w:val="single" w:sz="0" w:space="0" w:color="D3D3D3"/>
              <w:bottom w:val="single" w:sz="0" w:space="0" w:color="D3D3D3"/>
              <w:right w:val="single" w:sz="0" w:space="0" w:color="D3D3D3"/>
            </w:tcBorders>
          </w:tcPr>
          <w:p w14:paraId="48135ED6" w14:textId="77777777" w:rsidR="00840361" w:rsidRPr="00840361" w:rsidRDefault="00840361" w:rsidP="00A86EEF">
            <w:pPr>
              <w:keepNext/>
              <w:spacing w:after="60"/>
              <w:rPr>
                <w:ins w:id="862" w:author="Authors" w:date="2026-06-09T23:51:00Z" w16du:dateUtc="2026-06-09T21:51:00Z"/>
                <w:rFonts w:ascii="Arial" w:hAnsi="Arial" w:cs="Arial"/>
                <w:sz w:val="16"/>
                <w:szCs w:val="16"/>
              </w:rPr>
            </w:pPr>
            <w:ins w:id="863" w:author="Authors" w:date="2026-06-09T23:51:00Z" w16du:dateUtc="2026-06-09T21:51:00Z">
              <w:r w:rsidRPr="00840361">
                <w:rPr>
                  <w:rFonts w:ascii="Arial" w:hAnsi="Arial" w:cs="Arial"/>
                  <w:sz w:val="16"/>
                  <w:szCs w:val="16"/>
                </w:rPr>
                <w:t>0.724</w:t>
              </w:r>
            </w:ins>
          </w:p>
        </w:tc>
        <w:tc>
          <w:tcPr>
            <w:tcW w:w="0" w:type="auto"/>
            <w:tcBorders>
              <w:top w:val="single" w:sz="0" w:space="0" w:color="D3D3D3"/>
              <w:left w:val="single" w:sz="0" w:space="0" w:color="D3D3D3"/>
              <w:bottom w:val="single" w:sz="0" w:space="0" w:color="D3D3D3"/>
              <w:right w:val="single" w:sz="0" w:space="0" w:color="D3D3D3"/>
            </w:tcBorders>
          </w:tcPr>
          <w:p w14:paraId="2A2A11CF" w14:textId="77777777" w:rsidR="00840361" w:rsidRPr="00840361" w:rsidRDefault="00840361" w:rsidP="00A86EEF">
            <w:pPr>
              <w:keepNext/>
              <w:spacing w:after="60"/>
              <w:rPr>
                <w:ins w:id="864" w:author="Authors" w:date="2026-06-09T23:51:00Z" w16du:dateUtc="2026-06-09T21:51:00Z"/>
                <w:rFonts w:ascii="Arial" w:hAnsi="Arial" w:cs="Arial"/>
                <w:sz w:val="16"/>
                <w:szCs w:val="16"/>
              </w:rPr>
            </w:pPr>
            <w:ins w:id="865" w:author="Authors" w:date="2026-06-09T23:51:00Z" w16du:dateUtc="2026-06-09T21:51:00Z">
              <w:r w:rsidRPr="00840361">
                <w:rPr>
                  <w:rFonts w:ascii="Arial" w:hAnsi="Arial" w:cs="Arial"/>
                  <w:sz w:val="16"/>
                  <w:szCs w:val="16"/>
                </w:rPr>
                <w:t>[-0.714, 0.497]</w:t>
              </w:r>
            </w:ins>
          </w:p>
        </w:tc>
        <w:tc>
          <w:tcPr>
            <w:tcW w:w="0" w:type="auto"/>
            <w:tcBorders>
              <w:top w:val="single" w:sz="0" w:space="0" w:color="D3D3D3"/>
              <w:left w:val="single" w:sz="0" w:space="0" w:color="D3D3D3"/>
              <w:bottom w:val="single" w:sz="0" w:space="0" w:color="D3D3D3"/>
              <w:right w:val="single" w:sz="0" w:space="0" w:color="D3D3D3"/>
            </w:tcBorders>
          </w:tcPr>
          <w:p w14:paraId="2AF9F26A" w14:textId="77777777" w:rsidR="00840361" w:rsidRPr="00840361" w:rsidRDefault="00840361" w:rsidP="00A86EEF">
            <w:pPr>
              <w:keepNext/>
              <w:spacing w:after="60"/>
              <w:rPr>
                <w:ins w:id="866" w:author="Authors" w:date="2026-06-09T23:51:00Z" w16du:dateUtc="2026-06-09T21:51:00Z"/>
                <w:rFonts w:ascii="Arial" w:hAnsi="Arial" w:cs="Arial"/>
                <w:sz w:val="16"/>
                <w:szCs w:val="16"/>
              </w:rPr>
            </w:pPr>
            <w:ins w:id="867" w:author="Authors" w:date="2026-06-09T23:51:00Z" w16du:dateUtc="2026-06-09T21:51:00Z">
              <w:r w:rsidRPr="00840361">
                <w:rPr>
                  <w:rFonts w:ascii="Arial" w:hAnsi="Arial" w:cs="Arial"/>
                  <w:sz w:val="16"/>
                  <w:szCs w:val="16"/>
                </w:rPr>
                <w:t>[-0.844, 0.626]</w:t>
              </w:r>
            </w:ins>
          </w:p>
        </w:tc>
        <w:tc>
          <w:tcPr>
            <w:tcW w:w="0" w:type="auto"/>
            <w:tcBorders>
              <w:top w:val="single" w:sz="0" w:space="0" w:color="D3D3D3"/>
              <w:left w:val="single" w:sz="0" w:space="0" w:color="D3D3D3"/>
              <w:bottom w:val="single" w:sz="0" w:space="0" w:color="D3D3D3"/>
              <w:right w:val="single" w:sz="0" w:space="0" w:color="D3D3D3"/>
            </w:tcBorders>
          </w:tcPr>
          <w:p w14:paraId="51D59989" w14:textId="77777777" w:rsidR="00840361" w:rsidRPr="00840361" w:rsidRDefault="00840361" w:rsidP="00A86EEF">
            <w:pPr>
              <w:keepNext/>
              <w:spacing w:after="60"/>
              <w:jc w:val="right"/>
              <w:rPr>
                <w:ins w:id="868" w:author="Authors" w:date="2026-06-09T23:51:00Z" w16du:dateUtc="2026-06-09T21:51:00Z"/>
                <w:rFonts w:ascii="Arial" w:hAnsi="Arial" w:cs="Arial"/>
                <w:sz w:val="16"/>
                <w:szCs w:val="16"/>
              </w:rPr>
            </w:pPr>
            <w:ins w:id="869" w:author="Authors" w:date="2026-06-09T23:51:00Z" w16du:dateUtc="2026-06-09T21:51:00Z">
              <w:r w:rsidRPr="00840361">
                <w:rPr>
                  <w:rFonts w:ascii="Arial" w:hAnsi="Arial" w:cs="Arial"/>
                  <w:sz w:val="16"/>
                  <w:szCs w:val="16"/>
                </w:rPr>
                <w:t>9</w:t>
              </w:r>
            </w:ins>
          </w:p>
        </w:tc>
        <w:tc>
          <w:tcPr>
            <w:tcW w:w="0" w:type="auto"/>
            <w:tcBorders>
              <w:top w:val="single" w:sz="0" w:space="0" w:color="D3D3D3"/>
              <w:left w:val="single" w:sz="0" w:space="0" w:color="D3D3D3"/>
              <w:bottom w:val="single" w:sz="0" w:space="0" w:color="D3D3D3"/>
              <w:right w:val="single" w:sz="0" w:space="0" w:color="D3D3D3"/>
            </w:tcBorders>
          </w:tcPr>
          <w:p w14:paraId="0A6FEC1F" w14:textId="77777777" w:rsidR="00840361" w:rsidRPr="00840361" w:rsidRDefault="00840361" w:rsidP="00A86EEF">
            <w:pPr>
              <w:keepNext/>
              <w:spacing w:after="60"/>
              <w:jc w:val="right"/>
              <w:rPr>
                <w:ins w:id="870" w:author="Authors" w:date="2026-06-09T23:51:00Z" w16du:dateUtc="2026-06-09T21:51:00Z"/>
                <w:rFonts w:ascii="Arial" w:hAnsi="Arial" w:cs="Arial"/>
                <w:sz w:val="16"/>
                <w:szCs w:val="16"/>
              </w:rPr>
            </w:pPr>
            <w:ins w:id="871" w:author="Authors" w:date="2026-06-09T23:51:00Z" w16du:dateUtc="2026-06-09T21:51:00Z">
              <w:r w:rsidRPr="00840361">
                <w:rPr>
                  <w:rFonts w:ascii="Arial" w:hAnsi="Arial" w:cs="Arial"/>
                  <w:sz w:val="16"/>
                  <w:szCs w:val="16"/>
                </w:rPr>
                <w:t>1</w:t>
              </w:r>
            </w:ins>
          </w:p>
        </w:tc>
        <w:tc>
          <w:tcPr>
            <w:tcW w:w="0" w:type="auto"/>
            <w:tcBorders>
              <w:top w:val="single" w:sz="0" w:space="0" w:color="D3D3D3"/>
              <w:left w:val="single" w:sz="0" w:space="0" w:color="D3D3D3"/>
              <w:bottom w:val="single" w:sz="0" w:space="0" w:color="D3D3D3"/>
              <w:right w:val="single" w:sz="0" w:space="0" w:color="D3D3D3"/>
            </w:tcBorders>
          </w:tcPr>
          <w:p w14:paraId="02C22274" w14:textId="77777777" w:rsidR="00840361" w:rsidRPr="00840361" w:rsidRDefault="00840361" w:rsidP="00A86EEF">
            <w:pPr>
              <w:keepNext/>
              <w:spacing w:after="60"/>
              <w:jc w:val="center"/>
              <w:rPr>
                <w:ins w:id="872" w:author="Authors" w:date="2026-06-09T23:51:00Z" w16du:dateUtc="2026-06-09T21:51:00Z"/>
                <w:rFonts w:ascii="Arial" w:hAnsi="Arial" w:cs="Arial"/>
                <w:sz w:val="16"/>
                <w:szCs w:val="16"/>
              </w:rPr>
            </w:pPr>
            <w:ins w:id="873" w:author="Authors" w:date="2026-06-09T23:51:00Z" w16du:dateUtc="2026-06-09T21:51:00Z">
              <w:r w:rsidRPr="00840361">
                <w:rPr>
                  <w:rFonts w:ascii="Arial" w:hAnsi="Arial" w:cs="Arial"/>
                  <w:sz w:val="16"/>
                  <w:szCs w:val="16"/>
                </w:rPr>
                <w:t>-0.251</w:t>
              </w:r>
            </w:ins>
          </w:p>
        </w:tc>
        <w:tc>
          <w:tcPr>
            <w:tcW w:w="0" w:type="auto"/>
            <w:tcBorders>
              <w:top w:val="single" w:sz="0" w:space="0" w:color="D3D3D3"/>
              <w:left w:val="single" w:sz="0" w:space="0" w:color="D3D3D3"/>
              <w:bottom w:val="single" w:sz="0" w:space="0" w:color="D3D3D3"/>
              <w:right w:val="single" w:sz="0" w:space="0" w:color="D3D3D3"/>
            </w:tcBorders>
          </w:tcPr>
          <w:p w14:paraId="6CB070AA" w14:textId="77777777" w:rsidR="00840361" w:rsidRPr="00840361" w:rsidRDefault="00840361" w:rsidP="00A86EEF">
            <w:pPr>
              <w:keepNext/>
              <w:spacing w:after="60"/>
              <w:jc w:val="right"/>
              <w:rPr>
                <w:ins w:id="874" w:author="Authors" w:date="2026-06-09T23:51:00Z" w16du:dateUtc="2026-06-09T21:51:00Z"/>
                <w:rFonts w:ascii="Arial" w:hAnsi="Arial" w:cs="Arial"/>
                <w:sz w:val="16"/>
                <w:szCs w:val="16"/>
              </w:rPr>
            </w:pPr>
            <w:ins w:id="875" w:author="Authors" w:date="2026-06-09T23:51:00Z" w16du:dateUtc="2026-06-09T21:51:00Z">
              <w:r w:rsidRPr="00840361">
                <w:rPr>
                  <w:rFonts w:ascii="Arial" w:hAnsi="Arial" w:cs="Arial"/>
                  <w:sz w:val="16"/>
                  <w:szCs w:val="16"/>
                </w:rPr>
                <w:t>0.732</w:t>
              </w:r>
            </w:ins>
          </w:p>
        </w:tc>
        <w:tc>
          <w:tcPr>
            <w:tcW w:w="0" w:type="auto"/>
            <w:tcBorders>
              <w:top w:val="single" w:sz="0" w:space="0" w:color="D3D3D3"/>
              <w:left w:val="single" w:sz="0" w:space="0" w:color="D3D3D3"/>
              <w:bottom w:val="single" w:sz="0" w:space="0" w:color="D3D3D3"/>
              <w:right w:val="single" w:sz="0" w:space="0" w:color="D3D3D3"/>
            </w:tcBorders>
          </w:tcPr>
          <w:p w14:paraId="47DF1043" w14:textId="77777777" w:rsidR="00840361" w:rsidRPr="00840361" w:rsidRDefault="00840361" w:rsidP="00A86EEF">
            <w:pPr>
              <w:keepNext/>
              <w:spacing w:after="60"/>
              <w:rPr>
                <w:ins w:id="876" w:author="Authors" w:date="2026-06-09T23:51:00Z" w16du:dateUtc="2026-06-09T21:51:00Z"/>
                <w:rFonts w:ascii="Arial" w:hAnsi="Arial" w:cs="Arial"/>
                <w:sz w:val="16"/>
                <w:szCs w:val="16"/>
              </w:rPr>
            </w:pPr>
            <w:ins w:id="877" w:author="Authors" w:date="2026-06-09T23:51:00Z" w16du:dateUtc="2026-06-09T21:51:00Z">
              <w:r w:rsidRPr="00840361">
                <w:rPr>
                  <w:rFonts w:ascii="Arial" w:hAnsi="Arial" w:cs="Arial"/>
                  <w:sz w:val="16"/>
                  <w:szCs w:val="16"/>
                </w:rPr>
                <w:t>[-1.691, 1.189]</w:t>
              </w:r>
            </w:ins>
          </w:p>
        </w:tc>
        <w:tc>
          <w:tcPr>
            <w:tcW w:w="0" w:type="auto"/>
            <w:tcBorders>
              <w:top w:val="single" w:sz="0" w:space="0" w:color="D3D3D3"/>
              <w:left w:val="single" w:sz="0" w:space="0" w:color="D3D3D3"/>
              <w:bottom w:val="single" w:sz="0" w:space="0" w:color="D3D3D3"/>
              <w:right w:val="single" w:sz="0" w:space="0" w:color="D3D3D3"/>
            </w:tcBorders>
          </w:tcPr>
          <w:p w14:paraId="537FB753" w14:textId="77777777" w:rsidR="00840361" w:rsidRPr="00840361" w:rsidRDefault="00840361" w:rsidP="00A86EEF">
            <w:pPr>
              <w:keepNext/>
              <w:spacing w:after="60"/>
              <w:rPr>
                <w:ins w:id="878" w:author="Authors" w:date="2026-06-09T23:51:00Z" w16du:dateUtc="2026-06-09T21:51:00Z"/>
                <w:rFonts w:ascii="Arial" w:hAnsi="Arial" w:cs="Arial"/>
                <w:sz w:val="16"/>
                <w:szCs w:val="16"/>
              </w:rPr>
            </w:pPr>
            <w:ins w:id="879" w:author="Authors" w:date="2026-06-09T23:51:00Z" w16du:dateUtc="2026-06-09T21:51:00Z">
              <w:r w:rsidRPr="00840361">
                <w:rPr>
                  <w:rFonts w:ascii="Arial" w:hAnsi="Arial" w:cs="Arial"/>
                  <w:sz w:val="16"/>
                  <w:szCs w:val="16"/>
                </w:rPr>
                <w:t>[-2.263, 1.761]</w:t>
              </w:r>
            </w:ins>
          </w:p>
        </w:tc>
        <w:tc>
          <w:tcPr>
            <w:tcW w:w="0" w:type="auto"/>
            <w:tcBorders>
              <w:top w:val="single" w:sz="0" w:space="0" w:color="D3D3D3"/>
              <w:left w:val="single" w:sz="0" w:space="0" w:color="D3D3D3"/>
              <w:bottom w:val="single" w:sz="0" w:space="0" w:color="D3D3D3"/>
              <w:right w:val="single" w:sz="0" w:space="0" w:color="D3D3D3"/>
            </w:tcBorders>
          </w:tcPr>
          <w:p w14:paraId="65A8D4F3" w14:textId="77777777" w:rsidR="00840361" w:rsidRPr="00840361" w:rsidRDefault="00840361" w:rsidP="00A86EEF">
            <w:pPr>
              <w:keepNext/>
              <w:spacing w:after="60"/>
              <w:jc w:val="right"/>
              <w:rPr>
                <w:ins w:id="880" w:author="Authors" w:date="2026-06-09T23:51:00Z" w16du:dateUtc="2026-06-09T21:51:00Z"/>
                <w:rFonts w:ascii="Arial" w:hAnsi="Arial" w:cs="Arial"/>
                <w:sz w:val="16"/>
                <w:szCs w:val="16"/>
              </w:rPr>
            </w:pPr>
            <w:ins w:id="881" w:author="Authors" w:date="2026-06-09T23:51:00Z" w16du:dateUtc="2026-06-09T21:51:00Z">
              <w:r w:rsidRPr="00840361">
                <w:rPr>
                  <w:rFonts w:ascii="Arial" w:hAnsi="Arial" w:cs="Arial"/>
                  <w:sz w:val="16"/>
                  <w:szCs w:val="16"/>
                </w:rPr>
                <w:t>9</w:t>
              </w:r>
            </w:ins>
          </w:p>
        </w:tc>
        <w:tc>
          <w:tcPr>
            <w:tcW w:w="0" w:type="auto"/>
            <w:tcBorders>
              <w:top w:val="single" w:sz="0" w:space="0" w:color="D3D3D3"/>
              <w:left w:val="single" w:sz="0" w:space="0" w:color="D3D3D3"/>
              <w:bottom w:val="single" w:sz="0" w:space="0" w:color="D3D3D3"/>
              <w:right w:val="single" w:sz="0" w:space="0" w:color="D3D3D3"/>
            </w:tcBorders>
          </w:tcPr>
          <w:p w14:paraId="18FE5A67" w14:textId="77777777" w:rsidR="00840361" w:rsidRPr="00840361" w:rsidRDefault="00840361" w:rsidP="00A86EEF">
            <w:pPr>
              <w:keepNext/>
              <w:spacing w:after="60"/>
              <w:jc w:val="right"/>
              <w:rPr>
                <w:ins w:id="882" w:author="Authors" w:date="2026-06-09T23:51:00Z" w16du:dateUtc="2026-06-09T21:51:00Z"/>
                <w:rFonts w:ascii="Arial" w:hAnsi="Arial" w:cs="Arial"/>
                <w:sz w:val="16"/>
                <w:szCs w:val="16"/>
              </w:rPr>
            </w:pPr>
            <w:ins w:id="883" w:author="Authors" w:date="2026-06-09T23:51:00Z" w16du:dateUtc="2026-06-09T21:51:00Z">
              <w:r w:rsidRPr="00840361">
                <w:rPr>
                  <w:rFonts w:ascii="Arial" w:hAnsi="Arial" w:cs="Arial"/>
                  <w:sz w:val="16"/>
                  <w:szCs w:val="16"/>
                </w:rPr>
                <w:t>1</w:t>
              </w:r>
            </w:ins>
          </w:p>
        </w:tc>
      </w:tr>
      <w:tr w:rsidR="00840361" w:rsidRPr="00840361" w14:paraId="6761BCFC" w14:textId="77777777" w:rsidTr="00A86EEF">
        <w:trPr>
          <w:cantSplit/>
          <w:jc w:val="center"/>
          <w:ins w:id="884"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30383FC0" w14:textId="77777777" w:rsidR="00840361" w:rsidRPr="00840361" w:rsidRDefault="00840361" w:rsidP="00A86EEF">
            <w:pPr>
              <w:keepNext/>
              <w:spacing w:after="60"/>
              <w:rPr>
                <w:ins w:id="885" w:author="Authors" w:date="2026-06-09T23:51:00Z" w16du:dateUtc="2026-06-09T21:51:00Z"/>
                <w:rFonts w:ascii="Arial" w:hAnsi="Arial" w:cs="Arial"/>
                <w:sz w:val="16"/>
                <w:szCs w:val="16"/>
              </w:rPr>
            </w:pPr>
            <w:proofErr w:type="spellStart"/>
            <w:ins w:id="886" w:author="Authors" w:date="2026-06-09T23:51:00Z" w16du:dateUtc="2026-06-09T21:51:00Z">
              <w:r w:rsidRPr="00840361">
                <w:rPr>
                  <w:rFonts w:ascii="Arial" w:hAnsi="Arial" w:cs="Arial"/>
                  <w:sz w:val="16"/>
                  <w:szCs w:val="16"/>
                </w:rPr>
                <w:t>Cyanistes</w:t>
              </w:r>
              <w:proofErr w:type="spellEnd"/>
              <w:r w:rsidRPr="00840361">
                <w:rPr>
                  <w:rFonts w:ascii="Arial" w:hAnsi="Arial" w:cs="Arial"/>
                  <w:sz w:val="16"/>
                  <w:szCs w:val="16"/>
                </w:rPr>
                <w:t xml:space="preserve"> caeruleus</w:t>
              </w:r>
            </w:ins>
          </w:p>
        </w:tc>
        <w:tc>
          <w:tcPr>
            <w:tcW w:w="0" w:type="auto"/>
            <w:tcBorders>
              <w:top w:val="single" w:sz="0" w:space="0" w:color="D3D3D3"/>
              <w:left w:val="single" w:sz="0" w:space="0" w:color="D3D3D3"/>
              <w:bottom w:val="single" w:sz="0" w:space="0" w:color="D3D3D3"/>
              <w:right w:val="single" w:sz="0" w:space="0" w:color="D3D3D3"/>
            </w:tcBorders>
          </w:tcPr>
          <w:p w14:paraId="78F285BC" w14:textId="77777777" w:rsidR="00840361" w:rsidRPr="00840361" w:rsidRDefault="00840361" w:rsidP="00A86EEF">
            <w:pPr>
              <w:keepNext/>
              <w:spacing w:after="60"/>
              <w:jc w:val="center"/>
              <w:rPr>
                <w:ins w:id="887" w:author="Authors" w:date="2026-06-09T23:51:00Z" w16du:dateUtc="2026-06-09T21:51:00Z"/>
                <w:rFonts w:ascii="Arial" w:hAnsi="Arial" w:cs="Arial"/>
                <w:sz w:val="16"/>
                <w:szCs w:val="16"/>
              </w:rPr>
            </w:pPr>
            <w:ins w:id="888" w:author="Authors" w:date="2026-06-09T23:51:00Z" w16du:dateUtc="2026-06-09T21:51:00Z">
              <w:r w:rsidRPr="00840361">
                <w:rPr>
                  <w:rFonts w:ascii="Arial" w:hAnsi="Arial" w:cs="Arial"/>
                  <w:sz w:val="16"/>
                  <w:szCs w:val="16"/>
                </w:rPr>
                <w:t>0.006</w:t>
              </w:r>
            </w:ins>
          </w:p>
        </w:tc>
        <w:tc>
          <w:tcPr>
            <w:tcW w:w="0" w:type="auto"/>
            <w:tcBorders>
              <w:top w:val="single" w:sz="0" w:space="0" w:color="D3D3D3"/>
              <w:left w:val="single" w:sz="0" w:space="0" w:color="D3D3D3"/>
              <w:bottom w:val="single" w:sz="0" w:space="0" w:color="D3D3D3"/>
              <w:right w:val="single" w:sz="0" w:space="0" w:color="D3D3D3"/>
            </w:tcBorders>
          </w:tcPr>
          <w:p w14:paraId="0B016719" w14:textId="77777777" w:rsidR="00840361" w:rsidRPr="00840361" w:rsidRDefault="00840361" w:rsidP="00A86EEF">
            <w:pPr>
              <w:keepNext/>
              <w:spacing w:after="60"/>
              <w:rPr>
                <w:ins w:id="889" w:author="Authors" w:date="2026-06-09T23:51:00Z" w16du:dateUtc="2026-06-09T21:51:00Z"/>
                <w:rFonts w:ascii="Arial" w:hAnsi="Arial" w:cs="Arial"/>
                <w:sz w:val="16"/>
                <w:szCs w:val="16"/>
              </w:rPr>
            </w:pPr>
            <w:ins w:id="890" w:author="Authors" w:date="2026-06-09T23:51:00Z" w16du:dateUtc="2026-06-09T21:51:00Z">
              <w:r w:rsidRPr="00840361">
                <w:rPr>
                  <w:rFonts w:ascii="Arial" w:hAnsi="Arial" w:cs="Arial"/>
                  <w:sz w:val="16"/>
                  <w:szCs w:val="16"/>
                </w:rPr>
                <w:t>0.969</w:t>
              </w:r>
            </w:ins>
          </w:p>
        </w:tc>
        <w:tc>
          <w:tcPr>
            <w:tcW w:w="0" w:type="auto"/>
            <w:tcBorders>
              <w:top w:val="single" w:sz="0" w:space="0" w:color="D3D3D3"/>
              <w:left w:val="single" w:sz="0" w:space="0" w:color="D3D3D3"/>
              <w:bottom w:val="single" w:sz="0" w:space="0" w:color="D3D3D3"/>
              <w:right w:val="single" w:sz="0" w:space="0" w:color="D3D3D3"/>
            </w:tcBorders>
          </w:tcPr>
          <w:p w14:paraId="4FDCEFD7" w14:textId="77777777" w:rsidR="00840361" w:rsidRPr="00840361" w:rsidRDefault="00840361" w:rsidP="00A86EEF">
            <w:pPr>
              <w:keepNext/>
              <w:spacing w:after="60"/>
              <w:rPr>
                <w:ins w:id="891" w:author="Authors" w:date="2026-06-09T23:51:00Z" w16du:dateUtc="2026-06-09T21:51:00Z"/>
                <w:rFonts w:ascii="Arial" w:hAnsi="Arial" w:cs="Arial"/>
                <w:sz w:val="16"/>
                <w:szCs w:val="16"/>
              </w:rPr>
            </w:pPr>
            <w:ins w:id="892" w:author="Authors" w:date="2026-06-09T23:51:00Z" w16du:dateUtc="2026-06-09T21:51:00Z">
              <w:r w:rsidRPr="00840361">
                <w:rPr>
                  <w:rFonts w:ascii="Arial" w:hAnsi="Arial" w:cs="Arial"/>
                  <w:sz w:val="16"/>
                  <w:szCs w:val="16"/>
                </w:rPr>
                <w:t>[-0.288, 0.299]</w:t>
              </w:r>
            </w:ins>
          </w:p>
        </w:tc>
        <w:tc>
          <w:tcPr>
            <w:tcW w:w="0" w:type="auto"/>
            <w:tcBorders>
              <w:top w:val="single" w:sz="0" w:space="0" w:color="D3D3D3"/>
              <w:left w:val="single" w:sz="0" w:space="0" w:color="D3D3D3"/>
              <w:bottom w:val="single" w:sz="0" w:space="0" w:color="D3D3D3"/>
              <w:right w:val="single" w:sz="0" w:space="0" w:color="D3D3D3"/>
            </w:tcBorders>
          </w:tcPr>
          <w:p w14:paraId="69E9E910" w14:textId="77777777" w:rsidR="00840361" w:rsidRPr="00840361" w:rsidRDefault="00840361" w:rsidP="00A86EEF">
            <w:pPr>
              <w:keepNext/>
              <w:spacing w:after="60"/>
              <w:rPr>
                <w:ins w:id="893" w:author="Authors" w:date="2026-06-09T23:51:00Z" w16du:dateUtc="2026-06-09T21:51:00Z"/>
                <w:rFonts w:ascii="Arial" w:hAnsi="Arial" w:cs="Arial"/>
                <w:sz w:val="16"/>
                <w:szCs w:val="16"/>
              </w:rPr>
            </w:pPr>
            <w:ins w:id="894" w:author="Authors" w:date="2026-06-09T23:51:00Z" w16du:dateUtc="2026-06-09T21:51:00Z">
              <w:r w:rsidRPr="00840361">
                <w:rPr>
                  <w:rFonts w:ascii="Arial" w:hAnsi="Arial" w:cs="Arial"/>
                  <w:sz w:val="16"/>
                  <w:szCs w:val="16"/>
                </w:rPr>
                <w:t>[-0.504, 0.515]</w:t>
              </w:r>
            </w:ins>
          </w:p>
        </w:tc>
        <w:tc>
          <w:tcPr>
            <w:tcW w:w="0" w:type="auto"/>
            <w:tcBorders>
              <w:top w:val="single" w:sz="0" w:space="0" w:color="D3D3D3"/>
              <w:left w:val="single" w:sz="0" w:space="0" w:color="D3D3D3"/>
              <w:bottom w:val="single" w:sz="0" w:space="0" w:color="D3D3D3"/>
              <w:right w:val="single" w:sz="0" w:space="0" w:color="D3D3D3"/>
            </w:tcBorders>
          </w:tcPr>
          <w:p w14:paraId="4D9F0279" w14:textId="77777777" w:rsidR="00840361" w:rsidRPr="00840361" w:rsidRDefault="00840361" w:rsidP="00A86EEF">
            <w:pPr>
              <w:keepNext/>
              <w:spacing w:after="60"/>
              <w:jc w:val="right"/>
              <w:rPr>
                <w:ins w:id="895" w:author="Authors" w:date="2026-06-09T23:51:00Z" w16du:dateUtc="2026-06-09T21:51:00Z"/>
                <w:rFonts w:ascii="Arial" w:hAnsi="Arial" w:cs="Arial"/>
                <w:sz w:val="16"/>
                <w:szCs w:val="16"/>
              </w:rPr>
            </w:pPr>
            <w:ins w:id="896" w:author="Authors" w:date="2026-06-09T23:51:00Z" w16du:dateUtc="2026-06-09T21:51:00Z">
              <w:r w:rsidRPr="00840361">
                <w:rPr>
                  <w:rFonts w:ascii="Arial" w:hAnsi="Arial" w:cs="Arial"/>
                  <w:sz w:val="16"/>
                  <w:szCs w:val="16"/>
                </w:rPr>
                <w:t>68</w:t>
              </w:r>
            </w:ins>
          </w:p>
        </w:tc>
        <w:tc>
          <w:tcPr>
            <w:tcW w:w="0" w:type="auto"/>
            <w:tcBorders>
              <w:top w:val="single" w:sz="0" w:space="0" w:color="D3D3D3"/>
              <w:left w:val="single" w:sz="0" w:space="0" w:color="D3D3D3"/>
              <w:bottom w:val="single" w:sz="0" w:space="0" w:color="D3D3D3"/>
              <w:right w:val="single" w:sz="0" w:space="0" w:color="D3D3D3"/>
            </w:tcBorders>
          </w:tcPr>
          <w:p w14:paraId="682EB8DE" w14:textId="77777777" w:rsidR="00840361" w:rsidRPr="00840361" w:rsidRDefault="00840361" w:rsidP="00A86EEF">
            <w:pPr>
              <w:keepNext/>
              <w:spacing w:after="60"/>
              <w:jc w:val="right"/>
              <w:rPr>
                <w:ins w:id="897" w:author="Authors" w:date="2026-06-09T23:51:00Z" w16du:dateUtc="2026-06-09T21:51:00Z"/>
                <w:rFonts w:ascii="Arial" w:hAnsi="Arial" w:cs="Arial"/>
                <w:sz w:val="16"/>
                <w:szCs w:val="16"/>
              </w:rPr>
            </w:pPr>
            <w:ins w:id="898" w:author="Authors" w:date="2026-06-09T23:51:00Z" w16du:dateUtc="2026-06-09T21:51:00Z">
              <w:r w:rsidRPr="00840361">
                <w:rPr>
                  <w:rFonts w:ascii="Arial" w:hAnsi="Arial" w:cs="Arial"/>
                  <w:sz w:val="16"/>
                  <w:szCs w:val="16"/>
                </w:rPr>
                <w:t>10</w:t>
              </w:r>
            </w:ins>
          </w:p>
        </w:tc>
        <w:tc>
          <w:tcPr>
            <w:tcW w:w="0" w:type="auto"/>
            <w:tcBorders>
              <w:top w:val="single" w:sz="0" w:space="0" w:color="D3D3D3"/>
              <w:left w:val="single" w:sz="0" w:space="0" w:color="D3D3D3"/>
              <w:bottom w:val="single" w:sz="0" w:space="0" w:color="D3D3D3"/>
              <w:right w:val="single" w:sz="0" w:space="0" w:color="D3D3D3"/>
            </w:tcBorders>
          </w:tcPr>
          <w:p w14:paraId="6376FF7A" w14:textId="77777777" w:rsidR="00840361" w:rsidRPr="00840361" w:rsidRDefault="00840361" w:rsidP="00A86EEF">
            <w:pPr>
              <w:keepNext/>
              <w:spacing w:after="60"/>
              <w:jc w:val="center"/>
              <w:rPr>
                <w:ins w:id="899" w:author="Authors" w:date="2026-06-09T23:51:00Z" w16du:dateUtc="2026-06-09T21:51:00Z"/>
                <w:rFonts w:ascii="Arial" w:hAnsi="Arial" w:cs="Arial"/>
                <w:sz w:val="16"/>
                <w:szCs w:val="16"/>
              </w:rPr>
            </w:pPr>
            <w:ins w:id="900" w:author="Authors" w:date="2026-06-09T23:51:00Z" w16du:dateUtc="2026-06-09T21:51:00Z">
              <w:r w:rsidRPr="00840361">
                <w:rPr>
                  <w:rFonts w:ascii="Arial" w:hAnsi="Arial" w:cs="Arial"/>
                  <w:sz w:val="16"/>
                  <w:szCs w:val="16"/>
                </w:rPr>
                <w:t>0.087</w:t>
              </w:r>
            </w:ins>
          </w:p>
        </w:tc>
        <w:tc>
          <w:tcPr>
            <w:tcW w:w="0" w:type="auto"/>
            <w:tcBorders>
              <w:top w:val="single" w:sz="0" w:space="0" w:color="D3D3D3"/>
              <w:left w:val="single" w:sz="0" w:space="0" w:color="D3D3D3"/>
              <w:bottom w:val="single" w:sz="0" w:space="0" w:color="D3D3D3"/>
              <w:right w:val="single" w:sz="0" w:space="0" w:color="D3D3D3"/>
            </w:tcBorders>
          </w:tcPr>
          <w:p w14:paraId="6733DB90" w14:textId="77777777" w:rsidR="00840361" w:rsidRPr="00840361" w:rsidRDefault="00840361" w:rsidP="00A86EEF">
            <w:pPr>
              <w:keepNext/>
              <w:spacing w:after="60"/>
              <w:jc w:val="right"/>
              <w:rPr>
                <w:ins w:id="901" w:author="Authors" w:date="2026-06-09T23:51:00Z" w16du:dateUtc="2026-06-09T21:51:00Z"/>
                <w:rFonts w:ascii="Arial" w:hAnsi="Arial" w:cs="Arial"/>
                <w:sz w:val="16"/>
                <w:szCs w:val="16"/>
              </w:rPr>
            </w:pPr>
            <w:ins w:id="902" w:author="Authors" w:date="2026-06-09T23:51:00Z" w16du:dateUtc="2026-06-09T21:51:00Z">
              <w:r w:rsidRPr="00840361">
                <w:rPr>
                  <w:rFonts w:ascii="Arial" w:hAnsi="Arial" w:cs="Arial"/>
                  <w:sz w:val="16"/>
                  <w:szCs w:val="16"/>
                </w:rPr>
                <w:t>0.866</w:t>
              </w:r>
            </w:ins>
          </w:p>
        </w:tc>
        <w:tc>
          <w:tcPr>
            <w:tcW w:w="0" w:type="auto"/>
            <w:tcBorders>
              <w:top w:val="single" w:sz="0" w:space="0" w:color="D3D3D3"/>
              <w:left w:val="single" w:sz="0" w:space="0" w:color="D3D3D3"/>
              <w:bottom w:val="single" w:sz="0" w:space="0" w:color="D3D3D3"/>
              <w:right w:val="single" w:sz="0" w:space="0" w:color="D3D3D3"/>
            </w:tcBorders>
          </w:tcPr>
          <w:p w14:paraId="4B7B00E6" w14:textId="77777777" w:rsidR="00840361" w:rsidRPr="00840361" w:rsidRDefault="00840361" w:rsidP="00A86EEF">
            <w:pPr>
              <w:keepNext/>
              <w:spacing w:after="60"/>
              <w:rPr>
                <w:ins w:id="903" w:author="Authors" w:date="2026-06-09T23:51:00Z" w16du:dateUtc="2026-06-09T21:51:00Z"/>
                <w:rFonts w:ascii="Arial" w:hAnsi="Arial" w:cs="Arial"/>
                <w:sz w:val="16"/>
                <w:szCs w:val="16"/>
              </w:rPr>
            </w:pPr>
            <w:ins w:id="904" w:author="Authors" w:date="2026-06-09T23:51:00Z" w16du:dateUtc="2026-06-09T21:51:00Z">
              <w:r w:rsidRPr="00840361">
                <w:rPr>
                  <w:rFonts w:ascii="Arial" w:hAnsi="Arial" w:cs="Arial"/>
                  <w:sz w:val="16"/>
                  <w:szCs w:val="16"/>
                </w:rPr>
                <w:t>[-0.926, 1.100]</w:t>
              </w:r>
            </w:ins>
          </w:p>
        </w:tc>
        <w:tc>
          <w:tcPr>
            <w:tcW w:w="0" w:type="auto"/>
            <w:tcBorders>
              <w:top w:val="single" w:sz="0" w:space="0" w:color="D3D3D3"/>
              <w:left w:val="single" w:sz="0" w:space="0" w:color="D3D3D3"/>
              <w:bottom w:val="single" w:sz="0" w:space="0" w:color="D3D3D3"/>
              <w:right w:val="single" w:sz="0" w:space="0" w:color="D3D3D3"/>
            </w:tcBorders>
          </w:tcPr>
          <w:p w14:paraId="48DE4C60" w14:textId="77777777" w:rsidR="00840361" w:rsidRPr="00840361" w:rsidRDefault="00840361" w:rsidP="00A86EEF">
            <w:pPr>
              <w:keepNext/>
              <w:spacing w:after="60"/>
              <w:rPr>
                <w:ins w:id="905" w:author="Authors" w:date="2026-06-09T23:51:00Z" w16du:dateUtc="2026-06-09T21:51:00Z"/>
                <w:rFonts w:ascii="Arial" w:hAnsi="Arial" w:cs="Arial"/>
                <w:sz w:val="16"/>
                <w:szCs w:val="16"/>
              </w:rPr>
            </w:pPr>
            <w:ins w:id="906" w:author="Authors" w:date="2026-06-09T23:51:00Z" w16du:dateUtc="2026-06-09T21:51:00Z">
              <w:r w:rsidRPr="00840361">
                <w:rPr>
                  <w:rFonts w:ascii="Arial" w:hAnsi="Arial" w:cs="Arial"/>
                  <w:sz w:val="16"/>
                  <w:szCs w:val="16"/>
                </w:rPr>
                <w:t>[-1.646, 1.819]</w:t>
              </w:r>
            </w:ins>
          </w:p>
        </w:tc>
        <w:tc>
          <w:tcPr>
            <w:tcW w:w="0" w:type="auto"/>
            <w:tcBorders>
              <w:top w:val="single" w:sz="0" w:space="0" w:color="D3D3D3"/>
              <w:left w:val="single" w:sz="0" w:space="0" w:color="D3D3D3"/>
              <w:bottom w:val="single" w:sz="0" w:space="0" w:color="D3D3D3"/>
              <w:right w:val="single" w:sz="0" w:space="0" w:color="D3D3D3"/>
            </w:tcBorders>
          </w:tcPr>
          <w:p w14:paraId="1324CA08" w14:textId="77777777" w:rsidR="00840361" w:rsidRPr="00840361" w:rsidRDefault="00840361" w:rsidP="00A86EEF">
            <w:pPr>
              <w:keepNext/>
              <w:spacing w:after="60"/>
              <w:jc w:val="right"/>
              <w:rPr>
                <w:ins w:id="907" w:author="Authors" w:date="2026-06-09T23:51:00Z" w16du:dateUtc="2026-06-09T21:51:00Z"/>
                <w:rFonts w:ascii="Arial" w:hAnsi="Arial" w:cs="Arial"/>
                <w:sz w:val="16"/>
                <w:szCs w:val="16"/>
              </w:rPr>
            </w:pPr>
            <w:ins w:id="908" w:author="Authors" w:date="2026-06-09T23:51:00Z" w16du:dateUtc="2026-06-09T21:51:00Z">
              <w:r w:rsidRPr="00840361">
                <w:rPr>
                  <w:rFonts w:ascii="Arial" w:hAnsi="Arial" w:cs="Arial"/>
                  <w:sz w:val="16"/>
                  <w:szCs w:val="16"/>
                </w:rPr>
                <w:t>74</w:t>
              </w:r>
            </w:ins>
          </w:p>
        </w:tc>
        <w:tc>
          <w:tcPr>
            <w:tcW w:w="0" w:type="auto"/>
            <w:tcBorders>
              <w:top w:val="single" w:sz="0" w:space="0" w:color="D3D3D3"/>
              <w:left w:val="single" w:sz="0" w:space="0" w:color="D3D3D3"/>
              <w:bottom w:val="single" w:sz="0" w:space="0" w:color="D3D3D3"/>
              <w:right w:val="single" w:sz="0" w:space="0" w:color="D3D3D3"/>
            </w:tcBorders>
          </w:tcPr>
          <w:p w14:paraId="05674F81" w14:textId="77777777" w:rsidR="00840361" w:rsidRPr="00840361" w:rsidRDefault="00840361" w:rsidP="00A86EEF">
            <w:pPr>
              <w:keepNext/>
              <w:spacing w:after="60"/>
              <w:jc w:val="right"/>
              <w:rPr>
                <w:ins w:id="909" w:author="Authors" w:date="2026-06-09T23:51:00Z" w16du:dateUtc="2026-06-09T21:51:00Z"/>
                <w:rFonts w:ascii="Arial" w:hAnsi="Arial" w:cs="Arial"/>
                <w:sz w:val="16"/>
                <w:szCs w:val="16"/>
              </w:rPr>
            </w:pPr>
            <w:ins w:id="910" w:author="Authors" w:date="2026-06-09T23:51:00Z" w16du:dateUtc="2026-06-09T21:51:00Z">
              <w:r w:rsidRPr="00840361">
                <w:rPr>
                  <w:rFonts w:ascii="Arial" w:hAnsi="Arial" w:cs="Arial"/>
                  <w:sz w:val="16"/>
                  <w:szCs w:val="16"/>
                </w:rPr>
                <w:t>10</w:t>
              </w:r>
            </w:ins>
          </w:p>
        </w:tc>
      </w:tr>
      <w:tr w:rsidR="00840361" w:rsidRPr="00840361" w14:paraId="1999D377" w14:textId="77777777" w:rsidTr="00A86EEF">
        <w:trPr>
          <w:cantSplit/>
          <w:jc w:val="center"/>
          <w:ins w:id="911"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2B9C076F" w14:textId="77777777" w:rsidR="00840361" w:rsidRPr="00840361" w:rsidRDefault="00840361" w:rsidP="00A86EEF">
            <w:pPr>
              <w:keepNext/>
              <w:spacing w:after="60"/>
              <w:rPr>
                <w:ins w:id="912" w:author="Authors" w:date="2026-06-09T23:51:00Z" w16du:dateUtc="2026-06-09T21:51:00Z"/>
                <w:rFonts w:ascii="Arial" w:hAnsi="Arial" w:cs="Arial"/>
                <w:sz w:val="16"/>
                <w:szCs w:val="16"/>
              </w:rPr>
            </w:pPr>
            <w:ins w:id="913" w:author="Authors" w:date="2026-06-09T23:51:00Z" w16du:dateUtc="2026-06-09T21:51:00Z">
              <w:r w:rsidRPr="00840361">
                <w:rPr>
                  <w:rFonts w:ascii="Arial" w:hAnsi="Arial" w:cs="Arial"/>
                  <w:sz w:val="16"/>
                  <w:szCs w:val="16"/>
                </w:rPr>
                <w:t>Parus major</w:t>
              </w:r>
            </w:ins>
          </w:p>
        </w:tc>
        <w:tc>
          <w:tcPr>
            <w:tcW w:w="0" w:type="auto"/>
            <w:tcBorders>
              <w:top w:val="single" w:sz="0" w:space="0" w:color="D3D3D3"/>
              <w:left w:val="single" w:sz="0" w:space="0" w:color="D3D3D3"/>
              <w:bottom w:val="single" w:sz="0" w:space="0" w:color="D3D3D3"/>
              <w:right w:val="single" w:sz="0" w:space="0" w:color="D3D3D3"/>
            </w:tcBorders>
          </w:tcPr>
          <w:p w14:paraId="1BD5F8C8" w14:textId="77777777" w:rsidR="00840361" w:rsidRPr="00840361" w:rsidRDefault="00840361" w:rsidP="00A86EEF">
            <w:pPr>
              <w:keepNext/>
              <w:spacing w:after="60"/>
              <w:jc w:val="center"/>
              <w:rPr>
                <w:ins w:id="914" w:author="Authors" w:date="2026-06-09T23:51:00Z" w16du:dateUtc="2026-06-09T21:51:00Z"/>
                <w:rFonts w:ascii="Arial" w:hAnsi="Arial" w:cs="Arial"/>
                <w:sz w:val="16"/>
                <w:szCs w:val="16"/>
              </w:rPr>
            </w:pPr>
            <w:ins w:id="915" w:author="Authors" w:date="2026-06-09T23:51:00Z" w16du:dateUtc="2026-06-09T21:51:00Z">
              <w:r w:rsidRPr="00840361">
                <w:rPr>
                  <w:rFonts w:ascii="Arial" w:hAnsi="Arial" w:cs="Arial"/>
                  <w:sz w:val="16"/>
                  <w:szCs w:val="16"/>
                </w:rPr>
                <w:t>-0.037</w:t>
              </w:r>
            </w:ins>
          </w:p>
        </w:tc>
        <w:tc>
          <w:tcPr>
            <w:tcW w:w="0" w:type="auto"/>
            <w:tcBorders>
              <w:top w:val="single" w:sz="0" w:space="0" w:color="D3D3D3"/>
              <w:left w:val="single" w:sz="0" w:space="0" w:color="D3D3D3"/>
              <w:bottom w:val="single" w:sz="0" w:space="0" w:color="D3D3D3"/>
              <w:right w:val="single" w:sz="0" w:space="0" w:color="D3D3D3"/>
            </w:tcBorders>
          </w:tcPr>
          <w:p w14:paraId="7AB5C0C2" w14:textId="77777777" w:rsidR="00840361" w:rsidRPr="00840361" w:rsidRDefault="00840361" w:rsidP="00A86EEF">
            <w:pPr>
              <w:keepNext/>
              <w:spacing w:after="60"/>
              <w:rPr>
                <w:ins w:id="916" w:author="Authors" w:date="2026-06-09T23:51:00Z" w16du:dateUtc="2026-06-09T21:51:00Z"/>
                <w:rFonts w:ascii="Arial" w:hAnsi="Arial" w:cs="Arial"/>
                <w:sz w:val="16"/>
                <w:szCs w:val="16"/>
              </w:rPr>
            </w:pPr>
            <w:ins w:id="917" w:author="Authors" w:date="2026-06-09T23:51:00Z" w16du:dateUtc="2026-06-09T21:51:00Z">
              <w:r w:rsidRPr="00840361">
                <w:rPr>
                  <w:rFonts w:ascii="Arial" w:hAnsi="Arial" w:cs="Arial"/>
                  <w:sz w:val="16"/>
                  <w:szCs w:val="16"/>
                </w:rPr>
                <w:t>0.815</w:t>
              </w:r>
            </w:ins>
          </w:p>
        </w:tc>
        <w:tc>
          <w:tcPr>
            <w:tcW w:w="0" w:type="auto"/>
            <w:tcBorders>
              <w:top w:val="single" w:sz="0" w:space="0" w:color="D3D3D3"/>
              <w:left w:val="single" w:sz="0" w:space="0" w:color="D3D3D3"/>
              <w:bottom w:val="single" w:sz="0" w:space="0" w:color="D3D3D3"/>
              <w:right w:val="single" w:sz="0" w:space="0" w:color="D3D3D3"/>
            </w:tcBorders>
          </w:tcPr>
          <w:p w14:paraId="29B0C3D8" w14:textId="77777777" w:rsidR="00840361" w:rsidRPr="00840361" w:rsidRDefault="00840361" w:rsidP="00A86EEF">
            <w:pPr>
              <w:keepNext/>
              <w:spacing w:after="60"/>
              <w:rPr>
                <w:ins w:id="918" w:author="Authors" w:date="2026-06-09T23:51:00Z" w16du:dateUtc="2026-06-09T21:51:00Z"/>
                <w:rFonts w:ascii="Arial" w:hAnsi="Arial" w:cs="Arial"/>
                <w:sz w:val="16"/>
                <w:szCs w:val="16"/>
              </w:rPr>
            </w:pPr>
            <w:ins w:id="919" w:author="Authors" w:date="2026-06-09T23:51:00Z" w16du:dateUtc="2026-06-09T21:51:00Z">
              <w:r w:rsidRPr="00840361">
                <w:rPr>
                  <w:rFonts w:ascii="Arial" w:hAnsi="Arial" w:cs="Arial"/>
                  <w:sz w:val="16"/>
                  <w:szCs w:val="16"/>
                </w:rPr>
                <w:t>[-0.347, 0.273]</w:t>
              </w:r>
            </w:ins>
          </w:p>
        </w:tc>
        <w:tc>
          <w:tcPr>
            <w:tcW w:w="0" w:type="auto"/>
            <w:tcBorders>
              <w:top w:val="single" w:sz="0" w:space="0" w:color="D3D3D3"/>
              <w:left w:val="single" w:sz="0" w:space="0" w:color="D3D3D3"/>
              <w:bottom w:val="single" w:sz="0" w:space="0" w:color="D3D3D3"/>
              <w:right w:val="single" w:sz="0" w:space="0" w:color="D3D3D3"/>
            </w:tcBorders>
          </w:tcPr>
          <w:p w14:paraId="7D560890" w14:textId="77777777" w:rsidR="00840361" w:rsidRPr="00840361" w:rsidRDefault="00840361" w:rsidP="00A86EEF">
            <w:pPr>
              <w:keepNext/>
              <w:spacing w:after="60"/>
              <w:rPr>
                <w:ins w:id="920" w:author="Authors" w:date="2026-06-09T23:51:00Z" w16du:dateUtc="2026-06-09T21:51:00Z"/>
                <w:rFonts w:ascii="Arial" w:hAnsi="Arial" w:cs="Arial"/>
                <w:sz w:val="16"/>
                <w:szCs w:val="16"/>
              </w:rPr>
            </w:pPr>
            <w:ins w:id="921" w:author="Authors" w:date="2026-06-09T23:51:00Z" w16du:dateUtc="2026-06-09T21:51:00Z">
              <w:r w:rsidRPr="00840361">
                <w:rPr>
                  <w:rFonts w:ascii="Arial" w:hAnsi="Arial" w:cs="Arial"/>
                  <w:sz w:val="16"/>
                  <w:szCs w:val="16"/>
                </w:rPr>
                <w:t>[-0.556, 0.482]</w:t>
              </w:r>
            </w:ins>
          </w:p>
        </w:tc>
        <w:tc>
          <w:tcPr>
            <w:tcW w:w="0" w:type="auto"/>
            <w:tcBorders>
              <w:top w:val="single" w:sz="0" w:space="0" w:color="D3D3D3"/>
              <w:left w:val="single" w:sz="0" w:space="0" w:color="D3D3D3"/>
              <w:bottom w:val="single" w:sz="0" w:space="0" w:color="D3D3D3"/>
              <w:right w:val="single" w:sz="0" w:space="0" w:color="D3D3D3"/>
            </w:tcBorders>
          </w:tcPr>
          <w:p w14:paraId="68936702" w14:textId="77777777" w:rsidR="00840361" w:rsidRPr="00840361" w:rsidRDefault="00840361" w:rsidP="00A86EEF">
            <w:pPr>
              <w:keepNext/>
              <w:spacing w:after="60"/>
              <w:jc w:val="right"/>
              <w:rPr>
                <w:ins w:id="922" w:author="Authors" w:date="2026-06-09T23:51:00Z" w16du:dateUtc="2026-06-09T21:51:00Z"/>
                <w:rFonts w:ascii="Arial" w:hAnsi="Arial" w:cs="Arial"/>
                <w:sz w:val="16"/>
                <w:szCs w:val="16"/>
              </w:rPr>
            </w:pPr>
            <w:ins w:id="923" w:author="Authors" w:date="2026-06-09T23:51:00Z" w16du:dateUtc="2026-06-09T21:51:00Z">
              <w:r w:rsidRPr="00840361">
                <w:rPr>
                  <w:rFonts w:ascii="Arial" w:hAnsi="Arial" w:cs="Arial"/>
                  <w:sz w:val="16"/>
                  <w:szCs w:val="16"/>
                </w:rPr>
                <w:t>19</w:t>
              </w:r>
            </w:ins>
          </w:p>
        </w:tc>
        <w:tc>
          <w:tcPr>
            <w:tcW w:w="0" w:type="auto"/>
            <w:tcBorders>
              <w:top w:val="single" w:sz="0" w:space="0" w:color="D3D3D3"/>
              <w:left w:val="single" w:sz="0" w:space="0" w:color="D3D3D3"/>
              <w:bottom w:val="single" w:sz="0" w:space="0" w:color="D3D3D3"/>
              <w:right w:val="single" w:sz="0" w:space="0" w:color="D3D3D3"/>
            </w:tcBorders>
          </w:tcPr>
          <w:p w14:paraId="79E3AABD" w14:textId="77777777" w:rsidR="00840361" w:rsidRPr="00840361" w:rsidRDefault="00840361" w:rsidP="00A86EEF">
            <w:pPr>
              <w:keepNext/>
              <w:spacing w:after="60"/>
              <w:jc w:val="right"/>
              <w:rPr>
                <w:ins w:id="924" w:author="Authors" w:date="2026-06-09T23:51:00Z" w16du:dateUtc="2026-06-09T21:51:00Z"/>
                <w:rFonts w:ascii="Arial" w:hAnsi="Arial" w:cs="Arial"/>
                <w:sz w:val="16"/>
                <w:szCs w:val="16"/>
              </w:rPr>
            </w:pPr>
            <w:ins w:id="925" w:author="Authors" w:date="2026-06-09T23:51:00Z" w16du:dateUtc="2026-06-09T21:51:00Z">
              <w:r w:rsidRPr="00840361">
                <w:rPr>
                  <w:rFonts w:ascii="Arial" w:hAnsi="Arial" w:cs="Arial"/>
                  <w:sz w:val="16"/>
                  <w:szCs w:val="16"/>
                </w:rPr>
                <w:t>1</w:t>
              </w:r>
            </w:ins>
          </w:p>
        </w:tc>
        <w:tc>
          <w:tcPr>
            <w:tcW w:w="0" w:type="auto"/>
            <w:tcBorders>
              <w:top w:val="single" w:sz="0" w:space="0" w:color="D3D3D3"/>
              <w:left w:val="single" w:sz="0" w:space="0" w:color="D3D3D3"/>
              <w:bottom w:val="single" w:sz="0" w:space="0" w:color="D3D3D3"/>
              <w:right w:val="single" w:sz="0" w:space="0" w:color="D3D3D3"/>
            </w:tcBorders>
          </w:tcPr>
          <w:p w14:paraId="2E1A0DE5" w14:textId="77777777" w:rsidR="00840361" w:rsidRPr="00840361" w:rsidRDefault="00840361" w:rsidP="00A86EEF">
            <w:pPr>
              <w:keepNext/>
              <w:spacing w:after="60"/>
              <w:jc w:val="center"/>
              <w:rPr>
                <w:ins w:id="926" w:author="Authors" w:date="2026-06-09T23:51:00Z" w16du:dateUtc="2026-06-09T21:51:00Z"/>
                <w:rFonts w:ascii="Arial" w:hAnsi="Arial" w:cs="Arial"/>
                <w:sz w:val="16"/>
                <w:szCs w:val="16"/>
              </w:rPr>
            </w:pPr>
            <w:ins w:id="927" w:author="Authors" w:date="2026-06-09T23:51:00Z" w16du:dateUtc="2026-06-09T21:51:00Z">
              <w:r w:rsidRPr="00840361">
                <w:rPr>
                  <w:rFonts w:ascii="Arial" w:hAnsi="Arial" w:cs="Arial"/>
                  <w:sz w:val="16"/>
                  <w:szCs w:val="16"/>
                </w:rPr>
                <w:t>0.651</w:t>
              </w:r>
            </w:ins>
          </w:p>
        </w:tc>
        <w:tc>
          <w:tcPr>
            <w:tcW w:w="0" w:type="auto"/>
            <w:tcBorders>
              <w:top w:val="single" w:sz="0" w:space="0" w:color="D3D3D3"/>
              <w:left w:val="single" w:sz="0" w:space="0" w:color="D3D3D3"/>
              <w:bottom w:val="single" w:sz="0" w:space="0" w:color="D3D3D3"/>
              <w:right w:val="single" w:sz="0" w:space="0" w:color="D3D3D3"/>
            </w:tcBorders>
          </w:tcPr>
          <w:p w14:paraId="3893DFFC" w14:textId="77777777" w:rsidR="00840361" w:rsidRPr="00840361" w:rsidRDefault="00840361" w:rsidP="00A86EEF">
            <w:pPr>
              <w:keepNext/>
              <w:spacing w:after="60"/>
              <w:jc w:val="right"/>
              <w:rPr>
                <w:ins w:id="928" w:author="Authors" w:date="2026-06-09T23:51:00Z" w16du:dateUtc="2026-06-09T21:51:00Z"/>
                <w:rFonts w:ascii="Arial" w:hAnsi="Arial" w:cs="Arial"/>
                <w:sz w:val="16"/>
                <w:szCs w:val="16"/>
              </w:rPr>
            </w:pPr>
            <w:ins w:id="929" w:author="Authors" w:date="2026-06-09T23:51:00Z" w16du:dateUtc="2026-06-09T21:51:00Z">
              <w:r w:rsidRPr="00840361">
                <w:rPr>
                  <w:rFonts w:ascii="Arial" w:hAnsi="Arial" w:cs="Arial"/>
                  <w:sz w:val="16"/>
                  <w:szCs w:val="16"/>
                </w:rPr>
                <w:t>0.275</w:t>
              </w:r>
            </w:ins>
          </w:p>
        </w:tc>
        <w:tc>
          <w:tcPr>
            <w:tcW w:w="0" w:type="auto"/>
            <w:tcBorders>
              <w:top w:val="single" w:sz="0" w:space="0" w:color="D3D3D3"/>
              <w:left w:val="single" w:sz="0" w:space="0" w:color="D3D3D3"/>
              <w:bottom w:val="single" w:sz="0" w:space="0" w:color="D3D3D3"/>
              <w:right w:val="single" w:sz="0" w:space="0" w:color="D3D3D3"/>
            </w:tcBorders>
          </w:tcPr>
          <w:p w14:paraId="1C049F90" w14:textId="77777777" w:rsidR="00840361" w:rsidRPr="00840361" w:rsidRDefault="00840361" w:rsidP="00A86EEF">
            <w:pPr>
              <w:keepNext/>
              <w:spacing w:after="60"/>
              <w:rPr>
                <w:ins w:id="930" w:author="Authors" w:date="2026-06-09T23:51:00Z" w16du:dateUtc="2026-06-09T21:51:00Z"/>
                <w:rFonts w:ascii="Arial" w:hAnsi="Arial" w:cs="Arial"/>
                <w:sz w:val="16"/>
                <w:szCs w:val="16"/>
              </w:rPr>
            </w:pPr>
            <w:ins w:id="931" w:author="Authors" w:date="2026-06-09T23:51:00Z" w16du:dateUtc="2026-06-09T21:51:00Z">
              <w:r w:rsidRPr="00840361">
                <w:rPr>
                  <w:rFonts w:ascii="Arial" w:hAnsi="Arial" w:cs="Arial"/>
                  <w:sz w:val="16"/>
                  <w:szCs w:val="16"/>
                </w:rPr>
                <w:t>[-0.521, 1.822]</w:t>
              </w:r>
            </w:ins>
          </w:p>
        </w:tc>
        <w:tc>
          <w:tcPr>
            <w:tcW w:w="0" w:type="auto"/>
            <w:tcBorders>
              <w:top w:val="single" w:sz="0" w:space="0" w:color="D3D3D3"/>
              <w:left w:val="single" w:sz="0" w:space="0" w:color="D3D3D3"/>
              <w:bottom w:val="single" w:sz="0" w:space="0" w:color="D3D3D3"/>
              <w:right w:val="single" w:sz="0" w:space="0" w:color="D3D3D3"/>
            </w:tcBorders>
          </w:tcPr>
          <w:p w14:paraId="786A290E" w14:textId="77777777" w:rsidR="00840361" w:rsidRPr="00840361" w:rsidRDefault="00840361" w:rsidP="00A86EEF">
            <w:pPr>
              <w:keepNext/>
              <w:spacing w:after="60"/>
              <w:rPr>
                <w:ins w:id="932" w:author="Authors" w:date="2026-06-09T23:51:00Z" w16du:dateUtc="2026-06-09T21:51:00Z"/>
                <w:rFonts w:ascii="Arial" w:hAnsi="Arial" w:cs="Arial"/>
                <w:sz w:val="16"/>
                <w:szCs w:val="16"/>
              </w:rPr>
            </w:pPr>
            <w:ins w:id="933" w:author="Authors" w:date="2026-06-09T23:51:00Z" w16du:dateUtc="2026-06-09T21:51:00Z">
              <w:r w:rsidRPr="00840361">
                <w:rPr>
                  <w:rFonts w:ascii="Arial" w:hAnsi="Arial" w:cs="Arial"/>
                  <w:sz w:val="16"/>
                  <w:szCs w:val="16"/>
                </w:rPr>
                <w:t>[-1.178, 2.480]</w:t>
              </w:r>
            </w:ins>
          </w:p>
        </w:tc>
        <w:tc>
          <w:tcPr>
            <w:tcW w:w="0" w:type="auto"/>
            <w:tcBorders>
              <w:top w:val="single" w:sz="0" w:space="0" w:color="D3D3D3"/>
              <w:left w:val="single" w:sz="0" w:space="0" w:color="D3D3D3"/>
              <w:bottom w:val="single" w:sz="0" w:space="0" w:color="D3D3D3"/>
              <w:right w:val="single" w:sz="0" w:space="0" w:color="D3D3D3"/>
            </w:tcBorders>
          </w:tcPr>
          <w:p w14:paraId="1BB604CF" w14:textId="77777777" w:rsidR="00840361" w:rsidRPr="00840361" w:rsidRDefault="00840361" w:rsidP="00A86EEF">
            <w:pPr>
              <w:keepNext/>
              <w:spacing w:after="60"/>
              <w:jc w:val="right"/>
              <w:rPr>
                <w:ins w:id="934" w:author="Authors" w:date="2026-06-09T23:51:00Z" w16du:dateUtc="2026-06-09T21:51:00Z"/>
                <w:rFonts w:ascii="Arial" w:hAnsi="Arial" w:cs="Arial"/>
                <w:sz w:val="16"/>
                <w:szCs w:val="16"/>
              </w:rPr>
            </w:pPr>
            <w:ins w:id="935" w:author="Authors" w:date="2026-06-09T23:51:00Z" w16du:dateUtc="2026-06-09T21:51:00Z">
              <w:r w:rsidRPr="00840361">
                <w:rPr>
                  <w:rFonts w:ascii="Arial" w:hAnsi="Arial" w:cs="Arial"/>
                  <w:sz w:val="16"/>
                  <w:szCs w:val="16"/>
                </w:rPr>
                <w:t>22</w:t>
              </w:r>
            </w:ins>
          </w:p>
        </w:tc>
        <w:tc>
          <w:tcPr>
            <w:tcW w:w="0" w:type="auto"/>
            <w:tcBorders>
              <w:top w:val="single" w:sz="0" w:space="0" w:color="D3D3D3"/>
              <w:left w:val="single" w:sz="0" w:space="0" w:color="D3D3D3"/>
              <w:bottom w:val="single" w:sz="0" w:space="0" w:color="D3D3D3"/>
              <w:right w:val="single" w:sz="0" w:space="0" w:color="D3D3D3"/>
            </w:tcBorders>
          </w:tcPr>
          <w:p w14:paraId="30E3434E" w14:textId="77777777" w:rsidR="00840361" w:rsidRPr="00840361" w:rsidRDefault="00840361" w:rsidP="00A86EEF">
            <w:pPr>
              <w:keepNext/>
              <w:spacing w:after="60"/>
              <w:jc w:val="right"/>
              <w:rPr>
                <w:ins w:id="936" w:author="Authors" w:date="2026-06-09T23:51:00Z" w16du:dateUtc="2026-06-09T21:51:00Z"/>
                <w:rFonts w:ascii="Arial" w:hAnsi="Arial" w:cs="Arial"/>
                <w:sz w:val="16"/>
                <w:szCs w:val="16"/>
              </w:rPr>
            </w:pPr>
            <w:ins w:id="937" w:author="Authors" w:date="2026-06-09T23:51:00Z" w16du:dateUtc="2026-06-09T21:51:00Z">
              <w:r w:rsidRPr="00840361">
                <w:rPr>
                  <w:rFonts w:ascii="Arial" w:hAnsi="Arial" w:cs="Arial"/>
                  <w:sz w:val="16"/>
                  <w:szCs w:val="16"/>
                </w:rPr>
                <w:t>1</w:t>
              </w:r>
            </w:ins>
          </w:p>
        </w:tc>
      </w:tr>
      <w:tr w:rsidR="00840361" w:rsidRPr="00840361" w14:paraId="0BB67E1D" w14:textId="77777777" w:rsidTr="00A86EEF">
        <w:trPr>
          <w:cantSplit/>
          <w:jc w:val="center"/>
          <w:ins w:id="938"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3D5244B0" w14:textId="77777777" w:rsidR="00840361" w:rsidRPr="00840361" w:rsidRDefault="00840361" w:rsidP="00A86EEF">
            <w:pPr>
              <w:keepNext/>
              <w:spacing w:after="60"/>
              <w:rPr>
                <w:ins w:id="939" w:author="Authors" w:date="2026-06-09T23:51:00Z" w16du:dateUtc="2026-06-09T21:51:00Z"/>
                <w:rFonts w:ascii="Arial" w:hAnsi="Arial" w:cs="Arial"/>
                <w:sz w:val="16"/>
                <w:szCs w:val="16"/>
              </w:rPr>
            </w:pPr>
            <w:ins w:id="940" w:author="Authors" w:date="2026-06-09T23:51:00Z" w16du:dateUtc="2026-06-09T21:51:00Z">
              <w:r w:rsidRPr="00840361">
                <w:rPr>
                  <w:rFonts w:ascii="Arial" w:hAnsi="Arial" w:cs="Arial"/>
                  <w:sz w:val="16"/>
                  <w:szCs w:val="16"/>
                </w:rPr>
                <w:t xml:space="preserve">Passer </w:t>
              </w:r>
              <w:proofErr w:type="spellStart"/>
              <w:r w:rsidRPr="00840361">
                <w:rPr>
                  <w:rFonts w:ascii="Arial" w:hAnsi="Arial" w:cs="Arial"/>
                  <w:sz w:val="16"/>
                  <w:szCs w:val="16"/>
                </w:rPr>
                <w:t>cinnamomeus</w:t>
              </w:r>
              <w:proofErr w:type="spellEnd"/>
            </w:ins>
          </w:p>
        </w:tc>
        <w:tc>
          <w:tcPr>
            <w:tcW w:w="0" w:type="auto"/>
            <w:tcBorders>
              <w:top w:val="single" w:sz="0" w:space="0" w:color="D3D3D3"/>
              <w:left w:val="single" w:sz="0" w:space="0" w:color="D3D3D3"/>
              <w:bottom w:val="single" w:sz="0" w:space="0" w:color="D3D3D3"/>
              <w:right w:val="single" w:sz="0" w:space="0" w:color="D3D3D3"/>
            </w:tcBorders>
          </w:tcPr>
          <w:p w14:paraId="1821E038" w14:textId="77777777" w:rsidR="00840361" w:rsidRPr="00840361" w:rsidRDefault="00840361" w:rsidP="00A86EEF">
            <w:pPr>
              <w:keepNext/>
              <w:spacing w:after="60"/>
              <w:jc w:val="center"/>
              <w:rPr>
                <w:ins w:id="941" w:author="Authors" w:date="2026-06-09T23:51:00Z" w16du:dateUtc="2026-06-09T21:51:00Z"/>
                <w:rFonts w:ascii="Arial" w:hAnsi="Arial" w:cs="Arial"/>
                <w:sz w:val="16"/>
                <w:szCs w:val="16"/>
              </w:rPr>
            </w:pPr>
            <w:ins w:id="942" w:author="Authors" w:date="2026-06-09T23:51:00Z" w16du:dateUtc="2026-06-09T21:51:00Z">
              <w:r w:rsidRPr="00840361">
                <w:rPr>
                  <w:rFonts w:ascii="Arial" w:hAnsi="Arial" w:cs="Arial"/>
                  <w:sz w:val="16"/>
                  <w:szCs w:val="16"/>
                </w:rPr>
                <w:t>0.228</w:t>
              </w:r>
            </w:ins>
          </w:p>
        </w:tc>
        <w:tc>
          <w:tcPr>
            <w:tcW w:w="0" w:type="auto"/>
            <w:tcBorders>
              <w:top w:val="single" w:sz="0" w:space="0" w:color="D3D3D3"/>
              <w:left w:val="single" w:sz="0" w:space="0" w:color="D3D3D3"/>
              <w:bottom w:val="single" w:sz="0" w:space="0" w:color="D3D3D3"/>
              <w:right w:val="single" w:sz="0" w:space="0" w:color="D3D3D3"/>
            </w:tcBorders>
          </w:tcPr>
          <w:p w14:paraId="66A3745F" w14:textId="77777777" w:rsidR="00840361" w:rsidRPr="00840361" w:rsidRDefault="00840361" w:rsidP="00A86EEF">
            <w:pPr>
              <w:keepNext/>
              <w:spacing w:after="60"/>
              <w:rPr>
                <w:ins w:id="943" w:author="Authors" w:date="2026-06-09T23:51:00Z" w16du:dateUtc="2026-06-09T21:51:00Z"/>
                <w:rFonts w:ascii="Arial" w:hAnsi="Arial" w:cs="Arial"/>
                <w:sz w:val="16"/>
                <w:szCs w:val="16"/>
              </w:rPr>
            </w:pPr>
            <w:ins w:id="944" w:author="Authors" w:date="2026-06-09T23:51:00Z" w16du:dateUtc="2026-06-09T21:51:00Z">
              <w:r w:rsidRPr="00840361">
                <w:rPr>
                  <w:rFonts w:ascii="Arial" w:hAnsi="Arial" w:cs="Arial"/>
                  <w:sz w:val="16"/>
                  <w:szCs w:val="16"/>
                </w:rPr>
                <w:t>0.192</w:t>
              </w:r>
            </w:ins>
          </w:p>
        </w:tc>
        <w:tc>
          <w:tcPr>
            <w:tcW w:w="0" w:type="auto"/>
            <w:tcBorders>
              <w:top w:val="single" w:sz="0" w:space="0" w:color="D3D3D3"/>
              <w:left w:val="single" w:sz="0" w:space="0" w:color="D3D3D3"/>
              <w:bottom w:val="single" w:sz="0" w:space="0" w:color="D3D3D3"/>
              <w:right w:val="single" w:sz="0" w:space="0" w:color="D3D3D3"/>
            </w:tcBorders>
          </w:tcPr>
          <w:p w14:paraId="27B44AE9" w14:textId="77777777" w:rsidR="00840361" w:rsidRPr="00840361" w:rsidRDefault="00840361" w:rsidP="00A86EEF">
            <w:pPr>
              <w:keepNext/>
              <w:spacing w:after="60"/>
              <w:rPr>
                <w:ins w:id="945" w:author="Authors" w:date="2026-06-09T23:51:00Z" w16du:dateUtc="2026-06-09T21:51:00Z"/>
                <w:rFonts w:ascii="Arial" w:hAnsi="Arial" w:cs="Arial"/>
                <w:sz w:val="16"/>
                <w:szCs w:val="16"/>
              </w:rPr>
            </w:pPr>
            <w:ins w:id="946" w:author="Authors" w:date="2026-06-09T23:51:00Z" w16du:dateUtc="2026-06-09T21:51:00Z">
              <w:r w:rsidRPr="00840361">
                <w:rPr>
                  <w:rFonts w:ascii="Arial" w:hAnsi="Arial" w:cs="Arial"/>
                  <w:sz w:val="16"/>
                  <w:szCs w:val="16"/>
                </w:rPr>
                <w:t>[-0.115, 0.570]</w:t>
              </w:r>
            </w:ins>
          </w:p>
        </w:tc>
        <w:tc>
          <w:tcPr>
            <w:tcW w:w="0" w:type="auto"/>
            <w:tcBorders>
              <w:top w:val="single" w:sz="0" w:space="0" w:color="D3D3D3"/>
              <w:left w:val="single" w:sz="0" w:space="0" w:color="D3D3D3"/>
              <w:bottom w:val="single" w:sz="0" w:space="0" w:color="D3D3D3"/>
              <w:right w:val="single" w:sz="0" w:space="0" w:color="D3D3D3"/>
            </w:tcBorders>
          </w:tcPr>
          <w:p w14:paraId="4AAAA3C9" w14:textId="77777777" w:rsidR="00840361" w:rsidRPr="00840361" w:rsidRDefault="00840361" w:rsidP="00A86EEF">
            <w:pPr>
              <w:keepNext/>
              <w:spacing w:after="60"/>
              <w:rPr>
                <w:ins w:id="947" w:author="Authors" w:date="2026-06-09T23:51:00Z" w16du:dateUtc="2026-06-09T21:51:00Z"/>
                <w:rFonts w:ascii="Arial" w:hAnsi="Arial" w:cs="Arial"/>
                <w:sz w:val="16"/>
                <w:szCs w:val="16"/>
              </w:rPr>
            </w:pPr>
            <w:ins w:id="948" w:author="Authors" w:date="2026-06-09T23:51:00Z" w16du:dateUtc="2026-06-09T21:51:00Z">
              <w:r w:rsidRPr="00840361">
                <w:rPr>
                  <w:rFonts w:ascii="Arial" w:hAnsi="Arial" w:cs="Arial"/>
                  <w:sz w:val="16"/>
                  <w:szCs w:val="16"/>
                </w:rPr>
                <w:t>[-0.312, 0.767]</w:t>
              </w:r>
            </w:ins>
          </w:p>
        </w:tc>
        <w:tc>
          <w:tcPr>
            <w:tcW w:w="0" w:type="auto"/>
            <w:tcBorders>
              <w:top w:val="single" w:sz="0" w:space="0" w:color="D3D3D3"/>
              <w:left w:val="single" w:sz="0" w:space="0" w:color="D3D3D3"/>
              <w:bottom w:val="single" w:sz="0" w:space="0" w:color="D3D3D3"/>
              <w:right w:val="single" w:sz="0" w:space="0" w:color="D3D3D3"/>
            </w:tcBorders>
          </w:tcPr>
          <w:p w14:paraId="0F5A3961" w14:textId="77777777" w:rsidR="00840361" w:rsidRPr="00840361" w:rsidRDefault="00840361" w:rsidP="00A86EEF">
            <w:pPr>
              <w:keepNext/>
              <w:spacing w:after="60"/>
              <w:jc w:val="right"/>
              <w:rPr>
                <w:ins w:id="949" w:author="Authors" w:date="2026-06-09T23:51:00Z" w16du:dateUtc="2026-06-09T21:51:00Z"/>
                <w:rFonts w:ascii="Arial" w:hAnsi="Arial" w:cs="Arial"/>
                <w:sz w:val="16"/>
                <w:szCs w:val="16"/>
              </w:rPr>
            </w:pPr>
            <w:ins w:id="950" w:author="Authors" w:date="2026-06-09T23:51:00Z" w16du:dateUtc="2026-06-09T21:51:00Z">
              <w:r w:rsidRPr="00840361">
                <w:rPr>
                  <w:rFonts w:ascii="Arial" w:hAnsi="Arial" w:cs="Arial"/>
                  <w:sz w:val="16"/>
                  <w:szCs w:val="16"/>
                </w:rPr>
                <w:t>6</w:t>
              </w:r>
            </w:ins>
          </w:p>
        </w:tc>
        <w:tc>
          <w:tcPr>
            <w:tcW w:w="0" w:type="auto"/>
            <w:tcBorders>
              <w:top w:val="single" w:sz="0" w:space="0" w:color="D3D3D3"/>
              <w:left w:val="single" w:sz="0" w:space="0" w:color="D3D3D3"/>
              <w:bottom w:val="single" w:sz="0" w:space="0" w:color="D3D3D3"/>
              <w:right w:val="single" w:sz="0" w:space="0" w:color="D3D3D3"/>
            </w:tcBorders>
          </w:tcPr>
          <w:p w14:paraId="1357EC2C" w14:textId="77777777" w:rsidR="00840361" w:rsidRPr="00840361" w:rsidRDefault="00840361" w:rsidP="00A86EEF">
            <w:pPr>
              <w:keepNext/>
              <w:spacing w:after="60"/>
              <w:jc w:val="right"/>
              <w:rPr>
                <w:ins w:id="951" w:author="Authors" w:date="2026-06-09T23:51:00Z" w16du:dateUtc="2026-06-09T21:51:00Z"/>
                <w:rFonts w:ascii="Arial" w:hAnsi="Arial" w:cs="Arial"/>
                <w:sz w:val="16"/>
                <w:szCs w:val="16"/>
              </w:rPr>
            </w:pPr>
            <w:ins w:id="952" w:author="Authors" w:date="2026-06-09T23:51:00Z" w16du:dateUtc="2026-06-09T21:51:00Z">
              <w:r w:rsidRPr="00840361">
                <w:rPr>
                  <w:rFonts w:ascii="Arial" w:hAnsi="Arial" w:cs="Arial"/>
                  <w:sz w:val="16"/>
                  <w:szCs w:val="16"/>
                </w:rPr>
                <w:t>1</w:t>
              </w:r>
            </w:ins>
          </w:p>
        </w:tc>
        <w:tc>
          <w:tcPr>
            <w:tcW w:w="0" w:type="auto"/>
            <w:tcBorders>
              <w:top w:val="single" w:sz="0" w:space="0" w:color="D3D3D3"/>
              <w:left w:val="single" w:sz="0" w:space="0" w:color="D3D3D3"/>
              <w:bottom w:val="single" w:sz="0" w:space="0" w:color="D3D3D3"/>
              <w:right w:val="single" w:sz="0" w:space="0" w:color="D3D3D3"/>
            </w:tcBorders>
          </w:tcPr>
          <w:p w14:paraId="2F0C14B9" w14:textId="77777777" w:rsidR="00840361" w:rsidRPr="00840361" w:rsidRDefault="00840361" w:rsidP="00A86EEF">
            <w:pPr>
              <w:keepNext/>
              <w:spacing w:after="60"/>
              <w:jc w:val="center"/>
              <w:rPr>
                <w:ins w:id="953" w:author="Authors" w:date="2026-06-09T23:51:00Z" w16du:dateUtc="2026-06-09T21:51:00Z"/>
                <w:rFonts w:ascii="Arial" w:hAnsi="Arial" w:cs="Arial"/>
                <w:sz w:val="16"/>
                <w:szCs w:val="16"/>
              </w:rPr>
            </w:pPr>
            <w:ins w:id="954" w:author="Authors" w:date="2026-06-09T23:51:00Z" w16du:dateUtc="2026-06-09T21:51:00Z">
              <w:r w:rsidRPr="00840361">
                <w:rPr>
                  <w:rFonts w:ascii="Arial" w:hAnsi="Arial" w:cs="Arial"/>
                  <w:sz w:val="16"/>
                  <w:szCs w:val="16"/>
                </w:rPr>
                <w:t>0.955</w:t>
              </w:r>
            </w:ins>
          </w:p>
        </w:tc>
        <w:tc>
          <w:tcPr>
            <w:tcW w:w="0" w:type="auto"/>
            <w:tcBorders>
              <w:top w:val="single" w:sz="0" w:space="0" w:color="D3D3D3"/>
              <w:left w:val="single" w:sz="0" w:space="0" w:color="D3D3D3"/>
              <w:bottom w:val="single" w:sz="0" w:space="0" w:color="D3D3D3"/>
              <w:right w:val="single" w:sz="0" w:space="0" w:color="D3D3D3"/>
            </w:tcBorders>
          </w:tcPr>
          <w:p w14:paraId="7D83D4A5" w14:textId="77777777" w:rsidR="00840361" w:rsidRPr="00840361" w:rsidRDefault="00840361" w:rsidP="00A86EEF">
            <w:pPr>
              <w:keepNext/>
              <w:spacing w:after="60"/>
              <w:jc w:val="right"/>
              <w:rPr>
                <w:ins w:id="955" w:author="Authors" w:date="2026-06-09T23:51:00Z" w16du:dateUtc="2026-06-09T21:51:00Z"/>
                <w:rFonts w:ascii="Arial" w:hAnsi="Arial" w:cs="Arial"/>
                <w:sz w:val="16"/>
                <w:szCs w:val="16"/>
              </w:rPr>
            </w:pPr>
            <w:ins w:id="956" w:author="Authors" w:date="2026-06-09T23:51:00Z" w16du:dateUtc="2026-06-09T21:51:00Z">
              <w:r w:rsidRPr="00840361">
                <w:rPr>
                  <w:rFonts w:ascii="Arial" w:hAnsi="Arial" w:cs="Arial"/>
                  <w:sz w:val="16"/>
                  <w:szCs w:val="16"/>
                </w:rPr>
                <w:t>0.193</w:t>
              </w:r>
            </w:ins>
          </w:p>
        </w:tc>
        <w:tc>
          <w:tcPr>
            <w:tcW w:w="0" w:type="auto"/>
            <w:tcBorders>
              <w:top w:val="single" w:sz="0" w:space="0" w:color="D3D3D3"/>
              <w:left w:val="single" w:sz="0" w:space="0" w:color="D3D3D3"/>
              <w:bottom w:val="single" w:sz="0" w:space="0" w:color="D3D3D3"/>
              <w:right w:val="single" w:sz="0" w:space="0" w:color="D3D3D3"/>
            </w:tcBorders>
          </w:tcPr>
          <w:p w14:paraId="4581BD2B" w14:textId="77777777" w:rsidR="00840361" w:rsidRPr="00840361" w:rsidRDefault="00840361" w:rsidP="00A86EEF">
            <w:pPr>
              <w:keepNext/>
              <w:spacing w:after="60"/>
              <w:rPr>
                <w:ins w:id="957" w:author="Authors" w:date="2026-06-09T23:51:00Z" w16du:dateUtc="2026-06-09T21:51:00Z"/>
                <w:rFonts w:ascii="Arial" w:hAnsi="Arial" w:cs="Arial"/>
                <w:sz w:val="16"/>
                <w:szCs w:val="16"/>
              </w:rPr>
            </w:pPr>
            <w:ins w:id="958" w:author="Authors" w:date="2026-06-09T23:51:00Z" w16du:dateUtc="2026-06-09T21:51:00Z">
              <w:r w:rsidRPr="00840361">
                <w:rPr>
                  <w:rFonts w:ascii="Arial" w:hAnsi="Arial" w:cs="Arial"/>
                  <w:sz w:val="16"/>
                  <w:szCs w:val="16"/>
                </w:rPr>
                <w:t>[-0.485, 2.396]</w:t>
              </w:r>
            </w:ins>
          </w:p>
        </w:tc>
        <w:tc>
          <w:tcPr>
            <w:tcW w:w="0" w:type="auto"/>
            <w:tcBorders>
              <w:top w:val="single" w:sz="0" w:space="0" w:color="D3D3D3"/>
              <w:left w:val="single" w:sz="0" w:space="0" w:color="D3D3D3"/>
              <w:bottom w:val="single" w:sz="0" w:space="0" w:color="D3D3D3"/>
              <w:right w:val="single" w:sz="0" w:space="0" w:color="D3D3D3"/>
            </w:tcBorders>
          </w:tcPr>
          <w:p w14:paraId="1D4304CC" w14:textId="77777777" w:rsidR="00840361" w:rsidRPr="00840361" w:rsidRDefault="00840361" w:rsidP="00A86EEF">
            <w:pPr>
              <w:keepNext/>
              <w:spacing w:after="60"/>
              <w:rPr>
                <w:ins w:id="959" w:author="Authors" w:date="2026-06-09T23:51:00Z" w16du:dateUtc="2026-06-09T21:51:00Z"/>
                <w:rFonts w:ascii="Arial" w:hAnsi="Arial" w:cs="Arial"/>
                <w:sz w:val="16"/>
                <w:szCs w:val="16"/>
              </w:rPr>
            </w:pPr>
            <w:ins w:id="960" w:author="Authors" w:date="2026-06-09T23:51:00Z" w16du:dateUtc="2026-06-09T21:51:00Z">
              <w:r w:rsidRPr="00840361">
                <w:rPr>
                  <w:rFonts w:ascii="Arial" w:hAnsi="Arial" w:cs="Arial"/>
                  <w:sz w:val="16"/>
                  <w:szCs w:val="16"/>
                </w:rPr>
                <w:t>[-1.057, 2.968]</w:t>
              </w:r>
            </w:ins>
          </w:p>
        </w:tc>
        <w:tc>
          <w:tcPr>
            <w:tcW w:w="0" w:type="auto"/>
            <w:tcBorders>
              <w:top w:val="single" w:sz="0" w:space="0" w:color="D3D3D3"/>
              <w:left w:val="single" w:sz="0" w:space="0" w:color="D3D3D3"/>
              <w:bottom w:val="single" w:sz="0" w:space="0" w:color="D3D3D3"/>
              <w:right w:val="single" w:sz="0" w:space="0" w:color="D3D3D3"/>
            </w:tcBorders>
          </w:tcPr>
          <w:p w14:paraId="2F1BC859" w14:textId="77777777" w:rsidR="00840361" w:rsidRPr="00840361" w:rsidRDefault="00840361" w:rsidP="00A86EEF">
            <w:pPr>
              <w:keepNext/>
              <w:spacing w:after="60"/>
              <w:jc w:val="right"/>
              <w:rPr>
                <w:ins w:id="961" w:author="Authors" w:date="2026-06-09T23:51:00Z" w16du:dateUtc="2026-06-09T21:51:00Z"/>
                <w:rFonts w:ascii="Arial" w:hAnsi="Arial" w:cs="Arial"/>
                <w:sz w:val="16"/>
                <w:szCs w:val="16"/>
              </w:rPr>
            </w:pPr>
            <w:ins w:id="962" w:author="Authors" w:date="2026-06-09T23:51:00Z" w16du:dateUtc="2026-06-09T21:51:00Z">
              <w:r w:rsidRPr="00840361">
                <w:rPr>
                  <w:rFonts w:ascii="Arial" w:hAnsi="Arial" w:cs="Arial"/>
                  <w:sz w:val="16"/>
                  <w:szCs w:val="16"/>
                </w:rPr>
                <w:t>6</w:t>
              </w:r>
            </w:ins>
          </w:p>
        </w:tc>
        <w:tc>
          <w:tcPr>
            <w:tcW w:w="0" w:type="auto"/>
            <w:tcBorders>
              <w:top w:val="single" w:sz="0" w:space="0" w:color="D3D3D3"/>
              <w:left w:val="single" w:sz="0" w:space="0" w:color="D3D3D3"/>
              <w:bottom w:val="single" w:sz="0" w:space="0" w:color="D3D3D3"/>
              <w:right w:val="single" w:sz="0" w:space="0" w:color="D3D3D3"/>
            </w:tcBorders>
          </w:tcPr>
          <w:p w14:paraId="57E1C7B0" w14:textId="77777777" w:rsidR="00840361" w:rsidRPr="00840361" w:rsidRDefault="00840361" w:rsidP="00A86EEF">
            <w:pPr>
              <w:keepNext/>
              <w:spacing w:after="60"/>
              <w:jc w:val="right"/>
              <w:rPr>
                <w:ins w:id="963" w:author="Authors" w:date="2026-06-09T23:51:00Z" w16du:dateUtc="2026-06-09T21:51:00Z"/>
                <w:rFonts w:ascii="Arial" w:hAnsi="Arial" w:cs="Arial"/>
                <w:sz w:val="16"/>
                <w:szCs w:val="16"/>
              </w:rPr>
            </w:pPr>
            <w:ins w:id="964" w:author="Authors" w:date="2026-06-09T23:51:00Z" w16du:dateUtc="2026-06-09T21:51:00Z">
              <w:r w:rsidRPr="00840361">
                <w:rPr>
                  <w:rFonts w:ascii="Arial" w:hAnsi="Arial" w:cs="Arial"/>
                  <w:sz w:val="16"/>
                  <w:szCs w:val="16"/>
                </w:rPr>
                <w:t>1</w:t>
              </w:r>
            </w:ins>
          </w:p>
        </w:tc>
      </w:tr>
      <w:tr w:rsidR="00840361" w:rsidRPr="00840361" w14:paraId="4CE0F166" w14:textId="77777777" w:rsidTr="00A86EEF">
        <w:trPr>
          <w:cantSplit/>
          <w:jc w:val="center"/>
          <w:ins w:id="965"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7310C379" w14:textId="77777777" w:rsidR="00840361" w:rsidRPr="00840361" w:rsidRDefault="00840361" w:rsidP="00A86EEF">
            <w:pPr>
              <w:keepNext/>
              <w:spacing w:after="60"/>
              <w:rPr>
                <w:ins w:id="966" w:author="Authors" w:date="2026-06-09T23:51:00Z" w16du:dateUtc="2026-06-09T21:51:00Z"/>
                <w:rFonts w:ascii="Arial" w:hAnsi="Arial" w:cs="Arial"/>
                <w:sz w:val="16"/>
                <w:szCs w:val="16"/>
              </w:rPr>
            </w:pPr>
            <w:ins w:id="967" w:author="Authors" w:date="2026-06-09T23:51:00Z" w16du:dateUtc="2026-06-09T21:51:00Z">
              <w:r w:rsidRPr="00840361">
                <w:rPr>
                  <w:rFonts w:ascii="Arial" w:hAnsi="Arial" w:cs="Arial"/>
                  <w:sz w:val="16"/>
                  <w:szCs w:val="16"/>
                </w:rPr>
                <w:t>Sturnus unicolor</w:t>
              </w:r>
            </w:ins>
          </w:p>
        </w:tc>
        <w:tc>
          <w:tcPr>
            <w:tcW w:w="0" w:type="auto"/>
            <w:tcBorders>
              <w:top w:val="single" w:sz="0" w:space="0" w:color="D3D3D3"/>
              <w:left w:val="single" w:sz="0" w:space="0" w:color="D3D3D3"/>
              <w:bottom w:val="single" w:sz="0" w:space="0" w:color="D3D3D3"/>
              <w:right w:val="single" w:sz="0" w:space="0" w:color="D3D3D3"/>
            </w:tcBorders>
          </w:tcPr>
          <w:p w14:paraId="6527E7D9" w14:textId="77777777" w:rsidR="00840361" w:rsidRPr="00840361" w:rsidRDefault="00840361" w:rsidP="00A86EEF">
            <w:pPr>
              <w:keepNext/>
              <w:spacing w:after="60"/>
              <w:jc w:val="center"/>
              <w:rPr>
                <w:ins w:id="968" w:author="Authors" w:date="2026-06-09T23:51:00Z" w16du:dateUtc="2026-06-09T21:51:00Z"/>
                <w:rFonts w:ascii="Arial" w:hAnsi="Arial" w:cs="Arial"/>
                <w:sz w:val="16"/>
                <w:szCs w:val="16"/>
              </w:rPr>
            </w:pPr>
            <w:ins w:id="969" w:author="Authors" w:date="2026-06-09T23:51:00Z" w16du:dateUtc="2026-06-09T21:51:00Z">
              <w:r w:rsidRPr="00840361">
                <w:rPr>
                  <w:rFonts w:ascii="Arial" w:hAnsi="Arial" w:cs="Arial"/>
                  <w:sz w:val="16"/>
                  <w:szCs w:val="16"/>
                </w:rPr>
                <w:t>-0.011</w:t>
              </w:r>
            </w:ins>
          </w:p>
        </w:tc>
        <w:tc>
          <w:tcPr>
            <w:tcW w:w="0" w:type="auto"/>
            <w:tcBorders>
              <w:top w:val="single" w:sz="0" w:space="0" w:color="D3D3D3"/>
              <w:left w:val="single" w:sz="0" w:space="0" w:color="D3D3D3"/>
              <w:bottom w:val="single" w:sz="0" w:space="0" w:color="D3D3D3"/>
              <w:right w:val="single" w:sz="0" w:space="0" w:color="D3D3D3"/>
            </w:tcBorders>
          </w:tcPr>
          <w:p w14:paraId="46F66971" w14:textId="77777777" w:rsidR="00840361" w:rsidRPr="00840361" w:rsidRDefault="00840361" w:rsidP="00A86EEF">
            <w:pPr>
              <w:keepNext/>
              <w:spacing w:after="60"/>
              <w:rPr>
                <w:ins w:id="970" w:author="Authors" w:date="2026-06-09T23:51:00Z" w16du:dateUtc="2026-06-09T21:51:00Z"/>
                <w:rFonts w:ascii="Arial" w:hAnsi="Arial" w:cs="Arial"/>
                <w:sz w:val="16"/>
                <w:szCs w:val="16"/>
              </w:rPr>
            </w:pPr>
            <w:ins w:id="971" w:author="Authors" w:date="2026-06-09T23:51:00Z" w16du:dateUtc="2026-06-09T21:51:00Z">
              <w:r w:rsidRPr="00840361">
                <w:rPr>
                  <w:rFonts w:ascii="Arial" w:hAnsi="Arial" w:cs="Arial"/>
                  <w:sz w:val="16"/>
                  <w:szCs w:val="16"/>
                </w:rPr>
                <w:t>0.941</w:t>
              </w:r>
            </w:ins>
          </w:p>
        </w:tc>
        <w:tc>
          <w:tcPr>
            <w:tcW w:w="0" w:type="auto"/>
            <w:tcBorders>
              <w:top w:val="single" w:sz="0" w:space="0" w:color="D3D3D3"/>
              <w:left w:val="single" w:sz="0" w:space="0" w:color="D3D3D3"/>
              <w:bottom w:val="single" w:sz="0" w:space="0" w:color="D3D3D3"/>
              <w:right w:val="single" w:sz="0" w:space="0" w:color="D3D3D3"/>
            </w:tcBorders>
          </w:tcPr>
          <w:p w14:paraId="7637E652" w14:textId="77777777" w:rsidR="00840361" w:rsidRPr="00840361" w:rsidRDefault="00840361" w:rsidP="00A86EEF">
            <w:pPr>
              <w:keepNext/>
              <w:spacing w:after="60"/>
              <w:rPr>
                <w:ins w:id="972" w:author="Authors" w:date="2026-06-09T23:51:00Z" w16du:dateUtc="2026-06-09T21:51:00Z"/>
                <w:rFonts w:ascii="Arial" w:hAnsi="Arial" w:cs="Arial"/>
                <w:sz w:val="16"/>
                <w:szCs w:val="16"/>
              </w:rPr>
            </w:pPr>
            <w:ins w:id="973" w:author="Authors" w:date="2026-06-09T23:51:00Z" w16du:dateUtc="2026-06-09T21:51:00Z">
              <w:r w:rsidRPr="00840361">
                <w:rPr>
                  <w:rFonts w:ascii="Arial" w:hAnsi="Arial" w:cs="Arial"/>
                  <w:sz w:val="16"/>
                  <w:szCs w:val="16"/>
                </w:rPr>
                <w:t>[-0.308, 0.286]</w:t>
              </w:r>
            </w:ins>
          </w:p>
        </w:tc>
        <w:tc>
          <w:tcPr>
            <w:tcW w:w="0" w:type="auto"/>
            <w:tcBorders>
              <w:top w:val="single" w:sz="0" w:space="0" w:color="D3D3D3"/>
              <w:left w:val="single" w:sz="0" w:space="0" w:color="D3D3D3"/>
              <w:bottom w:val="single" w:sz="0" w:space="0" w:color="D3D3D3"/>
              <w:right w:val="single" w:sz="0" w:space="0" w:color="D3D3D3"/>
            </w:tcBorders>
          </w:tcPr>
          <w:p w14:paraId="598BC290" w14:textId="77777777" w:rsidR="00840361" w:rsidRPr="00840361" w:rsidRDefault="00840361" w:rsidP="00A86EEF">
            <w:pPr>
              <w:keepNext/>
              <w:spacing w:after="60"/>
              <w:rPr>
                <w:ins w:id="974" w:author="Authors" w:date="2026-06-09T23:51:00Z" w16du:dateUtc="2026-06-09T21:51:00Z"/>
                <w:rFonts w:ascii="Arial" w:hAnsi="Arial" w:cs="Arial"/>
                <w:sz w:val="16"/>
                <w:szCs w:val="16"/>
              </w:rPr>
            </w:pPr>
            <w:ins w:id="975" w:author="Authors" w:date="2026-06-09T23:51:00Z" w16du:dateUtc="2026-06-09T21:51:00Z">
              <w:r w:rsidRPr="00840361">
                <w:rPr>
                  <w:rFonts w:ascii="Arial" w:hAnsi="Arial" w:cs="Arial"/>
                  <w:sz w:val="16"/>
                  <w:szCs w:val="16"/>
                </w:rPr>
                <w:t>[-0.523, 0.500]</w:t>
              </w:r>
            </w:ins>
          </w:p>
        </w:tc>
        <w:tc>
          <w:tcPr>
            <w:tcW w:w="0" w:type="auto"/>
            <w:tcBorders>
              <w:top w:val="single" w:sz="0" w:space="0" w:color="D3D3D3"/>
              <w:left w:val="single" w:sz="0" w:space="0" w:color="D3D3D3"/>
              <w:bottom w:val="single" w:sz="0" w:space="0" w:color="D3D3D3"/>
              <w:right w:val="single" w:sz="0" w:space="0" w:color="D3D3D3"/>
            </w:tcBorders>
          </w:tcPr>
          <w:p w14:paraId="61B3E201" w14:textId="77777777" w:rsidR="00840361" w:rsidRPr="00840361" w:rsidRDefault="00840361" w:rsidP="00A86EEF">
            <w:pPr>
              <w:keepNext/>
              <w:spacing w:after="60"/>
              <w:jc w:val="right"/>
              <w:rPr>
                <w:ins w:id="976" w:author="Authors" w:date="2026-06-09T23:51:00Z" w16du:dateUtc="2026-06-09T21:51:00Z"/>
                <w:rFonts w:ascii="Arial" w:hAnsi="Arial" w:cs="Arial"/>
                <w:sz w:val="16"/>
                <w:szCs w:val="16"/>
              </w:rPr>
            </w:pPr>
            <w:ins w:id="977" w:author="Authors" w:date="2026-06-09T23:51:00Z" w16du:dateUtc="2026-06-09T21:51:00Z">
              <w:r w:rsidRPr="00840361">
                <w:rPr>
                  <w:rFonts w:ascii="Arial" w:hAnsi="Arial" w:cs="Arial"/>
                  <w:sz w:val="16"/>
                  <w:szCs w:val="16"/>
                </w:rPr>
                <w:t>44</w:t>
              </w:r>
            </w:ins>
          </w:p>
        </w:tc>
        <w:tc>
          <w:tcPr>
            <w:tcW w:w="0" w:type="auto"/>
            <w:tcBorders>
              <w:top w:val="single" w:sz="0" w:space="0" w:color="D3D3D3"/>
              <w:left w:val="single" w:sz="0" w:space="0" w:color="D3D3D3"/>
              <w:bottom w:val="single" w:sz="0" w:space="0" w:color="D3D3D3"/>
              <w:right w:val="single" w:sz="0" w:space="0" w:color="D3D3D3"/>
            </w:tcBorders>
          </w:tcPr>
          <w:p w14:paraId="4CF23C72" w14:textId="77777777" w:rsidR="00840361" w:rsidRPr="00840361" w:rsidRDefault="00840361" w:rsidP="00A86EEF">
            <w:pPr>
              <w:keepNext/>
              <w:spacing w:after="60"/>
              <w:jc w:val="right"/>
              <w:rPr>
                <w:ins w:id="978" w:author="Authors" w:date="2026-06-09T23:51:00Z" w16du:dateUtc="2026-06-09T21:51:00Z"/>
                <w:rFonts w:ascii="Arial" w:hAnsi="Arial" w:cs="Arial"/>
                <w:sz w:val="16"/>
                <w:szCs w:val="16"/>
              </w:rPr>
            </w:pPr>
            <w:ins w:id="979" w:author="Authors" w:date="2026-06-09T23:51:00Z" w16du:dateUtc="2026-06-09T21:51:00Z">
              <w:r w:rsidRPr="00840361">
                <w:rPr>
                  <w:rFonts w:ascii="Arial" w:hAnsi="Arial" w:cs="Arial"/>
                  <w:sz w:val="16"/>
                  <w:szCs w:val="16"/>
                </w:rPr>
                <w:t>5</w:t>
              </w:r>
            </w:ins>
          </w:p>
        </w:tc>
        <w:tc>
          <w:tcPr>
            <w:tcW w:w="0" w:type="auto"/>
            <w:tcBorders>
              <w:top w:val="single" w:sz="0" w:space="0" w:color="D3D3D3"/>
              <w:left w:val="single" w:sz="0" w:space="0" w:color="D3D3D3"/>
              <w:bottom w:val="single" w:sz="0" w:space="0" w:color="D3D3D3"/>
              <w:right w:val="single" w:sz="0" w:space="0" w:color="D3D3D3"/>
            </w:tcBorders>
          </w:tcPr>
          <w:p w14:paraId="0405B377" w14:textId="77777777" w:rsidR="00840361" w:rsidRPr="00840361" w:rsidRDefault="00840361" w:rsidP="00A86EEF">
            <w:pPr>
              <w:keepNext/>
              <w:spacing w:after="60"/>
              <w:jc w:val="center"/>
              <w:rPr>
                <w:ins w:id="980" w:author="Authors" w:date="2026-06-09T23:51:00Z" w16du:dateUtc="2026-06-09T21:51:00Z"/>
                <w:rFonts w:ascii="Arial" w:hAnsi="Arial" w:cs="Arial"/>
                <w:sz w:val="16"/>
                <w:szCs w:val="16"/>
              </w:rPr>
            </w:pPr>
            <w:ins w:id="981" w:author="Authors" w:date="2026-06-09T23:51:00Z" w16du:dateUtc="2026-06-09T21:51:00Z">
              <w:r w:rsidRPr="00840361">
                <w:rPr>
                  <w:rFonts w:ascii="Arial" w:hAnsi="Arial" w:cs="Arial"/>
                  <w:sz w:val="16"/>
                  <w:szCs w:val="16"/>
                </w:rPr>
                <w:t>0.069</w:t>
              </w:r>
            </w:ins>
          </w:p>
        </w:tc>
        <w:tc>
          <w:tcPr>
            <w:tcW w:w="0" w:type="auto"/>
            <w:tcBorders>
              <w:top w:val="single" w:sz="0" w:space="0" w:color="D3D3D3"/>
              <w:left w:val="single" w:sz="0" w:space="0" w:color="D3D3D3"/>
              <w:bottom w:val="single" w:sz="0" w:space="0" w:color="D3D3D3"/>
              <w:right w:val="single" w:sz="0" w:space="0" w:color="D3D3D3"/>
            </w:tcBorders>
          </w:tcPr>
          <w:p w14:paraId="69C28BBC" w14:textId="77777777" w:rsidR="00840361" w:rsidRPr="00840361" w:rsidRDefault="00840361" w:rsidP="00A86EEF">
            <w:pPr>
              <w:keepNext/>
              <w:spacing w:after="60"/>
              <w:jc w:val="right"/>
              <w:rPr>
                <w:ins w:id="982" w:author="Authors" w:date="2026-06-09T23:51:00Z" w16du:dateUtc="2026-06-09T21:51:00Z"/>
                <w:rFonts w:ascii="Arial" w:hAnsi="Arial" w:cs="Arial"/>
                <w:sz w:val="16"/>
                <w:szCs w:val="16"/>
              </w:rPr>
            </w:pPr>
            <w:ins w:id="983" w:author="Authors" w:date="2026-06-09T23:51:00Z" w16du:dateUtc="2026-06-09T21:51:00Z">
              <w:r w:rsidRPr="00840361">
                <w:rPr>
                  <w:rFonts w:ascii="Arial" w:hAnsi="Arial" w:cs="Arial"/>
                  <w:sz w:val="16"/>
                  <w:szCs w:val="16"/>
                </w:rPr>
                <w:t>0.896</w:t>
              </w:r>
            </w:ins>
          </w:p>
        </w:tc>
        <w:tc>
          <w:tcPr>
            <w:tcW w:w="0" w:type="auto"/>
            <w:tcBorders>
              <w:top w:val="single" w:sz="0" w:space="0" w:color="D3D3D3"/>
              <w:left w:val="single" w:sz="0" w:space="0" w:color="D3D3D3"/>
              <w:bottom w:val="single" w:sz="0" w:space="0" w:color="D3D3D3"/>
              <w:right w:val="single" w:sz="0" w:space="0" w:color="D3D3D3"/>
            </w:tcBorders>
          </w:tcPr>
          <w:p w14:paraId="67778B47" w14:textId="77777777" w:rsidR="00840361" w:rsidRPr="00840361" w:rsidRDefault="00840361" w:rsidP="00A86EEF">
            <w:pPr>
              <w:keepNext/>
              <w:spacing w:after="60"/>
              <w:rPr>
                <w:ins w:id="984" w:author="Authors" w:date="2026-06-09T23:51:00Z" w16du:dateUtc="2026-06-09T21:51:00Z"/>
                <w:rFonts w:ascii="Arial" w:hAnsi="Arial" w:cs="Arial"/>
                <w:sz w:val="16"/>
                <w:szCs w:val="16"/>
              </w:rPr>
            </w:pPr>
            <w:ins w:id="985" w:author="Authors" w:date="2026-06-09T23:51:00Z" w16du:dateUtc="2026-06-09T21:51:00Z">
              <w:r w:rsidRPr="00840361">
                <w:rPr>
                  <w:rFonts w:ascii="Arial" w:hAnsi="Arial" w:cs="Arial"/>
                  <w:sz w:val="16"/>
                  <w:szCs w:val="16"/>
                </w:rPr>
                <w:t>[-0.967, 1.105]</w:t>
              </w:r>
            </w:ins>
          </w:p>
        </w:tc>
        <w:tc>
          <w:tcPr>
            <w:tcW w:w="0" w:type="auto"/>
            <w:tcBorders>
              <w:top w:val="single" w:sz="0" w:space="0" w:color="D3D3D3"/>
              <w:left w:val="single" w:sz="0" w:space="0" w:color="D3D3D3"/>
              <w:bottom w:val="single" w:sz="0" w:space="0" w:color="D3D3D3"/>
              <w:right w:val="single" w:sz="0" w:space="0" w:color="D3D3D3"/>
            </w:tcBorders>
          </w:tcPr>
          <w:p w14:paraId="702716C8" w14:textId="77777777" w:rsidR="00840361" w:rsidRPr="00840361" w:rsidRDefault="00840361" w:rsidP="00A86EEF">
            <w:pPr>
              <w:keepNext/>
              <w:spacing w:after="60"/>
              <w:rPr>
                <w:ins w:id="986" w:author="Authors" w:date="2026-06-09T23:51:00Z" w16du:dateUtc="2026-06-09T21:51:00Z"/>
                <w:rFonts w:ascii="Arial" w:hAnsi="Arial" w:cs="Arial"/>
                <w:sz w:val="16"/>
                <w:szCs w:val="16"/>
              </w:rPr>
            </w:pPr>
            <w:ins w:id="987" w:author="Authors" w:date="2026-06-09T23:51:00Z" w16du:dateUtc="2026-06-09T21:51:00Z">
              <w:r w:rsidRPr="00840361">
                <w:rPr>
                  <w:rFonts w:ascii="Arial" w:hAnsi="Arial" w:cs="Arial"/>
                  <w:sz w:val="16"/>
                  <w:szCs w:val="16"/>
                </w:rPr>
                <w:t>[-1.676, 1.815]</w:t>
              </w:r>
            </w:ins>
          </w:p>
        </w:tc>
        <w:tc>
          <w:tcPr>
            <w:tcW w:w="0" w:type="auto"/>
            <w:tcBorders>
              <w:top w:val="single" w:sz="0" w:space="0" w:color="D3D3D3"/>
              <w:left w:val="single" w:sz="0" w:space="0" w:color="D3D3D3"/>
              <w:bottom w:val="single" w:sz="0" w:space="0" w:color="D3D3D3"/>
              <w:right w:val="single" w:sz="0" w:space="0" w:color="D3D3D3"/>
            </w:tcBorders>
          </w:tcPr>
          <w:p w14:paraId="26A1D764" w14:textId="77777777" w:rsidR="00840361" w:rsidRPr="00840361" w:rsidRDefault="00840361" w:rsidP="00A86EEF">
            <w:pPr>
              <w:keepNext/>
              <w:spacing w:after="60"/>
              <w:jc w:val="right"/>
              <w:rPr>
                <w:ins w:id="988" w:author="Authors" w:date="2026-06-09T23:51:00Z" w16du:dateUtc="2026-06-09T21:51:00Z"/>
                <w:rFonts w:ascii="Arial" w:hAnsi="Arial" w:cs="Arial"/>
                <w:sz w:val="16"/>
                <w:szCs w:val="16"/>
              </w:rPr>
            </w:pPr>
            <w:ins w:id="989" w:author="Authors" w:date="2026-06-09T23:51:00Z" w16du:dateUtc="2026-06-09T21:51:00Z">
              <w:r w:rsidRPr="00840361">
                <w:rPr>
                  <w:rFonts w:ascii="Arial" w:hAnsi="Arial" w:cs="Arial"/>
                  <w:sz w:val="16"/>
                  <w:szCs w:val="16"/>
                </w:rPr>
                <w:t>45</w:t>
              </w:r>
            </w:ins>
          </w:p>
        </w:tc>
        <w:tc>
          <w:tcPr>
            <w:tcW w:w="0" w:type="auto"/>
            <w:tcBorders>
              <w:top w:val="single" w:sz="0" w:space="0" w:color="D3D3D3"/>
              <w:left w:val="single" w:sz="0" w:space="0" w:color="D3D3D3"/>
              <w:bottom w:val="single" w:sz="0" w:space="0" w:color="D3D3D3"/>
              <w:right w:val="single" w:sz="0" w:space="0" w:color="D3D3D3"/>
            </w:tcBorders>
          </w:tcPr>
          <w:p w14:paraId="29D0DDFD" w14:textId="77777777" w:rsidR="00840361" w:rsidRPr="00840361" w:rsidRDefault="00840361" w:rsidP="00A86EEF">
            <w:pPr>
              <w:keepNext/>
              <w:spacing w:after="60"/>
              <w:jc w:val="right"/>
              <w:rPr>
                <w:ins w:id="990" w:author="Authors" w:date="2026-06-09T23:51:00Z" w16du:dateUtc="2026-06-09T21:51:00Z"/>
                <w:rFonts w:ascii="Arial" w:hAnsi="Arial" w:cs="Arial"/>
                <w:sz w:val="16"/>
                <w:szCs w:val="16"/>
              </w:rPr>
            </w:pPr>
            <w:ins w:id="991" w:author="Authors" w:date="2026-06-09T23:51:00Z" w16du:dateUtc="2026-06-09T21:51:00Z">
              <w:r w:rsidRPr="00840361">
                <w:rPr>
                  <w:rFonts w:ascii="Arial" w:hAnsi="Arial" w:cs="Arial"/>
                  <w:sz w:val="16"/>
                  <w:szCs w:val="16"/>
                </w:rPr>
                <w:t>5</w:t>
              </w:r>
            </w:ins>
          </w:p>
        </w:tc>
      </w:tr>
      <w:tr w:rsidR="00840361" w:rsidRPr="00840361" w14:paraId="5A513BA4" w14:textId="77777777" w:rsidTr="00A86EEF">
        <w:trPr>
          <w:cantSplit/>
          <w:jc w:val="center"/>
          <w:ins w:id="992"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6C99C2A0" w14:textId="77777777" w:rsidR="00840361" w:rsidRPr="00840361" w:rsidRDefault="00840361" w:rsidP="00A86EEF">
            <w:pPr>
              <w:keepNext/>
              <w:spacing w:after="60"/>
              <w:rPr>
                <w:ins w:id="993" w:author="Authors" w:date="2026-06-09T23:51:00Z" w16du:dateUtc="2026-06-09T21:51:00Z"/>
                <w:rFonts w:ascii="Arial" w:hAnsi="Arial" w:cs="Arial"/>
                <w:sz w:val="16"/>
                <w:szCs w:val="16"/>
              </w:rPr>
            </w:pPr>
            <w:ins w:id="994" w:author="Authors" w:date="2026-06-09T23:51:00Z" w16du:dateUtc="2026-06-09T21:51:00Z">
              <w:r w:rsidRPr="00840361">
                <w:rPr>
                  <w:rFonts w:ascii="Arial" w:hAnsi="Arial" w:cs="Arial"/>
                  <w:sz w:val="16"/>
                  <w:szCs w:val="16"/>
                </w:rPr>
                <w:t>Sturnus vulgaris</w:t>
              </w:r>
            </w:ins>
          </w:p>
        </w:tc>
        <w:tc>
          <w:tcPr>
            <w:tcW w:w="0" w:type="auto"/>
            <w:tcBorders>
              <w:top w:val="single" w:sz="0" w:space="0" w:color="D3D3D3"/>
              <w:left w:val="single" w:sz="0" w:space="0" w:color="D3D3D3"/>
              <w:bottom w:val="single" w:sz="0" w:space="0" w:color="D3D3D3"/>
              <w:right w:val="single" w:sz="0" w:space="0" w:color="D3D3D3"/>
            </w:tcBorders>
          </w:tcPr>
          <w:p w14:paraId="61CC5588" w14:textId="77777777" w:rsidR="00840361" w:rsidRPr="00840361" w:rsidRDefault="00840361" w:rsidP="00A86EEF">
            <w:pPr>
              <w:keepNext/>
              <w:spacing w:after="60"/>
              <w:jc w:val="center"/>
              <w:rPr>
                <w:ins w:id="995" w:author="Authors" w:date="2026-06-09T23:51:00Z" w16du:dateUtc="2026-06-09T21:51:00Z"/>
                <w:rFonts w:ascii="Arial" w:hAnsi="Arial" w:cs="Arial"/>
                <w:sz w:val="16"/>
                <w:szCs w:val="16"/>
              </w:rPr>
            </w:pPr>
            <w:ins w:id="996" w:author="Authors" w:date="2026-06-09T23:51:00Z" w16du:dateUtc="2026-06-09T21:51:00Z">
              <w:r w:rsidRPr="00840361">
                <w:rPr>
                  <w:rFonts w:ascii="Arial" w:hAnsi="Arial" w:cs="Arial"/>
                  <w:sz w:val="16"/>
                  <w:szCs w:val="16"/>
                </w:rPr>
                <w:t>0.039</w:t>
              </w:r>
            </w:ins>
          </w:p>
        </w:tc>
        <w:tc>
          <w:tcPr>
            <w:tcW w:w="0" w:type="auto"/>
            <w:tcBorders>
              <w:top w:val="single" w:sz="0" w:space="0" w:color="D3D3D3"/>
              <w:left w:val="single" w:sz="0" w:space="0" w:color="D3D3D3"/>
              <w:bottom w:val="single" w:sz="0" w:space="0" w:color="D3D3D3"/>
              <w:right w:val="single" w:sz="0" w:space="0" w:color="D3D3D3"/>
            </w:tcBorders>
          </w:tcPr>
          <w:p w14:paraId="76FA2156" w14:textId="77777777" w:rsidR="00840361" w:rsidRPr="00840361" w:rsidRDefault="00840361" w:rsidP="00A86EEF">
            <w:pPr>
              <w:keepNext/>
              <w:spacing w:after="60"/>
              <w:rPr>
                <w:ins w:id="997" w:author="Authors" w:date="2026-06-09T23:51:00Z" w16du:dateUtc="2026-06-09T21:51:00Z"/>
                <w:rFonts w:ascii="Arial" w:hAnsi="Arial" w:cs="Arial"/>
                <w:sz w:val="16"/>
                <w:szCs w:val="16"/>
              </w:rPr>
            </w:pPr>
            <w:ins w:id="998" w:author="Authors" w:date="2026-06-09T23:51:00Z" w16du:dateUtc="2026-06-09T21:51:00Z">
              <w:r w:rsidRPr="00840361">
                <w:rPr>
                  <w:rFonts w:ascii="Arial" w:hAnsi="Arial" w:cs="Arial"/>
                  <w:sz w:val="16"/>
                  <w:szCs w:val="16"/>
                </w:rPr>
                <w:t>0.794</w:t>
              </w:r>
            </w:ins>
          </w:p>
        </w:tc>
        <w:tc>
          <w:tcPr>
            <w:tcW w:w="0" w:type="auto"/>
            <w:tcBorders>
              <w:top w:val="single" w:sz="0" w:space="0" w:color="D3D3D3"/>
              <w:left w:val="single" w:sz="0" w:space="0" w:color="D3D3D3"/>
              <w:bottom w:val="single" w:sz="0" w:space="0" w:color="D3D3D3"/>
              <w:right w:val="single" w:sz="0" w:space="0" w:color="D3D3D3"/>
            </w:tcBorders>
          </w:tcPr>
          <w:p w14:paraId="74DDE5C3" w14:textId="77777777" w:rsidR="00840361" w:rsidRPr="00840361" w:rsidRDefault="00840361" w:rsidP="00A86EEF">
            <w:pPr>
              <w:keepNext/>
              <w:spacing w:after="60"/>
              <w:rPr>
                <w:ins w:id="999" w:author="Authors" w:date="2026-06-09T23:51:00Z" w16du:dateUtc="2026-06-09T21:51:00Z"/>
                <w:rFonts w:ascii="Arial" w:hAnsi="Arial" w:cs="Arial"/>
                <w:sz w:val="16"/>
                <w:szCs w:val="16"/>
              </w:rPr>
            </w:pPr>
            <w:ins w:id="1000" w:author="Authors" w:date="2026-06-09T23:51:00Z" w16du:dateUtc="2026-06-09T21:51:00Z">
              <w:r w:rsidRPr="00840361">
                <w:rPr>
                  <w:rFonts w:ascii="Arial" w:hAnsi="Arial" w:cs="Arial"/>
                  <w:sz w:val="16"/>
                  <w:szCs w:val="16"/>
                </w:rPr>
                <w:t>[-0.255, 0.333]</w:t>
              </w:r>
            </w:ins>
          </w:p>
        </w:tc>
        <w:tc>
          <w:tcPr>
            <w:tcW w:w="0" w:type="auto"/>
            <w:tcBorders>
              <w:top w:val="single" w:sz="0" w:space="0" w:color="D3D3D3"/>
              <w:left w:val="single" w:sz="0" w:space="0" w:color="D3D3D3"/>
              <w:bottom w:val="single" w:sz="0" w:space="0" w:color="D3D3D3"/>
              <w:right w:val="single" w:sz="0" w:space="0" w:color="D3D3D3"/>
            </w:tcBorders>
          </w:tcPr>
          <w:p w14:paraId="7FC45DE6" w14:textId="77777777" w:rsidR="00840361" w:rsidRPr="00840361" w:rsidRDefault="00840361" w:rsidP="00A86EEF">
            <w:pPr>
              <w:keepNext/>
              <w:spacing w:after="60"/>
              <w:rPr>
                <w:ins w:id="1001" w:author="Authors" w:date="2026-06-09T23:51:00Z" w16du:dateUtc="2026-06-09T21:51:00Z"/>
                <w:rFonts w:ascii="Arial" w:hAnsi="Arial" w:cs="Arial"/>
                <w:sz w:val="16"/>
                <w:szCs w:val="16"/>
              </w:rPr>
            </w:pPr>
            <w:ins w:id="1002" w:author="Authors" w:date="2026-06-09T23:51:00Z" w16du:dateUtc="2026-06-09T21:51:00Z">
              <w:r w:rsidRPr="00840361">
                <w:rPr>
                  <w:rFonts w:ascii="Arial" w:hAnsi="Arial" w:cs="Arial"/>
                  <w:sz w:val="16"/>
                  <w:szCs w:val="16"/>
                </w:rPr>
                <w:t>[-0.471, 0.549]</w:t>
              </w:r>
            </w:ins>
          </w:p>
        </w:tc>
        <w:tc>
          <w:tcPr>
            <w:tcW w:w="0" w:type="auto"/>
            <w:tcBorders>
              <w:top w:val="single" w:sz="0" w:space="0" w:color="D3D3D3"/>
              <w:left w:val="single" w:sz="0" w:space="0" w:color="D3D3D3"/>
              <w:bottom w:val="single" w:sz="0" w:space="0" w:color="D3D3D3"/>
              <w:right w:val="single" w:sz="0" w:space="0" w:color="D3D3D3"/>
            </w:tcBorders>
          </w:tcPr>
          <w:p w14:paraId="2B534EB2" w14:textId="77777777" w:rsidR="00840361" w:rsidRPr="00840361" w:rsidRDefault="00840361" w:rsidP="00A86EEF">
            <w:pPr>
              <w:keepNext/>
              <w:spacing w:after="60"/>
              <w:jc w:val="right"/>
              <w:rPr>
                <w:ins w:id="1003" w:author="Authors" w:date="2026-06-09T23:51:00Z" w16du:dateUtc="2026-06-09T21:51:00Z"/>
                <w:rFonts w:ascii="Arial" w:hAnsi="Arial" w:cs="Arial"/>
                <w:sz w:val="16"/>
                <w:szCs w:val="16"/>
              </w:rPr>
            </w:pPr>
            <w:ins w:id="1004" w:author="Authors" w:date="2026-06-09T23:51:00Z" w16du:dateUtc="2026-06-09T21:51:00Z">
              <w:r w:rsidRPr="00840361">
                <w:rPr>
                  <w:rFonts w:ascii="Arial" w:hAnsi="Arial" w:cs="Arial"/>
                  <w:sz w:val="16"/>
                  <w:szCs w:val="16"/>
                </w:rPr>
                <w:t>83</w:t>
              </w:r>
            </w:ins>
          </w:p>
        </w:tc>
        <w:tc>
          <w:tcPr>
            <w:tcW w:w="0" w:type="auto"/>
            <w:tcBorders>
              <w:top w:val="single" w:sz="0" w:space="0" w:color="D3D3D3"/>
              <w:left w:val="single" w:sz="0" w:space="0" w:color="D3D3D3"/>
              <w:bottom w:val="single" w:sz="0" w:space="0" w:color="D3D3D3"/>
              <w:right w:val="single" w:sz="0" w:space="0" w:color="D3D3D3"/>
            </w:tcBorders>
          </w:tcPr>
          <w:p w14:paraId="35FECC2B" w14:textId="77777777" w:rsidR="00840361" w:rsidRPr="00840361" w:rsidRDefault="00840361" w:rsidP="00A86EEF">
            <w:pPr>
              <w:keepNext/>
              <w:spacing w:after="60"/>
              <w:jc w:val="right"/>
              <w:rPr>
                <w:ins w:id="1005" w:author="Authors" w:date="2026-06-09T23:51:00Z" w16du:dateUtc="2026-06-09T21:51:00Z"/>
                <w:rFonts w:ascii="Arial" w:hAnsi="Arial" w:cs="Arial"/>
                <w:sz w:val="16"/>
                <w:szCs w:val="16"/>
              </w:rPr>
            </w:pPr>
            <w:ins w:id="1006" w:author="Authors" w:date="2026-06-09T23:51:00Z" w16du:dateUtc="2026-06-09T21:51:00Z">
              <w:r w:rsidRPr="00840361">
                <w:rPr>
                  <w:rFonts w:ascii="Arial" w:hAnsi="Arial" w:cs="Arial"/>
                  <w:sz w:val="16"/>
                  <w:szCs w:val="16"/>
                </w:rPr>
                <w:t>6</w:t>
              </w:r>
            </w:ins>
          </w:p>
        </w:tc>
        <w:tc>
          <w:tcPr>
            <w:tcW w:w="0" w:type="auto"/>
            <w:tcBorders>
              <w:top w:val="single" w:sz="0" w:space="0" w:color="D3D3D3"/>
              <w:left w:val="single" w:sz="0" w:space="0" w:color="D3D3D3"/>
              <w:bottom w:val="single" w:sz="0" w:space="0" w:color="D3D3D3"/>
              <w:right w:val="single" w:sz="0" w:space="0" w:color="D3D3D3"/>
            </w:tcBorders>
          </w:tcPr>
          <w:p w14:paraId="0AEB6EBB" w14:textId="77777777" w:rsidR="00840361" w:rsidRPr="00840361" w:rsidRDefault="00840361" w:rsidP="00A86EEF">
            <w:pPr>
              <w:keepNext/>
              <w:spacing w:after="60"/>
              <w:jc w:val="center"/>
              <w:rPr>
                <w:ins w:id="1007" w:author="Authors" w:date="2026-06-09T23:51:00Z" w16du:dateUtc="2026-06-09T21:51:00Z"/>
                <w:rFonts w:ascii="Arial" w:hAnsi="Arial" w:cs="Arial"/>
                <w:sz w:val="16"/>
                <w:szCs w:val="16"/>
              </w:rPr>
            </w:pPr>
            <w:ins w:id="1008" w:author="Authors" w:date="2026-06-09T23:51:00Z" w16du:dateUtc="2026-06-09T21:51:00Z">
              <w:r w:rsidRPr="00840361">
                <w:rPr>
                  <w:rFonts w:ascii="Arial" w:hAnsi="Arial" w:cs="Arial"/>
                  <w:sz w:val="16"/>
                  <w:szCs w:val="16"/>
                </w:rPr>
                <w:t>0.279</w:t>
              </w:r>
            </w:ins>
          </w:p>
        </w:tc>
        <w:tc>
          <w:tcPr>
            <w:tcW w:w="0" w:type="auto"/>
            <w:tcBorders>
              <w:top w:val="single" w:sz="0" w:space="0" w:color="D3D3D3"/>
              <w:left w:val="single" w:sz="0" w:space="0" w:color="D3D3D3"/>
              <w:bottom w:val="single" w:sz="0" w:space="0" w:color="D3D3D3"/>
              <w:right w:val="single" w:sz="0" w:space="0" w:color="D3D3D3"/>
            </w:tcBorders>
          </w:tcPr>
          <w:p w14:paraId="0503BF00" w14:textId="77777777" w:rsidR="00840361" w:rsidRPr="00840361" w:rsidRDefault="00840361" w:rsidP="00A86EEF">
            <w:pPr>
              <w:keepNext/>
              <w:spacing w:after="60"/>
              <w:jc w:val="right"/>
              <w:rPr>
                <w:ins w:id="1009" w:author="Authors" w:date="2026-06-09T23:51:00Z" w16du:dateUtc="2026-06-09T21:51:00Z"/>
                <w:rFonts w:ascii="Arial" w:hAnsi="Arial" w:cs="Arial"/>
                <w:sz w:val="16"/>
                <w:szCs w:val="16"/>
              </w:rPr>
            </w:pPr>
            <w:ins w:id="1010" w:author="Authors" w:date="2026-06-09T23:51:00Z" w16du:dateUtc="2026-06-09T21:51:00Z">
              <w:r w:rsidRPr="00840361">
                <w:rPr>
                  <w:rFonts w:ascii="Arial" w:hAnsi="Arial" w:cs="Arial"/>
                  <w:sz w:val="16"/>
                  <w:szCs w:val="16"/>
                </w:rPr>
                <w:t>0.590</w:t>
              </w:r>
            </w:ins>
          </w:p>
        </w:tc>
        <w:tc>
          <w:tcPr>
            <w:tcW w:w="0" w:type="auto"/>
            <w:tcBorders>
              <w:top w:val="single" w:sz="0" w:space="0" w:color="D3D3D3"/>
              <w:left w:val="single" w:sz="0" w:space="0" w:color="D3D3D3"/>
              <w:bottom w:val="single" w:sz="0" w:space="0" w:color="D3D3D3"/>
              <w:right w:val="single" w:sz="0" w:space="0" w:color="D3D3D3"/>
            </w:tcBorders>
          </w:tcPr>
          <w:p w14:paraId="7BC305EA" w14:textId="77777777" w:rsidR="00840361" w:rsidRPr="00840361" w:rsidRDefault="00840361" w:rsidP="00A86EEF">
            <w:pPr>
              <w:keepNext/>
              <w:spacing w:after="60"/>
              <w:rPr>
                <w:ins w:id="1011" w:author="Authors" w:date="2026-06-09T23:51:00Z" w16du:dateUtc="2026-06-09T21:51:00Z"/>
                <w:rFonts w:ascii="Arial" w:hAnsi="Arial" w:cs="Arial"/>
                <w:sz w:val="16"/>
                <w:szCs w:val="16"/>
              </w:rPr>
            </w:pPr>
            <w:ins w:id="1012" w:author="Authors" w:date="2026-06-09T23:51:00Z" w16du:dateUtc="2026-06-09T21:51:00Z">
              <w:r w:rsidRPr="00840361">
                <w:rPr>
                  <w:rFonts w:ascii="Arial" w:hAnsi="Arial" w:cs="Arial"/>
                  <w:sz w:val="16"/>
                  <w:szCs w:val="16"/>
                </w:rPr>
                <w:t>[-0.742, 1.300]</w:t>
              </w:r>
            </w:ins>
          </w:p>
        </w:tc>
        <w:tc>
          <w:tcPr>
            <w:tcW w:w="0" w:type="auto"/>
            <w:tcBorders>
              <w:top w:val="single" w:sz="0" w:space="0" w:color="D3D3D3"/>
              <w:left w:val="single" w:sz="0" w:space="0" w:color="D3D3D3"/>
              <w:bottom w:val="single" w:sz="0" w:space="0" w:color="D3D3D3"/>
              <w:right w:val="single" w:sz="0" w:space="0" w:color="D3D3D3"/>
            </w:tcBorders>
          </w:tcPr>
          <w:p w14:paraId="03C6D494" w14:textId="77777777" w:rsidR="00840361" w:rsidRPr="00840361" w:rsidRDefault="00840361" w:rsidP="00A86EEF">
            <w:pPr>
              <w:keepNext/>
              <w:spacing w:after="60"/>
              <w:rPr>
                <w:ins w:id="1013" w:author="Authors" w:date="2026-06-09T23:51:00Z" w16du:dateUtc="2026-06-09T21:51:00Z"/>
                <w:rFonts w:ascii="Arial" w:hAnsi="Arial" w:cs="Arial"/>
                <w:sz w:val="16"/>
                <w:szCs w:val="16"/>
              </w:rPr>
            </w:pPr>
            <w:ins w:id="1014" w:author="Authors" w:date="2026-06-09T23:51:00Z" w16du:dateUtc="2026-06-09T21:51:00Z">
              <w:r w:rsidRPr="00840361">
                <w:rPr>
                  <w:rFonts w:ascii="Arial" w:hAnsi="Arial" w:cs="Arial"/>
                  <w:sz w:val="16"/>
                  <w:szCs w:val="16"/>
                </w:rPr>
                <w:t>[-1.457, 2.016]</w:t>
              </w:r>
            </w:ins>
          </w:p>
        </w:tc>
        <w:tc>
          <w:tcPr>
            <w:tcW w:w="0" w:type="auto"/>
            <w:tcBorders>
              <w:top w:val="single" w:sz="0" w:space="0" w:color="D3D3D3"/>
              <w:left w:val="single" w:sz="0" w:space="0" w:color="D3D3D3"/>
              <w:bottom w:val="single" w:sz="0" w:space="0" w:color="D3D3D3"/>
              <w:right w:val="single" w:sz="0" w:space="0" w:color="D3D3D3"/>
            </w:tcBorders>
          </w:tcPr>
          <w:p w14:paraId="7DD5DAE6" w14:textId="77777777" w:rsidR="00840361" w:rsidRPr="00840361" w:rsidRDefault="00840361" w:rsidP="00A86EEF">
            <w:pPr>
              <w:keepNext/>
              <w:spacing w:after="60"/>
              <w:jc w:val="right"/>
              <w:rPr>
                <w:ins w:id="1015" w:author="Authors" w:date="2026-06-09T23:51:00Z" w16du:dateUtc="2026-06-09T21:51:00Z"/>
                <w:rFonts w:ascii="Arial" w:hAnsi="Arial" w:cs="Arial"/>
                <w:sz w:val="16"/>
                <w:szCs w:val="16"/>
              </w:rPr>
            </w:pPr>
            <w:ins w:id="1016" w:author="Authors" w:date="2026-06-09T23:51:00Z" w16du:dateUtc="2026-06-09T21:51:00Z">
              <w:r w:rsidRPr="00840361">
                <w:rPr>
                  <w:rFonts w:ascii="Arial" w:hAnsi="Arial" w:cs="Arial"/>
                  <w:sz w:val="16"/>
                  <w:szCs w:val="16"/>
                </w:rPr>
                <w:t>84</w:t>
              </w:r>
            </w:ins>
          </w:p>
        </w:tc>
        <w:tc>
          <w:tcPr>
            <w:tcW w:w="0" w:type="auto"/>
            <w:tcBorders>
              <w:top w:val="single" w:sz="0" w:space="0" w:color="D3D3D3"/>
              <w:left w:val="single" w:sz="0" w:space="0" w:color="D3D3D3"/>
              <w:bottom w:val="single" w:sz="0" w:space="0" w:color="D3D3D3"/>
              <w:right w:val="single" w:sz="0" w:space="0" w:color="D3D3D3"/>
            </w:tcBorders>
          </w:tcPr>
          <w:p w14:paraId="103B9F0C" w14:textId="77777777" w:rsidR="00840361" w:rsidRPr="00840361" w:rsidRDefault="00840361" w:rsidP="00A86EEF">
            <w:pPr>
              <w:keepNext/>
              <w:spacing w:after="60"/>
              <w:jc w:val="right"/>
              <w:rPr>
                <w:ins w:id="1017" w:author="Authors" w:date="2026-06-09T23:51:00Z" w16du:dateUtc="2026-06-09T21:51:00Z"/>
                <w:rFonts w:ascii="Arial" w:hAnsi="Arial" w:cs="Arial"/>
                <w:sz w:val="16"/>
                <w:szCs w:val="16"/>
              </w:rPr>
            </w:pPr>
            <w:ins w:id="1018" w:author="Authors" w:date="2026-06-09T23:51:00Z" w16du:dateUtc="2026-06-09T21:51:00Z">
              <w:r w:rsidRPr="00840361">
                <w:rPr>
                  <w:rFonts w:ascii="Arial" w:hAnsi="Arial" w:cs="Arial"/>
                  <w:sz w:val="16"/>
                  <w:szCs w:val="16"/>
                </w:rPr>
                <w:t>6</w:t>
              </w:r>
            </w:ins>
          </w:p>
        </w:tc>
      </w:tr>
      <w:tr w:rsidR="00840361" w:rsidRPr="00840361" w14:paraId="5020AEC8" w14:textId="77777777" w:rsidTr="00A86EEF">
        <w:trPr>
          <w:cantSplit/>
          <w:jc w:val="center"/>
          <w:ins w:id="1019"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7969E9D3" w14:textId="77777777" w:rsidR="00840361" w:rsidRPr="00840361" w:rsidRDefault="00840361" w:rsidP="00A86EEF">
            <w:pPr>
              <w:keepNext/>
              <w:spacing w:after="60"/>
              <w:rPr>
                <w:ins w:id="1020" w:author="Authors" w:date="2026-06-09T23:51:00Z" w16du:dateUtc="2026-06-09T21:51:00Z"/>
                <w:rFonts w:ascii="Arial" w:hAnsi="Arial" w:cs="Arial"/>
                <w:sz w:val="16"/>
                <w:szCs w:val="16"/>
              </w:rPr>
            </w:pPr>
            <w:proofErr w:type="spellStart"/>
            <w:ins w:id="1021" w:author="Authors" w:date="2026-06-09T23:51:00Z" w16du:dateUtc="2026-06-09T21:51:00Z">
              <w:r w:rsidRPr="00840361">
                <w:rPr>
                  <w:rFonts w:ascii="Arial" w:hAnsi="Arial" w:cs="Arial"/>
                  <w:sz w:val="16"/>
                  <w:szCs w:val="16"/>
                </w:rPr>
                <w:t>Tachycineta</w:t>
              </w:r>
              <w:proofErr w:type="spellEnd"/>
              <w:r w:rsidRPr="00840361">
                <w:rPr>
                  <w:rFonts w:ascii="Arial" w:hAnsi="Arial" w:cs="Arial"/>
                  <w:sz w:val="16"/>
                  <w:szCs w:val="16"/>
                </w:rPr>
                <w:t xml:space="preserve"> bicolor</w:t>
              </w:r>
            </w:ins>
          </w:p>
        </w:tc>
        <w:tc>
          <w:tcPr>
            <w:tcW w:w="0" w:type="auto"/>
            <w:tcBorders>
              <w:top w:val="single" w:sz="0" w:space="0" w:color="D3D3D3"/>
              <w:left w:val="single" w:sz="0" w:space="0" w:color="D3D3D3"/>
              <w:bottom w:val="single" w:sz="0" w:space="0" w:color="D3D3D3"/>
              <w:right w:val="single" w:sz="0" w:space="0" w:color="D3D3D3"/>
            </w:tcBorders>
          </w:tcPr>
          <w:p w14:paraId="6F3C4F64" w14:textId="77777777" w:rsidR="00840361" w:rsidRPr="00840361" w:rsidRDefault="00840361" w:rsidP="00A86EEF">
            <w:pPr>
              <w:keepNext/>
              <w:spacing w:after="60"/>
              <w:jc w:val="center"/>
              <w:rPr>
                <w:ins w:id="1022" w:author="Authors" w:date="2026-06-09T23:51:00Z" w16du:dateUtc="2026-06-09T21:51:00Z"/>
                <w:rFonts w:ascii="Arial" w:hAnsi="Arial" w:cs="Arial"/>
                <w:sz w:val="16"/>
                <w:szCs w:val="16"/>
              </w:rPr>
            </w:pPr>
            <w:ins w:id="1023" w:author="Authors" w:date="2026-06-09T23:51:00Z" w16du:dateUtc="2026-06-09T21:51:00Z">
              <w:r w:rsidRPr="00840361">
                <w:rPr>
                  <w:rFonts w:ascii="Arial" w:hAnsi="Arial" w:cs="Arial"/>
                  <w:sz w:val="16"/>
                  <w:szCs w:val="16"/>
                </w:rPr>
                <w:t>0.092</w:t>
              </w:r>
            </w:ins>
          </w:p>
        </w:tc>
        <w:tc>
          <w:tcPr>
            <w:tcW w:w="0" w:type="auto"/>
            <w:tcBorders>
              <w:top w:val="single" w:sz="0" w:space="0" w:color="D3D3D3"/>
              <w:left w:val="single" w:sz="0" w:space="0" w:color="D3D3D3"/>
              <w:bottom w:val="single" w:sz="0" w:space="0" w:color="D3D3D3"/>
              <w:right w:val="single" w:sz="0" w:space="0" w:color="D3D3D3"/>
            </w:tcBorders>
          </w:tcPr>
          <w:p w14:paraId="77BEA663" w14:textId="77777777" w:rsidR="00840361" w:rsidRPr="00840361" w:rsidRDefault="00840361" w:rsidP="00A86EEF">
            <w:pPr>
              <w:keepNext/>
              <w:spacing w:after="60"/>
              <w:rPr>
                <w:ins w:id="1024" w:author="Authors" w:date="2026-06-09T23:51:00Z" w16du:dateUtc="2026-06-09T21:51:00Z"/>
                <w:rFonts w:ascii="Arial" w:hAnsi="Arial" w:cs="Arial"/>
                <w:sz w:val="16"/>
                <w:szCs w:val="16"/>
              </w:rPr>
            </w:pPr>
            <w:ins w:id="1025" w:author="Authors" w:date="2026-06-09T23:51:00Z" w16du:dateUtc="2026-06-09T21:51:00Z">
              <w:r w:rsidRPr="00840361">
                <w:rPr>
                  <w:rFonts w:ascii="Arial" w:hAnsi="Arial" w:cs="Arial"/>
                  <w:sz w:val="16"/>
                  <w:szCs w:val="16"/>
                </w:rPr>
                <w:t>0.582</w:t>
              </w:r>
            </w:ins>
          </w:p>
        </w:tc>
        <w:tc>
          <w:tcPr>
            <w:tcW w:w="0" w:type="auto"/>
            <w:tcBorders>
              <w:top w:val="single" w:sz="0" w:space="0" w:color="D3D3D3"/>
              <w:left w:val="single" w:sz="0" w:space="0" w:color="D3D3D3"/>
              <w:bottom w:val="single" w:sz="0" w:space="0" w:color="D3D3D3"/>
              <w:right w:val="single" w:sz="0" w:space="0" w:color="D3D3D3"/>
            </w:tcBorders>
          </w:tcPr>
          <w:p w14:paraId="680215EE" w14:textId="77777777" w:rsidR="00840361" w:rsidRPr="00840361" w:rsidRDefault="00840361" w:rsidP="00A86EEF">
            <w:pPr>
              <w:keepNext/>
              <w:spacing w:after="60"/>
              <w:rPr>
                <w:ins w:id="1026" w:author="Authors" w:date="2026-06-09T23:51:00Z" w16du:dateUtc="2026-06-09T21:51:00Z"/>
                <w:rFonts w:ascii="Arial" w:hAnsi="Arial" w:cs="Arial"/>
                <w:sz w:val="16"/>
                <w:szCs w:val="16"/>
              </w:rPr>
            </w:pPr>
            <w:ins w:id="1027" w:author="Authors" w:date="2026-06-09T23:51:00Z" w16du:dateUtc="2026-06-09T21:51:00Z">
              <w:r w:rsidRPr="00840361">
                <w:rPr>
                  <w:rFonts w:ascii="Arial" w:hAnsi="Arial" w:cs="Arial"/>
                  <w:sz w:val="16"/>
                  <w:szCs w:val="16"/>
                </w:rPr>
                <w:t>[-0.237, 0.422]</w:t>
              </w:r>
            </w:ins>
          </w:p>
        </w:tc>
        <w:tc>
          <w:tcPr>
            <w:tcW w:w="0" w:type="auto"/>
            <w:tcBorders>
              <w:top w:val="single" w:sz="0" w:space="0" w:color="D3D3D3"/>
              <w:left w:val="single" w:sz="0" w:space="0" w:color="D3D3D3"/>
              <w:bottom w:val="single" w:sz="0" w:space="0" w:color="D3D3D3"/>
              <w:right w:val="single" w:sz="0" w:space="0" w:color="D3D3D3"/>
            </w:tcBorders>
          </w:tcPr>
          <w:p w14:paraId="33102FF1" w14:textId="77777777" w:rsidR="00840361" w:rsidRPr="00840361" w:rsidRDefault="00840361" w:rsidP="00A86EEF">
            <w:pPr>
              <w:keepNext/>
              <w:spacing w:after="60"/>
              <w:rPr>
                <w:ins w:id="1028" w:author="Authors" w:date="2026-06-09T23:51:00Z" w16du:dateUtc="2026-06-09T21:51:00Z"/>
                <w:rFonts w:ascii="Arial" w:hAnsi="Arial" w:cs="Arial"/>
                <w:sz w:val="16"/>
                <w:szCs w:val="16"/>
              </w:rPr>
            </w:pPr>
            <w:ins w:id="1029" w:author="Authors" w:date="2026-06-09T23:51:00Z" w16du:dateUtc="2026-06-09T21:51:00Z">
              <w:r w:rsidRPr="00840361">
                <w:rPr>
                  <w:rFonts w:ascii="Arial" w:hAnsi="Arial" w:cs="Arial"/>
                  <w:sz w:val="16"/>
                  <w:szCs w:val="16"/>
                </w:rPr>
                <w:t>[-0.439, 0.623]</w:t>
              </w:r>
            </w:ins>
          </w:p>
        </w:tc>
        <w:tc>
          <w:tcPr>
            <w:tcW w:w="0" w:type="auto"/>
            <w:tcBorders>
              <w:top w:val="single" w:sz="0" w:space="0" w:color="D3D3D3"/>
              <w:left w:val="single" w:sz="0" w:space="0" w:color="D3D3D3"/>
              <w:bottom w:val="single" w:sz="0" w:space="0" w:color="D3D3D3"/>
              <w:right w:val="single" w:sz="0" w:space="0" w:color="D3D3D3"/>
            </w:tcBorders>
          </w:tcPr>
          <w:p w14:paraId="0F0BFA49" w14:textId="77777777" w:rsidR="00840361" w:rsidRPr="00840361" w:rsidRDefault="00840361" w:rsidP="00A86EEF">
            <w:pPr>
              <w:keepNext/>
              <w:spacing w:after="60"/>
              <w:jc w:val="right"/>
              <w:rPr>
                <w:ins w:id="1030" w:author="Authors" w:date="2026-06-09T23:51:00Z" w16du:dateUtc="2026-06-09T21:51:00Z"/>
                <w:rFonts w:ascii="Arial" w:hAnsi="Arial" w:cs="Arial"/>
                <w:sz w:val="16"/>
                <w:szCs w:val="16"/>
              </w:rPr>
            </w:pPr>
            <w:ins w:id="1031" w:author="Authors" w:date="2026-06-09T23:51:00Z" w16du:dateUtc="2026-06-09T21:51:00Z">
              <w:r w:rsidRPr="00840361">
                <w:rPr>
                  <w:rFonts w:ascii="Arial" w:hAnsi="Arial" w:cs="Arial"/>
                  <w:sz w:val="16"/>
                  <w:szCs w:val="16"/>
                </w:rPr>
                <w:t>9</w:t>
              </w:r>
            </w:ins>
          </w:p>
        </w:tc>
        <w:tc>
          <w:tcPr>
            <w:tcW w:w="0" w:type="auto"/>
            <w:tcBorders>
              <w:top w:val="single" w:sz="0" w:space="0" w:color="D3D3D3"/>
              <w:left w:val="single" w:sz="0" w:space="0" w:color="D3D3D3"/>
              <w:bottom w:val="single" w:sz="0" w:space="0" w:color="D3D3D3"/>
              <w:right w:val="single" w:sz="0" w:space="0" w:color="D3D3D3"/>
            </w:tcBorders>
          </w:tcPr>
          <w:p w14:paraId="598D6BCE" w14:textId="77777777" w:rsidR="00840361" w:rsidRPr="00840361" w:rsidRDefault="00840361" w:rsidP="00A86EEF">
            <w:pPr>
              <w:keepNext/>
              <w:spacing w:after="60"/>
              <w:jc w:val="right"/>
              <w:rPr>
                <w:ins w:id="1032" w:author="Authors" w:date="2026-06-09T23:51:00Z" w16du:dateUtc="2026-06-09T21:51:00Z"/>
                <w:rFonts w:ascii="Arial" w:hAnsi="Arial" w:cs="Arial"/>
                <w:sz w:val="16"/>
                <w:szCs w:val="16"/>
              </w:rPr>
            </w:pPr>
            <w:ins w:id="1033" w:author="Authors" w:date="2026-06-09T23:51:00Z" w16du:dateUtc="2026-06-09T21:51:00Z">
              <w:r w:rsidRPr="00840361">
                <w:rPr>
                  <w:rFonts w:ascii="Arial" w:hAnsi="Arial" w:cs="Arial"/>
                  <w:sz w:val="16"/>
                  <w:szCs w:val="16"/>
                </w:rPr>
                <w:t>2</w:t>
              </w:r>
            </w:ins>
          </w:p>
        </w:tc>
        <w:tc>
          <w:tcPr>
            <w:tcW w:w="0" w:type="auto"/>
            <w:tcBorders>
              <w:top w:val="single" w:sz="0" w:space="0" w:color="D3D3D3"/>
              <w:left w:val="single" w:sz="0" w:space="0" w:color="D3D3D3"/>
              <w:bottom w:val="single" w:sz="0" w:space="0" w:color="D3D3D3"/>
              <w:right w:val="single" w:sz="0" w:space="0" w:color="D3D3D3"/>
            </w:tcBorders>
          </w:tcPr>
          <w:p w14:paraId="216D9AE6" w14:textId="77777777" w:rsidR="00840361" w:rsidRPr="00840361" w:rsidRDefault="00840361" w:rsidP="00A86EEF">
            <w:pPr>
              <w:keepNext/>
              <w:spacing w:after="60"/>
              <w:jc w:val="center"/>
              <w:rPr>
                <w:ins w:id="1034" w:author="Authors" w:date="2026-06-09T23:51:00Z" w16du:dateUtc="2026-06-09T21:51:00Z"/>
                <w:rFonts w:ascii="Arial" w:hAnsi="Arial" w:cs="Arial"/>
                <w:sz w:val="16"/>
                <w:szCs w:val="16"/>
              </w:rPr>
            </w:pPr>
            <w:ins w:id="1035" w:author="Authors" w:date="2026-06-09T23:51:00Z" w16du:dateUtc="2026-06-09T21:51:00Z">
              <w:r w:rsidRPr="00840361">
                <w:rPr>
                  <w:rFonts w:ascii="Arial" w:hAnsi="Arial" w:cs="Arial"/>
                  <w:sz w:val="16"/>
                  <w:szCs w:val="16"/>
                </w:rPr>
                <w:t>0.204</w:t>
              </w:r>
            </w:ins>
          </w:p>
        </w:tc>
        <w:tc>
          <w:tcPr>
            <w:tcW w:w="0" w:type="auto"/>
            <w:tcBorders>
              <w:top w:val="single" w:sz="0" w:space="0" w:color="D3D3D3"/>
              <w:left w:val="single" w:sz="0" w:space="0" w:color="D3D3D3"/>
              <w:bottom w:val="single" w:sz="0" w:space="0" w:color="D3D3D3"/>
              <w:right w:val="single" w:sz="0" w:space="0" w:color="D3D3D3"/>
            </w:tcBorders>
          </w:tcPr>
          <w:p w14:paraId="04DC33F6" w14:textId="77777777" w:rsidR="00840361" w:rsidRPr="00840361" w:rsidRDefault="00840361" w:rsidP="00A86EEF">
            <w:pPr>
              <w:keepNext/>
              <w:spacing w:after="60"/>
              <w:jc w:val="right"/>
              <w:rPr>
                <w:ins w:id="1036" w:author="Authors" w:date="2026-06-09T23:51:00Z" w16du:dateUtc="2026-06-09T21:51:00Z"/>
                <w:rFonts w:ascii="Arial" w:hAnsi="Arial" w:cs="Arial"/>
                <w:sz w:val="16"/>
                <w:szCs w:val="16"/>
              </w:rPr>
            </w:pPr>
            <w:ins w:id="1037" w:author="Authors" w:date="2026-06-09T23:51:00Z" w16du:dateUtc="2026-06-09T21:51:00Z">
              <w:r w:rsidRPr="00840361">
                <w:rPr>
                  <w:rFonts w:ascii="Arial" w:hAnsi="Arial" w:cs="Arial"/>
                  <w:sz w:val="16"/>
                  <w:szCs w:val="16"/>
                </w:rPr>
                <w:t>0.716</w:t>
              </w:r>
            </w:ins>
          </w:p>
        </w:tc>
        <w:tc>
          <w:tcPr>
            <w:tcW w:w="0" w:type="auto"/>
            <w:tcBorders>
              <w:top w:val="single" w:sz="0" w:space="0" w:color="D3D3D3"/>
              <w:left w:val="single" w:sz="0" w:space="0" w:color="D3D3D3"/>
              <w:bottom w:val="single" w:sz="0" w:space="0" w:color="D3D3D3"/>
              <w:right w:val="single" w:sz="0" w:space="0" w:color="D3D3D3"/>
            </w:tcBorders>
          </w:tcPr>
          <w:p w14:paraId="0EC22602" w14:textId="77777777" w:rsidR="00840361" w:rsidRPr="00840361" w:rsidRDefault="00840361" w:rsidP="00A86EEF">
            <w:pPr>
              <w:keepNext/>
              <w:spacing w:after="60"/>
              <w:rPr>
                <w:ins w:id="1038" w:author="Authors" w:date="2026-06-09T23:51:00Z" w16du:dateUtc="2026-06-09T21:51:00Z"/>
                <w:rFonts w:ascii="Arial" w:hAnsi="Arial" w:cs="Arial"/>
                <w:sz w:val="16"/>
                <w:szCs w:val="16"/>
              </w:rPr>
            </w:pPr>
            <w:ins w:id="1039" w:author="Authors" w:date="2026-06-09T23:51:00Z" w16du:dateUtc="2026-06-09T21:51:00Z">
              <w:r w:rsidRPr="00840361">
                <w:rPr>
                  <w:rFonts w:ascii="Arial" w:hAnsi="Arial" w:cs="Arial"/>
                  <w:sz w:val="16"/>
                  <w:szCs w:val="16"/>
                </w:rPr>
                <w:t>[-0.899, 1.308]</w:t>
              </w:r>
            </w:ins>
          </w:p>
        </w:tc>
        <w:tc>
          <w:tcPr>
            <w:tcW w:w="0" w:type="auto"/>
            <w:tcBorders>
              <w:top w:val="single" w:sz="0" w:space="0" w:color="D3D3D3"/>
              <w:left w:val="single" w:sz="0" w:space="0" w:color="D3D3D3"/>
              <w:bottom w:val="single" w:sz="0" w:space="0" w:color="D3D3D3"/>
              <w:right w:val="single" w:sz="0" w:space="0" w:color="D3D3D3"/>
            </w:tcBorders>
          </w:tcPr>
          <w:p w14:paraId="4938D2B3" w14:textId="77777777" w:rsidR="00840361" w:rsidRPr="00840361" w:rsidRDefault="00840361" w:rsidP="00A86EEF">
            <w:pPr>
              <w:keepNext/>
              <w:spacing w:after="60"/>
              <w:rPr>
                <w:ins w:id="1040" w:author="Authors" w:date="2026-06-09T23:51:00Z" w16du:dateUtc="2026-06-09T21:51:00Z"/>
                <w:rFonts w:ascii="Arial" w:hAnsi="Arial" w:cs="Arial"/>
                <w:sz w:val="16"/>
                <w:szCs w:val="16"/>
              </w:rPr>
            </w:pPr>
            <w:ins w:id="1041" w:author="Authors" w:date="2026-06-09T23:51:00Z" w16du:dateUtc="2026-06-09T21:51:00Z">
              <w:r w:rsidRPr="00840361">
                <w:rPr>
                  <w:rFonts w:ascii="Arial" w:hAnsi="Arial" w:cs="Arial"/>
                  <w:sz w:val="16"/>
                  <w:szCs w:val="16"/>
                </w:rPr>
                <w:t>[-1.582, 1.991]</w:t>
              </w:r>
            </w:ins>
          </w:p>
        </w:tc>
        <w:tc>
          <w:tcPr>
            <w:tcW w:w="0" w:type="auto"/>
            <w:tcBorders>
              <w:top w:val="single" w:sz="0" w:space="0" w:color="D3D3D3"/>
              <w:left w:val="single" w:sz="0" w:space="0" w:color="D3D3D3"/>
              <w:bottom w:val="single" w:sz="0" w:space="0" w:color="D3D3D3"/>
              <w:right w:val="single" w:sz="0" w:space="0" w:color="D3D3D3"/>
            </w:tcBorders>
          </w:tcPr>
          <w:p w14:paraId="23F7EACE" w14:textId="77777777" w:rsidR="00840361" w:rsidRPr="00840361" w:rsidRDefault="00840361" w:rsidP="00A86EEF">
            <w:pPr>
              <w:keepNext/>
              <w:spacing w:after="60"/>
              <w:jc w:val="right"/>
              <w:rPr>
                <w:ins w:id="1042" w:author="Authors" w:date="2026-06-09T23:51:00Z" w16du:dateUtc="2026-06-09T21:51:00Z"/>
                <w:rFonts w:ascii="Arial" w:hAnsi="Arial" w:cs="Arial"/>
                <w:sz w:val="16"/>
                <w:szCs w:val="16"/>
              </w:rPr>
            </w:pPr>
            <w:ins w:id="1043" w:author="Authors" w:date="2026-06-09T23:51:00Z" w16du:dateUtc="2026-06-09T21:51:00Z">
              <w:r w:rsidRPr="00840361">
                <w:rPr>
                  <w:rFonts w:ascii="Arial" w:hAnsi="Arial" w:cs="Arial"/>
                  <w:sz w:val="16"/>
                  <w:szCs w:val="16"/>
                </w:rPr>
                <w:t>13</w:t>
              </w:r>
            </w:ins>
          </w:p>
        </w:tc>
        <w:tc>
          <w:tcPr>
            <w:tcW w:w="0" w:type="auto"/>
            <w:tcBorders>
              <w:top w:val="single" w:sz="0" w:space="0" w:color="D3D3D3"/>
              <w:left w:val="single" w:sz="0" w:space="0" w:color="D3D3D3"/>
              <w:bottom w:val="single" w:sz="0" w:space="0" w:color="D3D3D3"/>
              <w:right w:val="single" w:sz="0" w:space="0" w:color="D3D3D3"/>
            </w:tcBorders>
          </w:tcPr>
          <w:p w14:paraId="78F7A923" w14:textId="77777777" w:rsidR="00840361" w:rsidRPr="00840361" w:rsidRDefault="00840361" w:rsidP="00A86EEF">
            <w:pPr>
              <w:keepNext/>
              <w:spacing w:after="60"/>
              <w:jc w:val="right"/>
              <w:rPr>
                <w:ins w:id="1044" w:author="Authors" w:date="2026-06-09T23:51:00Z" w16du:dateUtc="2026-06-09T21:51:00Z"/>
                <w:rFonts w:ascii="Arial" w:hAnsi="Arial" w:cs="Arial"/>
                <w:sz w:val="16"/>
                <w:szCs w:val="16"/>
              </w:rPr>
            </w:pPr>
            <w:ins w:id="1045" w:author="Authors" w:date="2026-06-09T23:51:00Z" w16du:dateUtc="2026-06-09T21:51:00Z">
              <w:r w:rsidRPr="00840361">
                <w:rPr>
                  <w:rFonts w:ascii="Arial" w:hAnsi="Arial" w:cs="Arial"/>
                  <w:sz w:val="16"/>
                  <w:szCs w:val="16"/>
                </w:rPr>
                <w:t>2</w:t>
              </w:r>
            </w:ins>
          </w:p>
        </w:tc>
      </w:tr>
      <w:tr w:rsidR="00840361" w:rsidRPr="00840361" w14:paraId="31B0B988" w14:textId="77777777" w:rsidTr="00A86EEF">
        <w:trPr>
          <w:cantSplit/>
          <w:jc w:val="center"/>
          <w:ins w:id="1046" w:author="Authors" w:date="2026-06-09T23:51:00Z" w16du:dateUtc="2026-06-09T21:51:00Z"/>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10DE0D4B" w14:textId="77777777" w:rsidR="00840361" w:rsidRPr="00840361" w:rsidRDefault="00840361" w:rsidP="00A86EEF">
            <w:pPr>
              <w:keepNext/>
              <w:spacing w:after="60"/>
              <w:rPr>
                <w:ins w:id="1047" w:author="Authors" w:date="2026-06-09T23:51:00Z" w16du:dateUtc="2026-06-09T21:51:00Z"/>
                <w:rFonts w:ascii="Arial" w:hAnsi="Arial" w:cs="Arial"/>
                <w:sz w:val="16"/>
                <w:szCs w:val="16"/>
              </w:rPr>
            </w:pPr>
            <w:ins w:id="1048" w:author="Authors" w:date="2026-06-09T23:51:00Z" w16du:dateUtc="2026-06-09T21:51:00Z">
              <w:r w:rsidRPr="00840361">
                <w:rPr>
                  <w:rFonts w:ascii="Arial" w:hAnsi="Arial" w:cs="Arial"/>
                  <w:sz w:val="16"/>
                  <w:szCs w:val="16"/>
                </w:rPr>
                <w:t>4. Trait Category</w:t>
              </w:r>
            </w:ins>
          </w:p>
        </w:tc>
      </w:tr>
      <w:tr w:rsidR="00840361" w:rsidRPr="00840361" w14:paraId="4A8F87B5" w14:textId="77777777" w:rsidTr="00A86EEF">
        <w:trPr>
          <w:cantSplit/>
          <w:jc w:val="center"/>
          <w:ins w:id="1049"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63CA7497" w14:textId="77777777" w:rsidR="00840361" w:rsidRPr="00840361" w:rsidRDefault="00840361" w:rsidP="00A86EEF">
            <w:pPr>
              <w:keepNext/>
              <w:spacing w:after="60"/>
              <w:rPr>
                <w:ins w:id="1050" w:author="Authors" w:date="2026-06-09T23:51:00Z" w16du:dateUtc="2026-06-09T21:51:00Z"/>
                <w:rFonts w:ascii="Arial" w:hAnsi="Arial" w:cs="Arial"/>
                <w:sz w:val="16"/>
                <w:szCs w:val="16"/>
              </w:rPr>
            </w:pPr>
            <w:proofErr w:type="spellStart"/>
            <w:ins w:id="1051" w:author="Authors" w:date="2026-06-09T23:51:00Z" w16du:dateUtc="2026-06-09T21:51:00Z">
              <w:r w:rsidRPr="00840361">
                <w:rPr>
                  <w:rFonts w:ascii="Arial" w:hAnsi="Arial" w:cs="Arial"/>
                  <w:sz w:val="16"/>
                  <w:szCs w:val="16"/>
                </w:rPr>
                <w:t>Behaviour</w:t>
              </w:r>
              <w:proofErr w:type="spellEnd"/>
            </w:ins>
          </w:p>
        </w:tc>
        <w:tc>
          <w:tcPr>
            <w:tcW w:w="0" w:type="auto"/>
            <w:tcBorders>
              <w:top w:val="single" w:sz="0" w:space="0" w:color="D3D3D3"/>
              <w:left w:val="single" w:sz="0" w:space="0" w:color="D3D3D3"/>
              <w:bottom w:val="single" w:sz="0" w:space="0" w:color="D3D3D3"/>
              <w:right w:val="single" w:sz="0" w:space="0" w:color="D3D3D3"/>
            </w:tcBorders>
          </w:tcPr>
          <w:p w14:paraId="68E7AB0E" w14:textId="77777777" w:rsidR="00840361" w:rsidRPr="00840361" w:rsidRDefault="00840361" w:rsidP="00A86EEF">
            <w:pPr>
              <w:keepNext/>
              <w:spacing w:after="60"/>
              <w:jc w:val="center"/>
              <w:rPr>
                <w:ins w:id="1052" w:author="Authors" w:date="2026-06-09T23:51:00Z" w16du:dateUtc="2026-06-09T21:51:00Z"/>
                <w:rFonts w:ascii="Arial" w:hAnsi="Arial" w:cs="Arial"/>
                <w:sz w:val="16"/>
                <w:szCs w:val="16"/>
              </w:rPr>
            </w:pPr>
            <w:ins w:id="1053" w:author="Authors" w:date="2026-06-09T23:51:00Z" w16du:dateUtc="2026-06-09T21:51:00Z">
              <w:r w:rsidRPr="00840361">
                <w:rPr>
                  <w:rFonts w:ascii="Arial" w:hAnsi="Arial" w:cs="Arial"/>
                  <w:sz w:val="16"/>
                  <w:szCs w:val="16"/>
                </w:rPr>
                <w:t>0.034</w:t>
              </w:r>
            </w:ins>
          </w:p>
        </w:tc>
        <w:tc>
          <w:tcPr>
            <w:tcW w:w="0" w:type="auto"/>
            <w:tcBorders>
              <w:top w:val="single" w:sz="0" w:space="0" w:color="D3D3D3"/>
              <w:left w:val="single" w:sz="0" w:space="0" w:color="D3D3D3"/>
              <w:bottom w:val="single" w:sz="0" w:space="0" w:color="D3D3D3"/>
              <w:right w:val="single" w:sz="0" w:space="0" w:color="D3D3D3"/>
            </w:tcBorders>
          </w:tcPr>
          <w:p w14:paraId="1A9A2F00" w14:textId="77777777" w:rsidR="00840361" w:rsidRPr="00840361" w:rsidRDefault="00840361" w:rsidP="00A86EEF">
            <w:pPr>
              <w:keepNext/>
              <w:spacing w:after="60"/>
              <w:rPr>
                <w:ins w:id="1054" w:author="Authors" w:date="2026-06-09T23:51:00Z" w16du:dateUtc="2026-06-09T21:51:00Z"/>
                <w:rFonts w:ascii="Arial" w:hAnsi="Arial" w:cs="Arial"/>
                <w:sz w:val="16"/>
                <w:szCs w:val="16"/>
              </w:rPr>
            </w:pPr>
            <w:ins w:id="1055" w:author="Authors" w:date="2026-06-09T23:51:00Z" w16du:dateUtc="2026-06-09T21:51:00Z">
              <w:r w:rsidRPr="00840361">
                <w:rPr>
                  <w:rFonts w:ascii="Arial" w:hAnsi="Arial" w:cs="Arial"/>
                  <w:sz w:val="16"/>
                  <w:szCs w:val="16"/>
                </w:rPr>
                <w:t>0.755</w:t>
              </w:r>
            </w:ins>
          </w:p>
        </w:tc>
        <w:tc>
          <w:tcPr>
            <w:tcW w:w="0" w:type="auto"/>
            <w:tcBorders>
              <w:top w:val="single" w:sz="0" w:space="0" w:color="D3D3D3"/>
              <w:left w:val="single" w:sz="0" w:space="0" w:color="D3D3D3"/>
              <w:bottom w:val="single" w:sz="0" w:space="0" w:color="D3D3D3"/>
              <w:right w:val="single" w:sz="0" w:space="0" w:color="D3D3D3"/>
            </w:tcBorders>
          </w:tcPr>
          <w:p w14:paraId="2809D098" w14:textId="77777777" w:rsidR="00840361" w:rsidRPr="00840361" w:rsidRDefault="00840361" w:rsidP="00A86EEF">
            <w:pPr>
              <w:keepNext/>
              <w:spacing w:after="60"/>
              <w:rPr>
                <w:ins w:id="1056" w:author="Authors" w:date="2026-06-09T23:51:00Z" w16du:dateUtc="2026-06-09T21:51:00Z"/>
                <w:rFonts w:ascii="Arial" w:hAnsi="Arial" w:cs="Arial"/>
                <w:sz w:val="16"/>
                <w:szCs w:val="16"/>
              </w:rPr>
            </w:pPr>
            <w:ins w:id="1057" w:author="Authors" w:date="2026-06-09T23:51:00Z" w16du:dateUtc="2026-06-09T21:51:00Z">
              <w:r w:rsidRPr="00840361">
                <w:rPr>
                  <w:rFonts w:ascii="Arial" w:hAnsi="Arial" w:cs="Arial"/>
                  <w:sz w:val="16"/>
                  <w:szCs w:val="16"/>
                </w:rPr>
                <w:t>[-0.179, 0.247]</w:t>
              </w:r>
            </w:ins>
          </w:p>
        </w:tc>
        <w:tc>
          <w:tcPr>
            <w:tcW w:w="0" w:type="auto"/>
            <w:tcBorders>
              <w:top w:val="single" w:sz="0" w:space="0" w:color="D3D3D3"/>
              <w:left w:val="single" w:sz="0" w:space="0" w:color="D3D3D3"/>
              <w:bottom w:val="single" w:sz="0" w:space="0" w:color="D3D3D3"/>
              <w:right w:val="single" w:sz="0" w:space="0" w:color="D3D3D3"/>
            </w:tcBorders>
          </w:tcPr>
          <w:p w14:paraId="1B941689" w14:textId="77777777" w:rsidR="00840361" w:rsidRPr="00840361" w:rsidRDefault="00840361" w:rsidP="00A86EEF">
            <w:pPr>
              <w:keepNext/>
              <w:spacing w:after="60"/>
              <w:rPr>
                <w:ins w:id="1058" w:author="Authors" w:date="2026-06-09T23:51:00Z" w16du:dateUtc="2026-06-09T21:51:00Z"/>
                <w:rFonts w:ascii="Arial" w:hAnsi="Arial" w:cs="Arial"/>
                <w:sz w:val="16"/>
                <w:szCs w:val="16"/>
              </w:rPr>
            </w:pPr>
            <w:ins w:id="1059" w:author="Authors" w:date="2026-06-09T23:51:00Z" w16du:dateUtc="2026-06-09T21:51:00Z">
              <w:r w:rsidRPr="00840361">
                <w:rPr>
                  <w:rFonts w:ascii="Arial" w:hAnsi="Arial" w:cs="Arial"/>
                  <w:sz w:val="16"/>
                  <w:szCs w:val="16"/>
                </w:rPr>
                <w:t>[-0.339, 0.406]</w:t>
              </w:r>
            </w:ins>
          </w:p>
        </w:tc>
        <w:tc>
          <w:tcPr>
            <w:tcW w:w="0" w:type="auto"/>
            <w:tcBorders>
              <w:top w:val="single" w:sz="0" w:space="0" w:color="D3D3D3"/>
              <w:left w:val="single" w:sz="0" w:space="0" w:color="D3D3D3"/>
              <w:bottom w:val="single" w:sz="0" w:space="0" w:color="D3D3D3"/>
              <w:right w:val="single" w:sz="0" w:space="0" w:color="D3D3D3"/>
            </w:tcBorders>
          </w:tcPr>
          <w:p w14:paraId="1B314BE8" w14:textId="77777777" w:rsidR="00840361" w:rsidRPr="00840361" w:rsidRDefault="00840361" w:rsidP="00A86EEF">
            <w:pPr>
              <w:keepNext/>
              <w:spacing w:after="60"/>
              <w:jc w:val="right"/>
              <w:rPr>
                <w:ins w:id="1060" w:author="Authors" w:date="2026-06-09T23:51:00Z" w16du:dateUtc="2026-06-09T21:51:00Z"/>
                <w:rFonts w:ascii="Arial" w:hAnsi="Arial" w:cs="Arial"/>
                <w:sz w:val="16"/>
                <w:szCs w:val="16"/>
              </w:rPr>
            </w:pPr>
            <w:ins w:id="1061" w:author="Authors" w:date="2026-06-09T23:51:00Z" w16du:dateUtc="2026-06-09T21:51:00Z">
              <w:r w:rsidRPr="00840361">
                <w:rPr>
                  <w:rFonts w:ascii="Arial" w:hAnsi="Arial" w:cs="Arial"/>
                  <w:sz w:val="16"/>
                  <w:szCs w:val="16"/>
                </w:rPr>
                <w:t>8</w:t>
              </w:r>
            </w:ins>
          </w:p>
        </w:tc>
        <w:tc>
          <w:tcPr>
            <w:tcW w:w="0" w:type="auto"/>
            <w:tcBorders>
              <w:top w:val="single" w:sz="0" w:space="0" w:color="D3D3D3"/>
              <w:left w:val="single" w:sz="0" w:space="0" w:color="D3D3D3"/>
              <w:bottom w:val="single" w:sz="0" w:space="0" w:color="D3D3D3"/>
              <w:right w:val="single" w:sz="0" w:space="0" w:color="D3D3D3"/>
            </w:tcBorders>
          </w:tcPr>
          <w:p w14:paraId="4D39B75B" w14:textId="77777777" w:rsidR="00840361" w:rsidRPr="00840361" w:rsidRDefault="00840361" w:rsidP="00A86EEF">
            <w:pPr>
              <w:keepNext/>
              <w:spacing w:after="60"/>
              <w:jc w:val="right"/>
              <w:rPr>
                <w:ins w:id="1062" w:author="Authors" w:date="2026-06-09T23:51:00Z" w16du:dateUtc="2026-06-09T21:51:00Z"/>
                <w:rFonts w:ascii="Arial" w:hAnsi="Arial" w:cs="Arial"/>
                <w:sz w:val="16"/>
                <w:szCs w:val="16"/>
              </w:rPr>
            </w:pPr>
            <w:ins w:id="1063" w:author="Authors" w:date="2026-06-09T23:51:00Z" w16du:dateUtc="2026-06-09T21:51:00Z">
              <w:r w:rsidRPr="00840361">
                <w:rPr>
                  <w:rFonts w:ascii="Arial" w:hAnsi="Arial" w:cs="Arial"/>
                  <w:sz w:val="16"/>
                  <w:szCs w:val="16"/>
                </w:rPr>
                <w:t>2</w:t>
              </w:r>
            </w:ins>
          </w:p>
        </w:tc>
        <w:tc>
          <w:tcPr>
            <w:tcW w:w="0" w:type="auto"/>
            <w:tcBorders>
              <w:top w:val="single" w:sz="0" w:space="0" w:color="D3D3D3"/>
              <w:left w:val="single" w:sz="0" w:space="0" w:color="D3D3D3"/>
              <w:bottom w:val="single" w:sz="0" w:space="0" w:color="D3D3D3"/>
              <w:right w:val="single" w:sz="0" w:space="0" w:color="D3D3D3"/>
            </w:tcBorders>
          </w:tcPr>
          <w:p w14:paraId="3A3C011D" w14:textId="77777777" w:rsidR="00840361" w:rsidRPr="00840361" w:rsidRDefault="00840361" w:rsidP="00A86EEF">
            <w:pPr>
              <w:keepNext/>
              <w:spacing w:after="60"/>
              <w:jc w:val="center"/>
              <w:rPr>
                <w:ins w:id="1064" w:author="Authors" w:date="2026-06-09T23:51:00Z" w16du:dateUtc="2026-06-09T21:51:00Z"/>
                <w:rFonts w:ascii="Arial" w:hAnsi="Arial" w:cs="Arial"/>
                <w:sz w:val="16"/>
                <w:szCs w:val="16"/>
              </w:rPr>
            </w:pPr>
            <w:ins w:id="1065" w:author="Authors" w:date="2026-06-09T23:51:00Z" w16du:dateUtc="2026-06-09T21:51:00Z">
              <w:r w:rsidRPr="00840361">
                <w:rPr>
                  <w:rFonts w:ascii="Arial" w:hAnsi="Arial" w:cs="Arial"/>
                  <w:sz w:val="16"/>
                  <w:szCs w:val="16"/>
                </w:rPr>
                <w:t>0.153</w:t>
              </w:r>
            </w:ins>
          </w:p>
        </w:tc>
        <w:tc>
          <w:tcPr>
            <w:tcW w:w="0" w:type="auto"/>
            <w:tcBorders>
              <w:top w:val="single" w:sz="0" w:space="0" w:color="D3D3D3"/>
              <w:left w:val="single" w:sz="0" w:space="0" w:color="D3D3D3"/>
              <w:bottom w:val="single" w:sz="0" w:space="0" w:color="D3D3D3"/>
              <w:right w:val="single" w:sz="0" w:space="0" w:color="D3D3D3"/>
            </w:tcBorders>
          </w:tcPr>
          <w:p w14:paraId="2B039452" w14:textId="77777777" w:rsidR="00840361" w:rsidRPr="00840361" w:rsidRDefault="00840361" w:rsidP="00A86EEF">
            <w:pPr>
              <w:keepNext/>
              <w:spacing w:after="60"/>
              <w:jc w:val="right"/>
              <w:rPr>
                <w:ins w:id="1066" w:author="Authors" w:date="2026-06-09T23:51:00Z" w16du:dateUtc="2026-06-09T21:51:00Z"/>
                <w:rFonts w:ascii="Arial" w:hAnsi="Arial" w:cs="Arial"/>
                <w:sz w:val="16"/>
                <w:szCs w:val="16"/>
              </w:rPr>
            </w:pPr>
            <w:ins w:id="1067" w:author="Authors" w:date="2026-06-09T23:51:00Z" w16du:dateUtc="2026-06-09T21:51:00Z">
              <w:r w:rsidRPr="00840361">
                <w:rPr>
                  <w:rFonts w:ascii="Arial" w:hAnsi="Arial" w:cs="Arial"/>
                  <w:sz w:val="16"/>
                  <w:szCs w:val="16"/>
                </w:rPr>
                <w:t>0.574</w:t>
              </w:r>
            </w:ins>
          </w:p>
        </w:tc>
        <w:tc>
          <w:tcPr>
            <w:tcW w:w="0" w:type="auto"/>
            <w:tcBorders>
              <w:top w:val="single" w:sz="0" w:space="0" w:color="D3D3D3"/>
              <w:left w:val="single" w:sz="0" w:space="0" w:color="D3D3D3"/>
              <w:bottom w:val="single" w:sz="0" w:space="0" w:color="D3D3D3"/>
              <w:right w:val="single" w:sz="0" w:space="0" w:color="D3D3D3"/>
            </w:tcBorders>
          </w:tcPr>
          <w:p w14:paraId="435DDF03" w14:textId="77777777" w:rsidR="00840361" w:rsidRPr="00840361" w:rsidRDefault="00840361" w:rsidP="00A86EEF">
            <w:pPr>
              <w:keepNext/>
              <w:spacing w:after="60"/>
              <w:rPr>
                <w:ins w:id="1068" w:author="Authors" w:date="2026-06-09T23:51:00Z" w16du:dateUtc="2026-06-09T21:51:00Z"/>
                <w:rFonts w:ascii="Arial" w:hAnsi="Arial" w:cs="Arial"/>
                <w:sz w:val="16"/>
                <w:szCs w:val="16"/>
              </w:rPr>
            </w:pPr>
            <w:ins w:id="1069" w:author="Authors" w:date="2026-06-09T23:51:00Z" w16du:dateUtc="2026-06-09T21:51:00Z">
              <w:r w:rsidRPr="00840361">
                <w:rPr>
                  <w:rFonts w:ascii="Arial" w:hAnsi="Arial" w:cs="Arial"/>
                  <w:sz w:val="16"/>
                  <w:szCs w:val="16"/>
                </w:rPr>
                <w:t>[-0.382, 0.688]</w:t>
              </w:r>
            </w:ins>
          </w:p>
        </w:tc>
        <w:tc>
          <w:tcPr>
            <w:tcW w:w="0" w:type="auto"/>
            <w:tcBorders>
              <w:top w:val="single" w:sz="0" w:space="0" w:color="D3D3D3"/>
              <w:left w:val="single" w:sz="0" w:space="0" w:color="D3D3D3"/>
              <w:bottom w:val="single" w:sz="0" w:space="0" w:color="D3D3D3"/>
              <w:right w:val="single" w:sz="0" w:space="0" w:color="D3D3D3"/>
            </w:tcBorders>
          </w:tcPr>
          <w:p w14:paraId="03414C09" w14:textId="77777777" w:rsidR="00840361" w:rsidRPr="00840361" w:rsidRDefault="00840361" w:rsidP="00A86EEF">
            <w:pPr>
              <w:keepNext/>
              <w:spacing w:after="60"/>
              <w:rPr>
                <w:ins w:id="1070" w:author="Authors" w:date="2026-06-09T23:51:00Z" w16du:dateUtc="2026-06-09T21:51:00Z"/>
                <w:rFonts w:ascii="Arial" w:hAnsi="Arial" w:cs="Arial"/>
                <w:sz w:val="16"/>
                <w:szCs w:val="16"/>
              </w:rPr>
            </w:pPr>
            <w:ins w:id="1071" w:author="Authors" w:date="2026-06-09T23:51:00Z" w16du:dateUtc="2026-06-09T21:51:00Z">
              <w:r w:rsidRPr="00840361">
                <w:rPr>
                  <w:rFonts w:ascii="Arial" w:hAnsi="Arial" w:cs="Arial"/>
                  <w:sz w:val="16"/>
                  <w:szCs w:val="16"/>
                </w:rPr>
                <w:t>[-0.993, 1.299]</w:t>
              </w:r>
            </w:ins>
          </w:p>
        </w:tc>
        <w:tc>
          <w:tcPr>
            <w:tcW w:w="0" w:type="auto"/>
            <w:tcBorders>
              <w:top w:val="single" w:sz="0" w:space="0" w:color="D3D3D3"/>
              <w:left w:val="single" w:sz="0" w:space="0" w:color="D3D3D3"/>
              <w:bottom w:val="single" w:sz="0" w:space="0" w:color="D3D3D3"/>
              <w:right w:val="single" w:sz="0" w:space="0" w:color="D3D3D3"/>
            </w:tcBorders>
          </w:tcPr>
          <w:p w14:paraId="7B0EB5DB" w14:textId="77777777" w:rsidR="00840361" w:rsidRPr="00840361" w:rsidRDefault="00840361" w:rsidP="00A86EEF">
            <w:pPr>
              <w:keepNext/>
              <w:spacing w:after="60"/>
              <w:jc w:val="right"/>
              <w:rPr>
                <w:ins w:id="1072" w:author="Authors" w:date="2026-06-09T23:51:00Z" w16du:dateUtc="2026-06-09T21:51:00Z"/>
                <w:rFonts w:ascii="Arial" w:hAnsi="Arial" w:cs="Arial"/>
                <w:sz w:val="16"/>
                <w:szCs w:val="16"/>
              </w:rPr>
            </w:pPr>
            <w:ins w:id="1073" w:author="Authors" w:date="2026-06-09T23:51:00Z" w16du:dateUtc="2026-06-09T21:51:00Z">
              <w:r w:rsidRPr="00840361">
                <w:rPr>
                  <w:rFonts w:ascii="Arial" w:hAnsi="Arial" w:cs="Arial"/>
                  <w:sz w:val="16"/>
                  <w:szCs w:val="16"/>
                </w:rPr>
                <w:t>8</w:t>
              </w:r>
            </w:ins>
          </w:p>
        </w:tc>
        <w:tc>
          <w:tcPr>
            <w:tcW w:w="0" w:type="auto"/>
            <w:tcBorders>
              <w:top w:val="single" w:sz="0" w:space="0" w:color="D3D3D3"/>
              <w:left w:val="single" w:sz="0" w:space="0" w:color="D3D3D3"/>
              <w:bottom w:val="single" w:sz="0" w:space="0" w:color="D3D3D3"/>
              <w:right w:val="single" w:sz="0" w:space="0" w:color="D3D3D3"/>
            </w:tcBorders>
          </w:tcPr>
          <w:p w14:paraId="7E63826D" w14:textId="77777777" w:rsidR="00840361" w:rsidRPr="00840361" w:rsidRDefault="00840361" w:rsidP="00A86EEF">
            <w:pPr>
              <w:keepNext/>
              <w:spacing w:after="60"/>
              <w:jc w:val="right"/>
              <w:rPr>
                <w:ins w:id="1074" w:author="Authors" w:date="2026-06-09T23:51:00Z" w16du:dateUtc="2026-06-09T21:51:00Z"/>
                <w:rFonts w:ascii="Arial" w:hAnsi="Arial" w:cs="Arial"/>
                <w:sz w:val="16"/>
                <w:szCs w:val="16"/>
              </w:rPr>
            </w:pPr>
            <w:ins w:id="1075" w:author="Authors" w:date="2026-06-09T23:51:00Z" w16du:dateUtc="2026-06-09T21:51:00Z">
              <w:r w:rsidRPr="00840361">
                <w:rPr>
                  <w:rFonts w:ascii="Arial" w:hAnsi="Arial" w:cs="Arial"/>
                  <w:sz w:val="16"/>
                  <w:szCs w:val="16"/>
                </w:rPr>
                <w:t>2</w:t>
              </w:r>
            </w:ins>
          </w:p>
        </w:tc>
      </w:tr>
      <w:tr w:rsidR="00840361" w:rsidRPr="00840361" w14:paraId="1F384BBE" w14:textId="77777777" w:rsidTr="00A86EEF">
        <w:trPr>
          <w:cantSplit/>
          <w:jc w:val="center"/>
          <w:ins w:id="1076"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7F560B2F" w14:textId="77777777" w:rsidR="00840361" w:rsidRPr="00840361" w:rsidRDefault="00840361" w:rsidP="00A86EEF">
            <w:pPr>
              <w:keepNext/>
              <w:spacing w:after="60"/>
              <w:rPr>
                <w:ins w:id="1077" w:author="Authors" w:date="2026-06-09T23:51:00Z" w16du:dateUtc="2026-06-09T21:51:00Z"/>
                <w:rFonts w:ascii="Arial" w:hAnsi="Arial" w:cs="Arial"/>
                <w:sz w:val="16"/>
                <w:szCs w:val="16"/>
              </w:rPr>
            </w:pPr>
            <w:ins w:id="1078" w:author="Authors" w:date="2026-06-09T23:51:00Z" w16du:dateUtc="2026-06-09T21:51:00Z">
              <w:r w:rsidRPr="00840361">
                <w:rPr>
                  <w:rFonts w:ascii="Arial" w:hAnsi="Arial" w:cs="Arial"/>
                  <w:sz w:val="16"/>
                  <w:szCs w:val="16"/>
                </w:rPr>
                <w:t>Morphology</w:t>
              </w:r>
            </w:ins>
          </w:p>
        </w:tc>
        <w:tc>
          <w:tcPr>
            <w:tcW w:w="0" w:type="auto"/>
            <w:tcBorders>
              <w:top w:val="single" w:sz="0" w:space="0" w:color="D3D3D3"/>
              <w:left w:val="single" w:sz="0" w:space="0" w:color="D3D3D3"/>
              <w:bottom w:val="single" w:sz="0" w:space="0" w:color="D3D3D3"/>
              <w:right w:val="single" w:sz="0" w:space="0" w:color="D3D3D3"/>
            </w:tcBorders>
          </w:tcPr>
          <w:p w14:paraId="22F80183" w14:textId="77777777" w:rsidR="00840361" w:rsidRPr="00840361" w:rsidRDefault="00840361" w:rsidP="00A86EEF">
            <w:pPr>
              <w:keepNext/>
              <w:spacing w:after="60"/>
              <w:jc w:val="center"/>
              <w:rPr>
                <w:ins w:id="1079" w:author="Authors" w:date="2026-06-09T23:51:00Z" w16du:dateUtc="2026-06-09T21:51:00Z"/>
                <w:rFonts w:ascii="Arial" w:hAnsi="Arial" w:cs="Arial"/>
                <w:sz w:val="16"/>
                <w:szCs w:val="16"/>
              </w:rPr>
            </w:pPr>
            <w:ins w:id="1080" w:author="Authors" w:date="2026-06-09T23:51:00Z" w16du:dateUtc="2026-06-09T21:51:00Z">
              <w:r w:rsidRPr="00840361">
                <w:rPr>
                  <w:rFonts w:ascii="Arial" w:hAnsi="Arial" w:cs="Arial"/>
                  <w:sz w:val="16"/>
                  <w:szCs w:val="16"/>
                </w:rPr>
                <w:t>0.036</w:t>
              </w:r>
            </w:ins>
          </w:p>
        </w:tc>
        <w:tc>
          <w:tcPr>
            <w:tcW w:w="0" w:type="auto"/>
            <w:tcBorders>
              <w:top w:val="single" w:sz="0" w:space="0" w:color="D3D3D3"/>
              <w:left w:val="single" w:sz="0" w:space="0" w:color="D3D3D3"/>
              <w:bottom w:val="single" w:sz="0" w:space="0" w:color="D3D3D3"/>
              <w:right w:val="single" w:sz="0" w:space="0" w:color="D3D3D3"/>
            </w:tcBorders>
          </w:tcPr>
          <w:p w14:paraId="1F5EC699" w14:textId="77777777" w:rsidR="00840361" w:rsidRPr="00840361" w:rsidRDefault="00840361" w:rsidP="00A86EEF">
            <w:pPr>
              <w:keepNext/>
              <w:spacing w:after="60"/>
              <w:rPr>
                <w:ins w:id="1081" w:author="Authors" w:date="2026-06-09T23:51:00Z" w16du:dateUtc="2026-06-09T21:51:00Z"/>
                <w:rFonts w:ascii="Arial" w:hAnsi="Arial" w:cs="Arial"/>
                <w:sz w:val="16"/>
                <w:szCs w:val="16"/>
              </w:rPr>
            </w:pPr>
            <w:ins w:id="1082" w:author="Authors" w:date="2026-06-09T23:51:00Z" w16du:dateUtc="2026-06-09T21:51:00Z">
              <w:r w:rsidRPr="00840361">
                <w:rPr>
                  <w:rFonts w:ascii="Arial" w:hAnsi="Arial" w:cs="Arial"/>
                  <w:sz w:val="16"/>
                  <w:szCs w:val="16"/>
                </w:rPr>
                <w:t>0.109</w:t>
              </w:r>
            </w:ins>
          </w:p>
        </w:tc>
        <w:tc>
          <w:tcPr>
            <w:tcW w:w="0" w:type="auto"/>
            <w:tcBorders>
              <w:top w:val="single" w:sz="0" w:space="0" w:color="D3D3D3"/>
              <w:left w:val="single" w:sz="0" w:space="0" w:color="D3D3D3"/>
              <w:bottom w:val="single" w:sz="0" w:space="0" w:color="D3D3D3"/>
              <w:right w:val="single" w:sz="0" w:space="0" w:color="D3D3D3"/>
            </w:tcBorders>
          </w:tcPr>
          <w:p w14:paraId="11F5A46A" w14:textId="77777777" w:rsidR="00840361" w:rsidRPr="00840361" w:rsidRDefault="00840361" w:rsidP="00A86EEF">
            <w:pPr>
              <w:keepNext/>
              <w:spacing w:after="60"/>
              <w:rPr>
                <w:ins w:id="1083" w:author="Authors" w:date="2026-06-09T23:51:00Z" w16du:dateUtc="2026-06-09T21:51:00Z"/>
                <w:rFonts w:ascii="Arial" w:hAnsi="Arial" w:cs="Arial"/>
                <w:sz w:val="16"/>
                <w:szCs w:val="16"/>
              </w:rPr>
            </w:pPr>
            <w:ins w:id="1084" w:author="Authors" w:date="2026-06-09T23:51:00Z" w16du:dateUtc="2026-06-09T21:51:00Z">
              <w:r w:rsidRPr="00840361">
                <w:rPr>
                  <w:rFonts w:ascii="Arial" w:hAnsi="Arial" w:cs="Arial"/>
                  <w:sz w:val="16"/>
                  <w:szCs w:val="16"/>
                </w:rPr>
                <w:t>[-0.008, 0.080]</w:t>
              </w:r>
            </w:ins>
          </w:p>
        </w:tc>
        <w:tc>
          <w:tcPr>
            <w:tcW w:w="0" w:type="auto"/>
            <w:tcBorders>
              <w:top w:val="single" w:sz="0" w:space="0" w:color="D3D3D3"/>
              <w:left w:val="single" w:sz="0" w:space="0" w:color="D3D3D3"/>
              <w:bottom w:val="single" w:sz="0" w:space="0" w:color="D3D3D3"/>
              <w:right w:val="single" w:sz="0" w:space="0" w:color="D3D3D3"/>
            </w:tcBorders>
          </w:tcPr>
          <w:p w14:paraId="17B13F44" w14:textId="77777777" w:rsidR="00840361" w:rsidRPr="00840361" w:rsidRDefault="00840361" w:rsidP="00A86EEF">
            <w:pPr>
              <w:keepNext/>
              <w:spacing w:after="60"/>
              <w:rPr>
                <w:ins w:id="1085" w:author="Authors" w:date="2026-06-09T23:51:00Z" w16du:dateUtc="2026-06-09T21:51:00Z"/>
                <w:rFonts w:ascii="Arial" w:hAnsi="Arial" w:cs="Arial"/>
                <w:sz w:val="16"/>
                <w:szCs w:val="16"/>
              </w:rPr>
            </w:pPr>
            <w:ins w:id="1086" w:author="Authors" w:date="2026-06-09T23:51:00Z" w16du:dateUtc="2026-06-09T21:51:00Z">
              <w:r w:rsidRPr="00840361">
                <w:rPr>
                  <w:rFonts w:ascii="Arial" w:hAnsi="Arial" w:cs="Arial"/>
                  <w:sz w:val="16"/>
                  <w:szCs w:val="16"/>
                </w:rPr>
                <w:t>[-0.273, 0.345]</w:t>
              </w:r>
            </w:ins>
          </w:p>
        </w:tc>
        <w:tc>
          <w:tcPr>
            <w:tcW w:w="0" w:type="auto"/>
            <w:tcBorders>
              <w:top w:val="single" w:sz="0" w:space="0" w:color="D3D3D3"/>
              <w:left w:val="single" w:sz="0" w:space="0" w:color="D3D3D3"/>
              <w:bottom w:val="single" w:sz="0" w:space="0" w:color="D3D3D3"/>
              <w:right w:val="single" w:sz="0" w:space="0" w:color="D3D3D3"/>
            </w:tcBorders>
          </w:tcPr>
          <w:p w14:paraId="05D4D57E" w14:textId="77777777" w:rsidR="00840361" w:rsidRPr="00840361" w:rsidRDefault="00840361" w:rsidP="00A86EEF">
            <w:pPr>
              <w:keepNext/>
              <w:spacing w:after="60"/>
              <w:jc w:val="right"/>
              <w:rPr>
                <w:ins w:id="1087" w:author="Authors" w:date="2026-06-09T23:51:00Z" w16du:dateUtc="2026-06-09T21:51:00Z"/>
                <w:rFonts w:ascii="Arial" w:hAnsi="Arial" w:cs="Arial"/>
                <w:sz w:val="16"/>
                <w:szCs w:val="16"/>
              </w:rPr>
            </w:pPr>
            <w:ins w:id="1088" w:author="Authors" w:date="2026-06-09T23:51:00Z" w16du:dateUtc="2026-06-09T21:51:00Z">
              <w:r w:rsidRPr="00840361">
                <w:rPr>
                  <w:rFonts w:ascii="Arial" w:hAnsi="Arial" w:cs="Arial"/>
                  <w:sz w:val="16"/>
                  <w:szCs w:val="16"/>
                </w:rPr>
                <w:t>62</w:t>
              </w:r>
            </w:ins>
          </w:p>
        </w:tc>
        <w:tc>
          <w:tcPr>
            <w:tcW w:w="0" w:type="auto"/>
            <w:tcBorders>
              <w:top w:val="single" w:sz="0" w:space="0" w:color="D3D3D3"/>
              <w:left w:val="single" w:sz="0" w:space="0" w:color="D3D3D3"/>
              <w:bottom w:val="single" w:sz="0" w:space="0" w:color="D3D3D3"/>
              <w:right w:val="single" w:sz="0" w:space="0" w:color="D3D3D3"/>
            </w:tcBorders>
          </w:tcPr>
          <w:p w14:paraId="510F08AE" w14:textId="77777777" w:rsidR="00840361" w:rsidRPr="00840361" w:rsidRDefault="00840361" w:rsidP="00A86EEF">
            <w:pPr>
              <w:keepNext/>
              <w:spacing w:after="60"/>
              <w:jc w:val="right"/>
              <w:rPr>
                <w:ins w:id="1089" w:author="Authors" w:date="2026-06-09T23:51:00Z" w16du:dateUtc="2026-06-09T21:51:00Z"/>
                <w:rFonts w:ascii="Arial" w:hAnsi="Arial" w:cs="Arial"/>
                <w:sz w:val="16"/>
                <w:szCs w:val="16"/>
              </w:rPr>
            </w:pPr>
            <w:ins w:id="1090" w:author="Authors" w:date="2026-06-09T23:51:00Z" w16du:dateUtc="2026-06-09T21:51:00Z">
              <w:r w:rsidRPr="00840361">
                <w:rPr>
                  <w:rFonts w:ascii="Arial" w:hAnsi="Arial" w:cs="Arial"/>
                  <w:sz w:val="16"/>
                  <w:szCs w:val="16"/>
                </w:rPr>
                <w:t>15</w:t>
              </w:r>
            </w:ins>
          </w:p>
        </w:tc>
        <w:tc>
          <w:tcPr>
            <w:tcW w:w="0" w:type="auto"/>
            <w:tcBorders>
              <w:top w:val="single" w:sz="0" w:space="0" w:color="D3D3D3"/>
              <w:left w:val="single" w:sz="0" w:space="0" w:color="D3D3D3"/>
              <w:bottom w:val="single" w:sz="0" w:space="0" w:color="D3D3D3"/>
              <w:right w:val="single" w:sz="0" w:space="0" w:color="D3D3D3"/>
            </w:tcBorders>
          </w:tcPr>
          <w:p w14:paraId="48CCE71C" w14:textId="77777777" w:rsidR="00840361" w:rsidRPr="00840361" w:rsidRDefault="00840361" w:rsidP="00A86EEF">
            <w:pPr>
              <w:keepNext/>
              <w:spacing w:after="60"/>
              <w:jc w:val="center"/>
              <w:rPr>
                <w:ins w:id="1091" w:author="Authors" w:date="2026-06-09T23:51:00Z" w16du:dateUtc="2026-06-09T21:51:00Z"/>
                <w:rFonts w:ascii="Arial" w:hAnsi="Arial" w:cs="Arial"/>
                <w:b/>
                <w:bCs/>
                <w:sz w:val="16"/>
                <w:szCs w:val="16"/>
              </w:rPr>
            </w:pPr>
            <w:ins w:id="1092" w:author="Authors" w:date="2026-06-09T23:51:00Z" w16du:dateUtc="2026-06-09T21:51:00Z">
              <w:r w:rsidRPr="00840361">
                <w:rPr>
                  <w:rFonts w:ascii="Arial" w:hAnsi="Arial" w:cs="Arial"/>
                  <w:b/>
                  <w:bCs/>
                  <w:sz w:val="16"/>
                  <w:szCs w:val="16"/>
                </w:rPr>
                <w:t>0.310</w:t>
              </w:r>
            </w:ins>
          </w:p>
        </w:tc>
        <w:tc>
          <w:tcPr>
            <w:tcW w:w="0" w:type="auto"/>
            <w:tcBorders>
              <w:top w:val="single" w:sz="0" w:space="0" w:color="D3D3D3"/>
              <w:left w:val="single" w:sz="0" w:space="0" w:color="D3D3D3"/>
              <w:bottom w:val="single" w:sz="0" w:space="0" w:color="D3D3D3"/>
              <w:right w:val="single" w:sz="0" w:space="0" w:color="D3D3D3"/>
            </w:tcBorders>
          </w:tcPr>
          <w:p w14:paraId="77CAE639" w14:textId="77777777" w:rsidR="00840361" w:rsidRPr="00840361" w:rsidRDefault="00840361" w:rsidP="00A86EEF">
            <w:pPr>
              <w:keepNext/>
              <w:spacing w:after="60"/>
              <w:jc w:val="right"/>
              <w:rPr>
                <w:ins w:id="1093" w:author="Authors" w:date="2026-06-09T23:51:00Z" w16du:dateUtc="2026-06-09T21:51:00Z"/>
                <w:rFonts w:ascii="Arial" w:hAnsi="Arial" w:cs="Arial"/>
                <w:sz w:val="16"/>
                <w:szCs w:val="16"/>
              </w:rPr>
            </w:pPr>
            <w:ins w:id="1094" w:author="Authors" w:date="2026-06-09T23:51:00Z" w16du:dateUtc="2026-06-09T21:51:00Z">
              <w:r w:rsidRPr="00840361">
                <w:rPr>
                  <w:rFonts w:ascii="Arial" w:hAnsi="Arial" w:cs="Arial"/>
                  <w:sz w:val="16"/>
                  <w:szCs w:val="16"/>
                </w:rPr>
                <w:t>0.002</w:t>
              </w:r>
            </w:ins>
          </w:p>
        </w:tc>
        <w:tc>
          <w:tcPr>
            <w:tcW w:w="0" w:type="auto"/>
            <w:tcBorders>
              <w:top w:val="single" w:sz="0" w:space="0" w:color="D3D3D3"/>
              <w:left w:val="single" w:sz="0" w:space="0" w:color="D3D3D3"/>
              <w:bottom w:val="single" w:sz="0" w:space="0" w:color="D3D3D3"/>
              <w:right w:val="single" w:sz="0" w:space="0" w:color="D3D3D3"/>
            </w:tcBorders>
          </w:tcPr>
          <w:p w14:paraId="3DEF1CBB" w14:textId="77777777" w:rsidR="00840361" w:rsidRPr="00840361" w:rsidRDefault="00840361" w:rsidP="00A86EEF">
            <w:pPr>
              <w:keepNext/>
              <w:spacing w:after="60"/>
              <w:rPr>
                <w:ins w:id="1095" w:author="Authors" w:date="2026-06-09T23:51:00Z" w16du:dateUtc="2026-06-09T21:51:00Z"/>
                <w:rFonts w:ascii="Arial" w:hAnsi="Arial" w:cs="Arial"/>
                <w:sz w:val="16"/>
                <w:szCs w:val="16"/>
              </w:rPr>
            </w:pPr>
            <w:ins w:id="1096" w:author="Authors" w:date="2026-06-09T23:51:00Z" w16du:dateUtc="2026-06-09T21:51:00Z">
              <w:r w:rsidRPr="00840361">
                <w:rPr>
                  <w:rFonts w:ascii="Arial" w:hAnsi="Arial" w:cs="Arial"/>
                  <w:sz w:val="16"/>
                  <w:szCs w:val="16"/>
                </w:rPr>
                <w:t>[ 0.112, 0.509]</w:t>
              </w:r>
            </w:ins>
          </w:p>
        </w:tc>
        <w:tc>
          <w:tcPr>
            <w:tcW w:w="0" w:type="auto"/>
            <w:tcBorders>
              <w:top w:val="single" w:sz="0" w:space="0" w:color="D3D3D3"/>
              <w:left w:val="single" w:sz="0" w:space="0" w:color="D3D3D3"/>
              <w:bottom w:val="single" w:sz="0" w:space="0" w:color="D3D3D3"/>
              <w:right w:val="single" w:sz="0" w:space="0" w:color="D3D3D3"/>
            </w:tcBorders>
          </w:tcPr>
          <w:p w14:paraId="192E0DB9" w14:textId="77777777" w:rsidR="00840361" w:rsidRPr="00840361" w:rsidRDefault="00840361" w:rsidP="00A86EEF">
            <w:pPr>
              <w:keepNext/>
              <w:spacing w:after="60"/>
              <w:rPr>
                <w:ins w:id="1097" w:author="Authors" w:date="2026-06-09T23:51:00Z" w16du:dateUtc="2026-06-09T21:51:00Z"/>
                <w:rFonts w:ascii="Arial" w:hAnsi="Arial" w:cs="Arial"/>
                <w:sz w:val="16"/>
                <w:szCs w:val="16"/>
              </w:rPr>
            </w:pPr>
            <w:ins w:id="1098" w:author="Authors" w:date="2026-06-09T23:51:00Z" w16du:dateUtc="2026-06-09T21:51:00Z">
              <w:r w:rsidRPr="00840361">
                <w:rPr>
                  <w:rFonts w:ascii="Arial" w:hAnsi="Arial" w:cs="Arial"/>
                  <w:sz w:val="16"/>
                  <w:szCs w:val="16"/>
                </w:rPr>
                <w:t>[-0.723, 1.343]</w:t>
              </w:r>
            </w:ins>
          </w:p>
        </w:tc>
        <w:tc>
          <w:tcPr>
            <w:tcW w:w="0" w:type="auto"/>
            <w:tcBorders>
              <w:top w:val="single" w:sz="0" w:space="0" w:color="D3D3D3"/>
              <w:left w:val="single" w:sz="0" w:space="0" w:color="D3D3D3"/>
              <w:bottom w:val="single" w:sz="0" w:space="0" w:color="D3D3D3"/>
              <w:right w:val="single" w:sz="0" w:space="0" w:color="D3D3D3"/>
            </w:tcBorders>
          </w:tcPr>
          <w:p w14:paraId="16D1393E" w14:textId="77777777" w:rsidR="00840361" w:rsidRPr="00840361" w:rsidRDefault="00840361" w:rsidP="00A86EEF">
            <w:pPr>
              <w:keepNext/>
              <w:spacing w:after="60"/>
              <w:jc w:val="right"/>
              <w:rPr>
                <w:ins w:id="1099" w:author="Authors" w:date="2026-06-09T23:51:00Z" w16du:dateUtc="2026-06-09T21:51:00Z"/>
                <w:rFonts w:ascii="Arial" w:hAnsi="Arial" w:cs="Arial"/>
                <w:sz w:val="16"/>
                <w:szCs w:val="16"/>
              </w:rPr>
            </w:pPr>
            <w:ins w:id="1100" w:author="Authors" w:date="2026-06-09T23:51:00Z" w16du:dateUtc="2026-06-09T21:51:00Z">
              <w:r w:rsidRPr="00840361">
                <w:rPr>
                  <w:rFonts w:ascii="Arial" w:hAnsi="Arial" w:cs="Arial"/>
                  <w:sz w:val="16"/>
                  <w:szCs w:val="16"/>
                </w:rPr>
                <w:t>65</w:t>
              </w:r>
            </w:ins>
          </w:p>
        </w:tc>
        <w:tc>
          <w:tcPr>
            <w:tcW w:w="0" w:type="auto"/>
            <w:tcBorders>
              <w:top w:val="single" w:sz="0" w:space="0" w:color="D3D3D3"/>
              <w:left w:val="single" w:sz="0" w:space="0" w:color="D3D3D3"/>
              <w:bottom w:val="single" w:sz="0" w:space="0" w:color="D3D3D3"/>
              <w:right w:val="single" w:sz="0" w:space="0" w:color="D3D3D3"/>
            </w:tcBorders>
          </w:tcPr>
          <w:p w14:paraId="738DBA7D" w14:textId="77777777" w:rsidR="00840361" w:rsidRPr="00840361" w:rsidRDefault="00840361" w:rsidP="00A86EEF">
            <w:pPr>
              <w:keepNext/>
              <w:spacing w:after="60"/>
              <w:jc w:val="right"/>
              <w:rPr>
                <w:ins w:id="1101" w:author="Authors" w:date="2026-06-09T23:51:00Z" w16du:dateUtc="2026-06-09T21:51:00Z"/>
                <w:rFonts w:ascii="Arial" w:hAnsi="Arial" w:cs="Arial"/>
                <w:sz w:val="16"/>
                <w:szCs w:val="16"/>
              </w:rPr>
            </w:pPr>
            <w:ins w:id="1102" w:author="Authors" w:date="2026-06-09T23:51:00Z" w16du:dateUtc="2026-06-09T21:51:00Z">
              <w:r w:rsidRPr="00840361">
                <w:rPr>
                  <w:rFonts w:ascii="Arial" w:hAnsi="Arial" w:cs="Arial"/>
                  <w:sz w:val="16"/>
                  <w:szCs w:val="16"/>
                </w:rPr>
                <w:t>15</w:t>
              </w:r>
            </w:ins>
          </w:p>
        </w:tc>
      </w:tr>
      <w:tr w:rsidR="00840361" w:rsidRPr="00840361" w14:paraId="4FE6D6FB" w14:textId="77777777" w:rsidTr="00A86EEF">
        <w:trPr>
          <w:cantSplit/>
          <w:jc w:val="center"/>
          <w:ins w:id="1103"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4DBE74F1" w14:textId="77777777" w:rsidR="00840361" w:rsidRPr="00840361" w:rsidRDefault="00840361" w:rsidP="00A86EEF">
            <w:pPr>
              <w:keepNext/>
              <w:spacing w:after="60"/>
              <w:rPr>
                <w:ins w:id="1104" w:author="Authors" w:date="2026-06-09T23:51:00Z" w16du:dateUtc="2026-06-09T21:51:00Z"/>
                <w:rFonts w:ascii="Arial" w:hAnsi="Arial" w:cs="Arial"/>
                <w:sz w:val="16"/>
                <w:szCs w:val="16"/>
              </w:rPr>
            </w:pPr>
            <w:ins w:id="1105" w:author="Authors" w:date="2026-06-09T23:51:00Z" w16du:dateUtc="2026-06-09T21:51:00Z">
              <w:r w:rsidRPr="00840361">
                <w:rPr>
                  <w:rFonts w:ascii="Arial" w:hAnsi="Arial" w:cs="Arial"/>
                  <w:sz w:val="16"/>
                  <w:szCs w:val="16"/>
                </w:rPr>
                <w:t>Parasitic and Pathogen Related</w:t>
              </w:r>
            </w:ins>
          </w:p>
        </w:tc>
        <w:tc>
          <w:tcPr>
            <w:tcW w:w="0" w:type="auto"/>
            <w:tcBorders>
              <w:top w:val="single" w:sz="0" w:space="0" w:color="D3D3D3"/>
              <w:left w:val="single" w:sz="0" w:space="0" w:color="D3D3D3"/>
              <w:bottom w:val="single" w:sz="0" w:space="0" w:color="D3D3D3"/>
              <w:right w:val="single" w:sz="0" w:space="0" w:color="D3D3D3"/>
            </w:tcBorders>
          </w:tcPr>
          <w:p w14:paraId="1E990EE1" w14:textId="77777777" w:rsidR="00840361" w:rsidRPr="00840361" w:rsidRDefault="00840361" w:rsidP="00A86EEF">
            <w:pPr>
              <w:keepNext/>
              <w:spacing w:after="60"/>
              <w:jc w:val="center"/>
              <w:rPr>
                <w:ins w:id="1106" w:author="Authors" w:date="2026-06-09T23:51:00Z" w16du:dateUtc="2026-06-09T21:51:00Z"/>
                <w:rFonts w:ascii="Arial" w:hAnsi="Arial" w:cs="Arial"/>
                <w:sz w:val="16"/>
                <w:szCs w:val="16"/>
              </w:rPr>
            </w:pPr>
            <w:ins w:id="1107" w:author="Authors" w:date="2026-06-09T23:51:00Z" w16du:dateUtc="2026-06-09T21:51:00Z">
              <w:r w:rsidRPr="00840361">
                <w:rPr>
                  <w:rFonts w:ascii="Arial" w:hAnsi="Arial" w:cs="Arial"/>
                  <w:sz w:val="16"/>
                  <w:szCs w:val="16"/>
                </w:rPr>
                <w:t>-0.036</w:t>
              </w:r>
            </w:ins>
          </w:p>
        </w:tc>
        <w:tc>
          <w:tcPr>
            <w:tcW w:w="0" w:type="auto"/>
            <w:tcBorders>
              <w:top w:val="single" w:sz="0" w:space="0" w:color="D3D3D3"/>
              <w:left w:val="single" w:sz="0" w:space="0" w:color="D3D3D3"/>
              <w:bottom w:val="single" w:sz="0" w:space="0" w:color="D3D3D3"/>
              <w:right w:val="single" w:sz="0" w:space="0" w:color="D3D3D3"/>
            </w:tcBorders>
          </w:tcPr>
          <w:p w14:paraId="70DC9298" w14:textId="77777777" w:rsidR="00840361" w:rsidRPr="00840361" w:rsidRDefault="00840361" w:rsidP="00A86EEF">
            <w:pPr>
              <w:keepNext/>
              <w:spacing w:after="60"/>
              <w:rPr>
                <w:ins w:id="1108" w:author="Authors" w:date="2026-06-09T23:51:00Z" w16du:dateUtc="2026-06-09T21:51:00Z"/>
                <w:rFonts w:ascii="Arial" w:hAnsi="Arial" w:cs="Arial"/>
                <w:sz w:val="16"/>
                <w:szCs w:val="16"/>
              </w:rPr>
            </w:pPr>
            <w:ins w:id="1109" w:author="Authors" w:date="2026-06-09T23:51:00Z" w16du:dateUtc="2026-06-09T21:51:00Z">
              <w:r w:rsidRPr="00840361">
                <w:rPr>
                  <w:rFonts w:ascii="Arial" w:hAnsi="Arial" w:cs="Arial"/>
                  <w:sz w:val="16"/>
                  <w:szCs w:val="16"/>
                </w:rPr>
                <w:t>0.328</w:t>
              </w:r>
            </w:ins>
          </w:p>
        </w:tc>
        <w:tc>
          <w:tcPr>
            <w:tcW w:w="0" w:type="auto"/>
            <w:tcBorders>
              <w:top w:val="single" w:sz="0" w:space="0" w:color="D3D3D3"/>
              <w:left w:val="single" w:sz="0" w:space="0" w:color="D3D3D3"/>
              <w:bottom w:val="single" w:sz="0" w:space="0" w:color="D3D3D3"/>
              <w:right w:val="single" w:sz="0" w:space="0" w:color="D3D3D3"/>
            </w:tcBorders>
          </w:tcPr>
          <w:p w14:paraId="58F0CEA6" w14:textId="77777777" w:rsidR="00840361" w:rsidRPr="00840361" w:rsidRDefault="00840361" w:rsidP="00A86EEF">
            <w:pPr>
              <w:keepNext/>
              <w:spacing w:after="60"/>
              <w:rPr>
                <w:ins w:id="1110" w:author="Authors" w:date="2026-06-09T23:51:00Z" w16du:dateUtc="2026-06-09T21:51:00Z"/>
                <w:rFonts w:ascii="Arial" w:hAnsi="Arial" w:cs="Arial"/>
                <w:sz w:val="16"/>
                <w:szCs w:val="16"/>
              </w:rPr>
            </w:pPr>
            <w:ins w:id="1111" w:author="Authors" w:date="2026-06-09T23:51:00Z" w16du:dateUtc="2026-06-09T21:51:00Z">
              <w:r w:rsidRPr="00840361">
                <w:rPr>
                  <w:rFonts w:ascii="Arial" w:hAnsi="Arial" w:cs="Arial"/>
                  <w:sz w:val="16"/>
                  <w:szCs w:val="16"/>
                </w:rPr>
                <w:t>[-0.107, 0.036]</w:t>
              </w:r>
            </w:ins>
          </w:p>
        </w:tc>
        <w:tc>
          <w:tcPr>
            <w:tcW w:w="0" w:type="auto"/>
            <w:tcBorders>
              <w:top w:val="single" w:sz="0" w:space="0" w:color="D3D3D3"/>
              <w:left w:val="single" w:sz="0" w:space="0" w:color="D3D3D3"/>
              <w:bottom w:val="single" w:sz="0" w:space="0" w:color="D3D3D3"/>
              <w:right w:val="single" w:sz="0" w:space="0" w:color="D3D3D3"/>
            </w:tcBorders>
          </w:tcPr>
          <w:p w14:paraId="293492B1" w14:textId="77777777" w:rsidR="00840361" w:rsidRPr="00840361" w:rsidRDefault="00840361" w:rsidP="00A86EEF">
            <w:pPr>
              <w:keepNext/>
              <w:spacing w:after="60"/>
              <w:rPr>
                <w:ins w:id="1112" w:author="Authors" w:date="2026-06-09T23:51:00Z" w16du:dateUtc="2026-06-09T21:51:00Z"/>
                <w:rFonts w:ascii="Arial" w:hAnsi="Arial" w:cs="Arial"/>
                <w:sz w:val="16"/>
                <w:szCs w:val="16"/>
              </w:rPr>
            </w:pPr>
            <w:ins w:id="1113" w:author="Authors" w:date="2026-06-09T23:51:00Z" w16du:dateUtc="2026-06-09T21:51:00Z">
              <w:r w:rsidRPr="00840361">
                <w:rPr>
                  <w:rFonts w:ascii="Arial" w:hAnsi="Arial" w:cs="Arial"/>
                  <w:sz w:val="16"/>
                  <w:szCs w:val="16"/>
                </w:rPr>
                <w:t>[-0.350, 0.278]</w:t>
              </w:r>
            </w:ins>
          </w:p>
        </w:tc>
        <w:tc>
          <w:tcPr>
            <w:tcW w:w="0" w:type="auto"/>
            <w:tcBorders>
              <w:top w:val="single" w:sz="0" w:space="0" w:color="D3D3D3"/>
              <w:left w:val="single" w:sz="0" w:space="0" w:color="D3D3D3"/>
              <w:bottom w:val="single" w:sz="0" w:space="0" w:color="D3D3D3"/>
              <w:right w:val="single" w:sz="0" w:space="0" w:color="D3D3D3"/>
            </w:tcBorders>
          </w:tcPr>
          <w:p w14:paraId="60EC68B7" w14:textId="77777777" w:rsidR="00840361" w:rsidRPr="00840361" w:rsidRDefault="00840361" w:rsidP="00A86EEF">
            <w:pPr>
              <w:keepNext/>
              <w:spacing w:after="60"/>
              <w:jc w:val="right"/>
              <w:rPr>
                <w:ins w:id="1114" w:author="Authors" w:date="2026-06-09T23:51:00Z" w16du:dateUtc="2026-06-09T21:51:00Z"/>
                <w:rFonts w:ascii="Arial" w:hAnsi="Arial" w:cs="Arial"/>
                <w:sz w:val="16"/>
                <w:szCs w:val="16"/>
              </w:rPr>
            </w:pPr>
            <w:ins w:id="1115" w:author="Authors" w:date="2026-06-09T23:51:00Z" w16du:dateUtc="2026-06-09T21:51:00Z">
              <w:r w:rsidRPr="00840361">
                <w:rPr>
                  <w:rFonts w:ascii="Arial" w:hAnsi="Arial" w:cs="Arial"/>
                  <w:sz w:val="16"/>
                  <w:szCs w:val="16"/>
                </w:rPr>
                <w:t>86</w:t>
              </w:r>
            </w:ins>
          </w:p>
        </w:tc>
        <w:tc>
          <w:tcPr>
            <w:tcW w:w="0" w:type="auto"/>
            <w:tcBorders>
              <w:top w:val="single" w:sz="0" w:space="0" w:color="D3D3D3"/>
              <w:left w:val="single" w:sz="0" w:space="0" w:color="D3D3D3"/>
              <w:bottom w:val="single" w:sz="0" w:space="0" w:color="D3D3D3"/>
              <w:right w:val="single" w:sz="0" w:space="0" w:color="D3D3D3"/>
            </w:tcBorders>
          </w:tcPr>
          <w:p w14:paraId="687A1B34" w14:textId="77777777" w:rsidR="00840361" w:rsidRPr="00840361" w:rsidRDefault="00840361" w:rsidP="00A86EEF">
            <w:pPr>
              <w:keepNext/>
              <w:spacing w:after="60"/>
              <w:jc w:val="right"/>
              <w:rPr>
                <w:ins w:id="1116" w:author="Authors" w:date="2026-06-09T23:51:00Z" w16du:dateUtc="2026-06-09T21:51:00Z"/>
                <w:rFonts w:ascii="Arial" w:hAnsi="Arial" w:cs="Arial"/>
                <w:sz w:val="16"/>
                <w:szCs w:val="16"/>
              </w:rPr>
            </w:pPr>
            <w:ins w:id="1117" w:author="Authors" w:date="2026-06-09T23:51:00Z" w16du:dateUtc="2026-06-09T21:51:00Z">
              <w:r w:rsidRPr="00840361">
                <w:rPr>
                  <w:rFonts w:ascii="Arial" w:hAnsi="Arial" w:cs="Arial"/>
                  <w:sz w:val="16"/>
                  <w:szCs w:val="16"/>
                </w:rPr>
                <w:t>16</w:t>
              </w:r>
            </w:ins>
          </w:p>
        </w:tc>
        <w:tc>
          <w:tcPr>
            <w:tcW w:w="0" w:type="auto"/>
            <w:tcBorders>
              <w:top w:val="single" w:sz="0" w:space="0" w:color="D3D3D3"/>
              <w:left w:val="single" w:sz="0" w:space="0" w:color="D3D3D3"/>
              <w:bottom w:val="single" w:sz="0" w:space="0" w:color="D3D3D3"/>
              <w:right w:val="single" w:sz="0" w:space="0" w:color="D3D3D3"/>
            </w:tcBorders>
          </w:tcPr>
          <w:p w14:paraId="2F729B38" w14:textId="77777777" w:rsidR="00840361" w:rsidRPr="00840361" w:rsidRDefault="00840361" w:rsidP="00A86EEF">
            <w:pPr>
              <w:keepNext/>
              <w:spacing w:after="60"/>
              <w:jc w:val="center"/>
              <w:rPr>
                <w:ins w:id="1118" w:author="Authors" w:date="2026-06-09T23:51:00Z" w16du:dateUtc="2026-06-09T21:51:00Z"/>
                <w:rFonts w:ascii="Arial" w:hAnsi="Arial" w:cs="Arial"/>
                <w:sz w:val="16"/>
                <w:szCs w:val="16"/>
              </w:rPr>
            </w:pPr>
            <w:ins w:id="1119" w:author="Authors" w:date="2026-06-09T23:51:00Z" w16du:dateUtc="2026-06-09T21:51:00Z">
              <w:r w:rsidRPr="00840361">
                <w:rPr>
                  <w:rFonts w:ascii="Arial" w:hAnsi="Arial" w:cs="Arial"/>
                  <w:sz w:val="16"/>
                  <w:szCs w:val="16"/>
                </w:rPr>
                <w:t>0.112</w:t>
              </w:r>
            </w:ins>
          </w:p>
        </w:tc>
        <w:tc>
          <w:tcPr>
            <w:tcW w:w="0" w:type="auto"/>
            <w:tcBorders>
              <w:top w:val="single" w:sz="0" w:space="0" w:color="D3D3D3"/>
              <w:left w:val="single" w:sz="0" w:space="0" w:color="D3D3D3"/>
              <w:bottom w:val="single" w:sz="0" w:space="0" w:color="D3D3D3"/>
              <w:right w:val="single" w:sz="0" w:space="0" w:color="D3D3D3"/>
            </w:tcBorders>
          </w:tcPr>
          <w:p w14:paraId="5AB97A73" w14:textId="77777777" w:rsidR="00840361" w:rsidRPr="00840361" w:rsidRDefault="00840361" w:rsidP="00A86EEF">
            <w:pPr>
              <w:keepNext/>
              <w:spacing w:after="60"/>
              <w:jc w:val="right"/>
              <w:rPr>
                <w:ins w:id="1120" w:author="Authors" w:date="2026-06-09T23:51:00Z" w16du:dateUtc="2026-06-09T21:51:00Z"/>
                <w:rFonts w:ascii="Arial" w:hAnsi="Arial" w:cs="Arial"/>
                <w:sz w:val="16"/>
                <w:szCs w:val="16"/>
              </w:rPr>
            </w:pPr>
            <w:ins w:id="1121" w:author="Authors" w:date="2026-06-09T23:51:00Z" w16du:dateUtc="2026-06-09T21:51:00Z">
              <w:r w:rsidRPr="00840361">
                <w:rPr>
                  <w:rFonts w:ascii="Arial" w:hAnsi="Arial" w:cs="Arial"/>
                  <w:sz w:val="16"/>
                  <w:szCs w:val="16"/>
                </w:rPr>
                <w:t>0.242</w:t>
              </w:r>
            </w:ins>
          </w:p>
        </w:tc>
        <w:tc>
          <w:tcPr>
            <w:tcW w:w="0" w:type="auto"/>
            <w:tcBorders>
              <w:top w:val="single" w:sz="0" w:space="0" w:color="D3D3D3"/>
              <w:left w:val="single" w:sz="0" w:space="0" w:color="D3D3D3"/>
              <w:bottom w:val="single" w:sz="0" w:space="0" w:color="D3D3D3"/>
              <w:right w:val="single" w:sz="0" w:space="0" w:color="D3D3D3"/>
            </w:tcBorders>
          </w:tcPr>
          <w:p w14:paraId="189B7615" w14:textId="77777777" w:rsidR="00840361" w:rsidRPr="00840361" w:rsidRDefault="00840361" w:rsidP="00A86EEF">
            <w:pPr>
              <w:keepNext/>
              <w:spacing w:after="60"/>
              <w:rPr>
                <w:ins w:id="1122" w:author="Authors" w:date="2026-06-09T23:51:00Z" w16du:dateUtc="2026-06-09T21:51:00Z"/>
                <w:rFonts w:ascii="Arial" w:hAnsi="Arial" w:cs="Arial"/>
                <w:sz w:val="16"/>
                <w:szCs w:val="16"/>
              </w:rPr>
            </w:pPr>
            <w:ins w:id="1123" w:author="Authors" w:date="2026-06-09T23:51:00Z" w16du:dateUtc="2026-06-09T21:51:00Z">
              <w:r w:rsidRPr="00840361">
                <w:rPr>
                  <w:rFonts w:ascii="Arial" w:hAnsi="Arial" w:cs="Arial"/>
                  <w:sz w:val="16"/>
                  <w:szCs w:val="16"/>
                </w:rPr>
                <w:t>[-0.076, 0.299]</w:t>
              </w:r>
            </w:ins>
          </w:p>
        </w:tc>
        <w:tc>
          <w:tcPr>
            <w:tcW w:w="0" w:type="auto"/>
            <w:tcBorders>
              <w:top w:val="single" w:sz="0" w:space="0" w:color="D3D3D3"/>
              <w:left w:val="single" w:sz="0" w:space="0" w:color="D3D3D3"/>
              <w:bottom w:val="single" w:sz="0" w:space="0" w:color="D3D3D3"/>
              <w:right w:val="single" w:sz="0" w:space="0" w:color="D3D3D3"/>
            </w:tcBorders>
          </w:tcPr>
          <w:p w14:paraId="1F0DB11D" w14:textId="77777777" w:rsidR="00840361" w:rsidRPr="00840361" w:rsidRDefault="00840361" w:rsidP="00A86EEF">
            <w:pPr>
              <w:keepNext/>
              <w:spacing w:after="60"/>
              <w:rPr>
                <w:ins w:id="1124" w:author="Authors" w:date="2026-06-09T23:51:00Z" w16du:dateUtc="2026-06-09T21:51:00Z"/>
                <w:rFonts w:ascii="Arial" w:hAnsi="Arial" w:cs="Arial"/>
                <w:sz w:val="16"/>
                <w:szCs w:val="16"/>
              </w:rPr>
            </w:pPr>
            <w:ins w:id="1125" w:author="Authors" w:date="2026-06-09T23:51:00Z" w16du:dateUtc="2026-06-09T21:51:00Z">
              <w:r w:rsidRPr="00840361">
                <w:rPr>
                  <w:rFonts w:ascii="Arial" w:hAnsi="Arial" w:cs="Arial"/>
                  <w:sz w:val="16"/>
                  <w:szCs w:val="16"/>
                </w:rPr>
                <w:t>[-0.919, 1.143]</w:t>
              </w:r>
            </w:ins>
          </w:p>
        </w:tc>
        <w:tc>
          <w:tcPr>
            <w:tcW w:w="0" w:type="auto"/>
            <w:tcBorders>
              <w:top w:val="single" w:sz="0" w:space="0" w:color="D3D3D3"/>
              <w:left w:val="single" w:sz="0" w:space="0" w:color="D3D3D3"/>
              <w:bottom w:val="single" w:sz="0" w:space="0" w:color="D3D3D3"/>
              <w:right w:val="single" w:sz="0" w:space="0" w:color="D3D3D3"/>
            </w:tcBorders>
          </w:tcPr>
          <w:p w14:paraId="6B5062D3" w14:textId="77777777" w:rsidR="00840361" w:rsidRPr="00840361" w:rsidRDefault="00840361" w:rsidP="00A86EEF">
            <w:pPr>
              <w:keepNext/>
              <w:spacing w:after="60"/>
              <w:jc w:val="right"/>
              <w:rPr>
                <w:ins w:id="1126" w:author="Authors" w:date="2026-06-09T23:51:00Z" w16du:dateUtc="2026-06-09T21:51:00Z"/>
                <w:rFonts w:ascii="Arial" w:hAnsi="Arial" w:cs="Arial"/>
                <w:sz w:val="16"/>
                <w:szCs w:val="16"/>
              </w:rPr>
            </w:pPr>
            <w:ins w:id="1127" w:author="Authors" w:date="2026-06-09T23:51:00Z" w16du:dateUtc="2026-06-09T21:51:00Z">
              <w:r w:rsidRPr="00840361">
                <w:rPr>
                  <w:rFonts w:ascii="Arial" w:hAnsi="Arial" w:cs="Arial"/>
                  <w:sz w:val="16"/>
                  <w:szCs w:val="16"/>
                </w:rPr>
                <w:t>90</w:t>
              </w:r>
            </w:ins>
          </w:p>
        </w:tc>
        <w:tc>
          <w:tcPr>
            <w:tcW w:w="0" w:type="auto"/>
            <w:tcBorders>
              <w:top w:val="single" w:sz="0" w:space="0" w:color="D3D3D3"/>
              <w:left w:val="single" w:sz="0" w:space="0" w:color="D3D3D3"/>
              <w:bottom w:val="single" w:sz="0" w:space="0" w:color="D3D3D3"/>
              <w:right w:val="single" w:sz="0" w:space="0" w:color="D3D3D3"/>
            </w:tcBorders>
          </w:tcPr>
          <w:p w14:paraId="05EC28D3" w14:textId="77777777" w:rsidR="00840361" w:rsidRPr="00840361" w:rsidRDefault="00840361" w:rsidP="00A86EEF">
            <w:pPr>
              <w:keepNext/>
              <w:spacing w:after="60"/>
              <w:jc w:val="right"/>
              <w:rPr>
                <w:ins w:id="1128" w:author="Authors" w:date="2026-06-09T23:51:00Z" w16du:dateUtc="2026-06-09T21:51:00Z"/>
                <w:rFonts w:ascii="Arial" w:hAnsi="Arial" w:cs="Arial"/>
                <w:sz w:val="16"/>
                <w:szCs w:val="16"/>
              </w:rPr>
            </w:pPr>
            <w:ins w:id="1129" w:author="Authors" w:date="2026-06-09T23:51:00Z" w16du:dateUtc="2026-06-09T21:51:00Z">
              <w:r w:rsidRPr="00840361">
                <w:rPr>
                  <w:rFonts w:ascii="Arial" w:hAnsi="Arial" w:cs="Arial"/>
                  <w:sz w:val="16"/>
                  <w:szCs w:val="16"/>
                </w:rPr>
                <w:t>16</w:t>
              </w:r>
            </w:ins>
          </w:p>
        </w:tc>
      </w:tr>
      <w:tr w:rsidR="00840361" w:rsidRPr="00840361" w14:paraId="23F11E71" w14:textId="77777777" w:rsidTr="00A86EEF">
        <w:trPr>
          <w:cantSplit/>
          <w:jc w:val="center"/>
          <w:ins w:id="1130"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65D23B17" w14:textId="77777777" w:rsidR="00840361" w:rsidRPr="00840361" w:rsidRDefault="00840361" w:rsidP="00A86EEF">
            <w:pPr>
              <w:keepNext/>
              <w:spacing w:after="60"/>
              <w:rPr>
                <w:ins w:id="1131" w:author="Authors" w:date="2026-06-09T23:51:00Z" w16du:dateUtc="2026-06-09T21:51:00Z"/>
                <w:rFonts w:ascii="Arial" w:hAnsi="Arial" w:cs="Arial"/>
                <w:sz w:val="16"/>
                <w:szCs w:val="16"/>
              </w:rPr>
            </w:pPr>
            <w:ins w:id="1132" w:author="Authors" w:date="2026-06-09T23:51:00Z" w16du:dateUtc="2026-06-09T21:51:00Z">
              <w:r w:rsidRPr="00840361">
                <w:rPr>
                  <w:rFonts w:ascii="Arial" w:hAnsi="Arial" w:cs="Arial"/>
                  <w:sz w:val="16"/>
                  <w:szCs w:val="16"/>
                </w:rPr>
                <w:t>Phenology</w:t>
              </w:r>
            </w:ins>
          </w:p>
        </w:tc>
        <w:tc>
          <w:tcPr>
            <w:tcW w:w="0" w:type="auto"/>
            <w:tcBorders>
              <w:top w:val="single" w:sz="0" w:space="0" w:color="D3D3D3"/>
              <w:left w:val="single" w:sz="0" w:space="0" w:color="D3D3D3"/>
              <w:bottom w:val="single" w:sz="0" w:space="0" w:color="D3D3D3"/>
              <w:right w:val="single" w:sz="0" w:space="0" w:color="D3D3D3"/>
            </w:tcBorders>
          </w:tcPr>
          <w:p w14:paraId="4D31CE60" w14:textId="77777777" w:rsidR="00840361" w:rsidRPr="00840361" w:rsidRDefault="00840361" w:rsidP="00A86EEF">
            <w:pPr>
              <w:keepNext/>
              <w:spacing w:after="60"/>
              <w:jc w:val="center"/>
              <w:rPr>
                <w:ins w:id="1133" w:author="Authors" w:date="2026-06-09T23:51:00Z" w16du:dateUtc="2026-06-09T21:51:00Z"/>
                <w:rFonts w:ascii="Arial" w:hAnsi="Arial" w:cs="Arial"/>
                <w:sz w:val="16"/>
                <w:szCs w:val="16"/>
              </w:rPr>
            </w:pPr>
            <w:ins w:id="1134" w:author="Authors" w:date="2026-06-09T23:51:00Z" w16du:dateUtc="2026-06-09T21:51:00Z">
              <w:r w:rsidRPr="00840361">
                <w:rPr>
                  <w:rFonts w:ascii="Arial" w:hAnsi="Arial" w:cs="Arial"/>
                  <w:sz w:val="16"/>
                  <w:szCs w:val="16"/>
                </w:rPr>
                <w:t>0.004</w:t>
              </w:r>
            </w:ins>
          </w:p>
        </w:tc>
        <w:tc>
          <w:tcPr>
            <w:tcW w:w="0" w:type="auto"/>
            <w:tcBorders>
              <w:top w:val="single" w:sz="0" w:space="0" w:color="D3D3D3"/>
              <w:left w:val="single" w:sz="0" w:space="0" w:color="D3D3D3"/>
              <w:bottom w:val="single" w:sz="0" w:space="0" w:color="D3D3D3"/>
              <w:right w:val="single" w:sz="0" w:space="0" w:color="D3D3D3"/>
            </w:tcBorders>
          </w:tcPr>
          <w:p w14:paraId="0AC71DBB" w14:textId="77777777" w:rsidR="00840361" w:rsidRPr="00840361" w:rsidRDefault="00840361" w:rsidP="00A86EEF">
            <w:pPr>
              <w:keepNext/>
              <w:spacing w:after="60"/>
              <w:rPr>
                <w:ins w:id="1135" w:author="Authors" w:date="2026-06-09T23:51:00Z" w16du:dateUtc="2026-06-09T21:51:00Z"/>
                <w:rFonts w:ascii="Arial" w:hAnsi="Arial" w:cs="Arial"/>
                <w:sz w:val="16"/>
                <w:szCs w:val="16"/>
              </w:rPr>
            </w:pPr>
            <w:ins w:id="1136" w:author="Authors" w:date="2026-06-09T23:51:00Z" w16du:dateUtc="2026-06-09T21:51:00Z">
              <w:r w:rsidRPr="00840361">
                <w:rPr>
                  <w:rFonts w:ascii="Arial" w:hAnsi="Arial" w:cs="Arial"/>
                  <w:sz w:val="16"/>
                  <w:szCs w:val="16"/>
                </w:rPr>
                <w:t>0.965</w:t>
              </w:r>
            </w:ins>
          </w:p>
        </w:tc>
        <w:tc>
          <w:tcPr>
            <w:tcW w:w="0" w:type="auto"/>
            <w:tcBorders>
              <w:top w:val="single" w:sz="0" w:space="0" w:color="D3D3D3"/>
              <w:left w:val="single" w:sz="0" w:space="0" w:color="D3D3D3"/>
              <w:bottom w:val="single" w:sz="0" w:space="0" w:color="D3D3D3"/>
              <w:right w:val="single" w:sz="0" w:space="0" w:color="D3D3D3"/>
            </w:tcBorders>
          </w:tcPr>
          <w:p w14:paraId="13CC5525" w14:textId="77777777" w:rsidR="00840361" w:rsidRPr="00840361" w:rsidRDefault="00840361" w:rsidP="00A86EEF">
            <w:pPr>
              <w:keepNext/>
              <w:spacing w:after="60"/>
              <w:rPr>
                <w:ins w:id="1137" w:author="Authors" w:date="2026-06-09T23:51:00Z" w16du:dateUtc="2026-06-09T21:51:00Z"/>
                <w:rFonts w:ascii="Arial" w:hAnsi="Arial" w:cs="Arial"/>
                <w:sz w:val="16"/>
                <w:szCs w:val="16"/>
              </w:rPr>
            </w:pPr>
            <w:ins w:id="1138" w:author="Authors" w:date="2026-06-09T23:51:00Z" w16du:dateUtc="2026-06-09T21:51:00Z">
              <w:r w:rsidRPr="00840361">
                <w:rPr>
                  <w:rFonts w:ascii="Arial" w:hAnsi="Arial" w:cs="Arial"/>
                  <w:sz w:val="16"/>
                  <w:szCs w:val="16"/>
                </w:rPr>
                <w:t>[-0.156, 0.163]</w:t>
              </w:r>
            </w:ins>
          </w:p>
        </w:tc>
        <w:tc>
          <w:tcPr>
            <w:tcW w:w="0" w:type="auto"/>
            <w:tcBorders>
              <w:top w:val="single" w:sz="0" w:space="0" w:color="D3D3D3"/>
              <w:left w:val="single" w:sz="0" w:space="0" w:color="D3D3D3"/>
              <w:bottom w:val="single" w:sz="0" w:space="0" w:color="D3D3D3"/>
              <w:right w:val="single" w:sz="0" w:space="0" w:color="D3D3D3"/>
            </w:tcBorders>
          </w:tcPr>
          <w:p w14:paraId="20EB277D" w14:textId="77777777" w:rsidR="00840361" w:rsidRPr="00840361" w:rsidRDefault="00840361" w:rsidP="00A86EEF">
            <w:pPr>
              <w:keepNext/>
              <w:spacing w:after="60"/>
              <w:rPr>
                <w:ins w:id="1139" w:author="Authors" w:date="2026-06-09T23:51:00Z" w16du:dateUtc="2026-06-09T21:51:00Z"/>
                <w:rFonts w:ascii="Arial" w:hAnsi="Arial" w:cs="Arial"/>
                <w:sz w:val="16"/>
                <w:szCs w:val="16"/>
              </w:rPr>
            </w:pPr>
            <w:ins w:id="1140" w:author="Authors" w:date="2026-06-09T23:51:00Z" w16du:dateUtc="2026-06-09T21:51:00Z">
              <w:r w:rsidRPr="00840361">
                <w:rPr>
                  <w:rFonts w:ascii="Arial" w:hAnsi="Arial" w:cs="Arial"/>
                  <w:sz w:val="16"/>
                  <w:szCs w:val="16"/>
                </w:rPr>
                <w:t>[-0.341, 0.348]</w:t>
              </w:r>
            </w:ins>
          </w:p>
        </w:tc>
        <w:tc>
          <w:tcPr>
            <w:tcW w:w="0" w:type="auto"/>
            <w:tcBorders>
              <w:top w:val="single" w:sz="0" w:space="0" w:color="D3D3D3"/>
              <w:left w:val="single" w:sz="0" w:space="0" w:color="D3D3D3"/>
              <w:bottom w:val="single" w:sz="0" w:space="0" w:color="D3D3D3"/>
              <w:right w:val="single" w:sz="0" w:space="0" w:color="D3D3D3"/>
            </w:tcBorders>
          </w:tcPr>
          <w:p w14:paraId="78569EFA" w14:textId="77777777" w:rsidR="00840361" w:rsidRPr="00840361" w:rsidRDefault="00840361" w:rsidP="00A86EEF">
            <w:pPr>
              <w:keepNext/>
              <w:spacing w:after="60"/>
              <w:jc w:val="right"/>
              <w:rPr>
                <w:ins w:id="1141" w:author="Authors" w:date="2026-06-09T23:51:00Z" w16du:dateUtc="2026-06-09T21:51:00Z"/>
                <w:rFonts w:ascii="Arial" w:hAnsi="Arial" w:cs="Arial"/>
                <w:sz w:val="16"/>
                <w:szCs w:val="16"/>
              </w:rPr>
            </w:pPr>
            <w:ins w:id="1142" w:author="Authors" w:date="2026-06-09T23:51:00Z" w16du:dateUtc="2026-06-09T21:51:00Z">
              <w:r w:rsidRPr="00840361">
                <w:rPr>
                  <w:rFonts w:ascii="Arial" w:hAnsi="Arial" w:cs="Arial"/>
                  <w:sz w:val="16"/>
                  <w:szCs w:val="16"/>
                </w:rPr>
                <w:t>4</w:t>
              </w:r>
            </w:ins>
          </w:p>
        </w:tc>
        <w:tc>
          <w:tcPr>
            <w:tcW w:w="0" w:type="auto"/>
            <w:tcBorders>
              <w:top w:val="single" w:sz="0" w:space="0" w:color="D3D3D3"/>
              <w:left w:val="single" w:sz="0" w:space="0" w:color="D3D3D3"/>
              <w:bottom w:val="single" w:sz="0" w:space="0" w:color="D3D3D3"/>
              <w:right w:val="single" w:sz="0" w:space="0" w:color="D3D3D3"/>
            </w:tcBorders>
          </w:tcPr>
          <w:p w14:paraId="2E1DE258" w14:textId="77777777" w:rsidR="00840361" w:rsidRPr="00840361" w:rsidRDefault="00840361" w:rsidP="00A86EEF">
            <w:pPr>
              <w:keepNext/>
              <w:spacing w:after="60"/>
              <w:jc w:val="right"/>
              <w:rPr>
                <w:ins w:id="1143" w:author="Authors" w:date="2026-06-09T23:51:00Z" w16du:dateUtc="2026-06-09T21:51:00Z"/>
                <w:rFonts w:ascii="Arial" w:hAnsi="Arial" w:cs="Arial"/>
                <w:sz w:val="16"/>
                <w:szCs w:val="16"/>
              </w:rPr>
            </w:pPr>
            <w:ins w:id="1144" w:author="Authors" w:date="2026-06-09T23:51:00Z" w16du:dateUtc="2026-06-09T21:51:00Z">
              <w:r w:rsidRPr="00840361">
                <w:rPr>
                  <w:rFonts w:ascii="Arial" w:hAnsi="Arial" w:cs="Arial"/>
                  <w:sz w:val="16"/>
                  <w:szCs w:val="16"/>
                </w:rPr>
                <w:t>3</w:t>
              </w:r>
            </w:ins>
          </w:p>
        </w:tc>
        <w:tc>
          <w:tcPr>
            <w:tcW w:w="0" w:type="auto"/>
            <w:tcBorders>
              <w:top w:val="single" w:sz="0" w:space="0" w:color="D3D3D3"/>
              <w:left w:val="single" w:sz="0" w:space="0" w:color="D3D3D3"/>
              <w:bottom w:val="single" w:sz="0" w:space="0" w:color="D3D3D3"/>
              <w:right w:val="single" w:sz="0" w:space="0" w:color="D3D3D3"/>
            </w:tcBorders>
          </w:tcPr>
          <w:p w14:paraId="4B8117AB" w14:textId="77777777" w:rsidR="00840361" w:rsidRPr="00840361" w:rsidRDefault="00840361" w:rsidP="00A86EEF">
            <w:pPr>
              <w:keepNext/>
              <w:spacing w:after="60"/>
              <w:jc w:val="center"/>
              <w:rPr>
                <w:ins w:id="1145" w:author="Authors" w:date="2026-06-09T23:51:00Z" w16du:dateUtc="2026-06-09T21:51:00Z"/>
                <w:rFonts w:ascii="Arial" w:hAnsi="Arial" w:cs="Arial"/>
                <w:sz w:val="16"/>
                <w:szCs w:val="16"/>
              </w:rPr>
            </w:pPr>
            <w:ins w:id="1146" w:author="Authors" w:date="2026-06-09T23:51:00Z" w16du:dateUtc="2026-06-09T21:51:00Z">
              <w:r w:rsidRPr="00840361">
                <w:rPr>
                  <w:rFonts w:ascii="Arial" w:hAnsi="Arial" w:cs="Arial"/>
                  <w:sz w:val="16"/>
                  <w:szCs w:val="16"/>
                </w:rPr>
                <w:t>0.081</w:t>
              </w:r>
            </w:ins>
          </w:p>
        </w:tc>
        <w:tc>
          <w:tcPr>
            <w:tcW w:w="0" w:type="auto"/>
            <w:tcBorders>
              <w:top w:val="single" w:sz="0" w:space="0" w:color="D3D3D3"/>
              <w:left w:val="single" w:sz="0" w:space="0" w:color="D3D3D3"/>
              <w:bottom w:val="single" w:sz="0" w:space="0" w:color="D3D3D3"/>
              <w:right w:val="single" w:sz="0" w:space="0" w:color="D3D3D3"/>
            </w:tcBorders>
          </w:tcPr>
          <w:p w14:paraId="3275E2D3" w14:textId="77777777" w:rsidR="00840361" w:rsidRPr="00840361" w:rsidRDefault="00840361" w:rsidP="00A86EEF">
            <w:pPr>
              <w:keepNext/>
              <w:spacing w:after="60"/>
              <w:jc w:val="right"/>
              <w:rPr>
                <w:ins w:id="1147" w:author="Authors" w:date="2026-06-09T23:51:00Z" w16du:dateUtc="2026-06-09T21:51:00Z"/>
                <w:rFonts w:ascii="Arial" w:hAnsi="Arial" w:cs="Arial"/>
                <w:sz w:val="16"/>
                <w:szCs w:val="16"/>
              </w:rPr>
            </w:pPr>
            <w:ins w:id="1148" w:author="Authors" w:date="2026-06-09T23:51:00Z" w16du:dateUtc="2026-06-09T21:51:00Z">
              <w:r w:rsidRPr="00840361">
                <w:rPr>
                  <w:rFonts w:ascii="Arial" w:hAnsi="Arial" w:cs="Arial"/>
                  <w:sz w:val="16"/>
                  <w:szCs w:val="16"/>
                </w:rPr>
                <w:t>0.779</w:t>
              </w:r>
            </w:ins>
          </w:p>
        </w:tc>
        <w:tc>
          <w:tcPr>
            <w:tcW w:w="0" w:type="auto"/>
            <w:tcBorders>
              <w:top w:val="single" w:sz="0" w:space="0" w:color="D3D3D3"/>
              <w:left w:val="single" w:sz="0" w:space="0" w:color="D3D3D3"/>
              <w:bottom w:val="single" w:sz="0" w:space="0" w:color="D3D3D3"/>
              <w:right w:val="single" w:sz="0" w:space="0" w:color="D3D3D3"/>
            </w:tcBorders>
          </w:tcPr>
          <w:p w14:paraId="6F8B7B1C" w14:textId="77777777" w:rsidR="00840361" w:rsidRPr="00840361" w:rsidRDefault="00840361" w:rsidP="00A86EEF">
            <w:pPr>
              <w:keepNext/>
              <w:spacing w:after="60"/>
              <w:rPr>
                <w:ins w:id="1149" w:author="Authors" w:date="2026-06-09T23:51:00Z" w16du:dateUtc="2026-06-09T21:51:00Z"/>
                <w:rFonts w:ascii="Arial" w:hAnsi="Arial" w:cs="Arial"/>
                <w:sz w:val="16"/>
                <w:szCs w:val="16"/>
              </w:rPr>
            </w:pPr>
            <w:ins w:id="1150" w:author="Authors" w:date="2026-06-09T23:51:00Z" w16du:dateUtc="2026-06-09T21:51:00Z">
              <w:r w:rsidRPr="00840361">
                <w:rPr>
                  <w:rFonts w:ascii="Arial" w:hAnsi="Arial" w:cs="Arial"/>
                  <w:sz w:val="16"/>
                  <w:szCs w:val="16"/>
                </w:rPr>
                <w:t>[-0.484, 0.645]</w:t>
              </w:r>
            </w:ins>
          </w:p>
        </w:tc>
        <w:tc>
          <w:tcPr>
            <w:tcW w:w="0" w:type="auto"/>
            <w:tcBorders>
              <w:top w:val="single" w:sz="0" w:space="0" w:color="D3D3D3"/>
              <w:left w:val="single" w:sz="0" w:space="0" w:color="D3D3D3"/>
              <w:bottom w:val="single" w:sz="0" w:space="0" w:color="D3D3D3"/>
              <w:right w:val="single" w:sz="0" w:space="0" w:color="D3D3D3"/>
            </w:tcBorders>
          </w:tcPr>
          <w:p w14:paraId="54FEE5CB" w14:textId="77777777" w:rsidR="00840361" w:rsidRPr="00840361" w:rsidRDefault="00840361" w:rsidP="00A86EEF">
            <w:pPr>
              <w:keepNext/>
              <w:spacing w:after="60"/>
              <w:rPr>
                <w:ins w:id="1151" w:author="Authors" w:date="2026-06-09T23:51:00Z" w16du:dateUtc="2026-06-09T21:51:00Z"/>
                <w:rFonts w:ascii="Arial" w:hAnsi="Arial" w:cs="Arial"/>
                <w:sz w:val="16"/>
                <w:szCs w:val="16"/>
              </w:rPr>
            </w:pPr>
            <w:ins w:id="1152" w:author="Authors" w:date="2026-06-09T23:51:00Z" w16du:dateUtc="2026-06-09T21:51:00Z">
              <w:r w:rsidRPr="00840361">
                <w:rPr>
                  <w:rFonts w:ascii="Arial" w:hAnsi="Arial" w:cs="Arial"/>
                  <w:sz w:val="16"/>
                  <w:szCs w:val="16"/>
                </w:rPr>
                <w:t>[-1.080, 1.241]</w:t>
              </w:r>
            </w:ins>
          </w:p>
        </w:tc>
        <w:tc>
          <w:tcPr>
            <w:tcW w:w="0" w:type="auto"/>
            <w:tcBorders>
              <w:top w:val="single" w:sz="0" w:space="0" w:color="D3D3D3"/>
              <w:left w:val="single" w:sz="0" w:space="0" w:color="D3D3D3"/>
              <w:bottom w:val="single" w:sz="0" w:space="0" w:color="D3D3D3"/>
              <w:right w:val="single" w:sz="0" w:space="0" w:color="D3D3D3"/>
            </w:tcBorders>
          </w:tcPr>
          <w:p w14:paraId="51C289EA" w14:textId="77777777" w:rsidR="00840361" w:rsidRPr="00840361" w:rsidRDefault="00840361" w:rsidP="00A86EEF">
            <w:pPr>
              <w:keepNext/>
              <w:spacing w:after="60"/>
              <w:jc w:val="right"/>
              <w:rPr>
                <w:ins w:id="1153" w:author="Authors" w:date="2026-06-09T23:51:00Z" w16du:dateUtc="2026-06-09T21:51:00Z"/>
                <w:rFonts w:ascii="Arial" w:hAnsi="Arial" w:cs="Arial"/>
                <w:sz w:val="16"/>
                <w:szCs w:val="16"/>
              </w:rPr>
            </w:pPr>
            <w:ins w:id="1154" w:author="Authors" w:date="2026-06-09T23:51:00Z" w16du:dateUtc="2026-06-09T21:51:00Z">
              <w:r w:rsidRPr="00840361">
                <w:rPr>
                  <w:rFonts w:ascii="Arial" w:hAnsi="Arial" w:cs="Arial"/>
                  <w:sz w:val="16"/>
                  <w:szCs w:val="16"/>
                </w:rPr>
                <w:t>4</w:t>
              </w:r>
            </w:ins>
          </w:p>
        </w:tc>
        <w:tc>
          <w:tcPr>
            <w:tcW w:w="0" w:type="auto"/>
            <w:tcBorders>
              <w:top w:val="single" w:sz="0" w:space="0" w:color="D3D3D3"/>
              <w:left w:val="single" w:sz="0" w:space="0" w:color="D3D3D3"/>
              <w:bottom w:val="single" w:sz="0" w:space="0" w:color="D3D3D3"/>
              <w:right w:val="single" w:sz="0" w:space="0" w:color="D3D3D3"/>
            </w:tcBorders>
          </w:tcPr>
          <w:p w14:paraId="2F31C8CD" w14:textId="77777777" w:rsidR="00840361" w:rsidRPr="00840361" w:rsidRDefault="00840361" w:rsidP="00A86EEF">
            <w:pPr>
              <w:keepNext/>
              <w:spacing w:after="60"/>
              <w:jc w:val="right"/>
              <w:rPr>
                <w:ins w:id="1155" w:author="Authors" w:date="2026-06-09T23:51:00Z" w16du:dateUtc="2026-06-09T21:51:00Z"/>
                <w:rFonts w:ascii="Arial" w:hAnsi="Arial" w:cs="Arial"/>
                <w:sz w:val="16"/>
                <w:szCs w:val="16"/>
              </w:rPr>
            </w:pPr>
            <w:ins w:id="1156" w:author="Authors" w:date="2026-06-09T23:51:00Z" w16du:dateUtc="2026-06-09T21:51:00Z">
              <w:r w:rsidRPr="00840361">
                <w:rPr>
                  <w:rFonts w:ascii="Arial" w:hAnsi="Arial" w:cs="Arial"/>
                  <w:sz w:val="16"/>
                  <w:szCs w:val="16"/>
                </w:rPr>
                <w:t>3</w:t>
              </w:r>
            </w:ins>
          </w:p>
        </w:tc>
      </w:tr>
      <w:tr w:rsidR="00840361" w:rsidRPr="00840361" w14:paraId="1E72851F" w14:textId="77777777" w:rsidTr="00A86EEF">
        <w:trPr>
          <w:cantSplit/>
          <w:jc w:val="center"/>
          <w:ins w:id="1157"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742990D7" w14:textId="77777777" w:rsidR="00840361" w:rsidRPr="00840361" w:rsidRDefault="00840361" w:rsidP="00A86EEF">
            <w:pPr>
              <w:keepNext/>
              <w:spacing w:after="60"/>
              <w:rPr>
                <w:ins w:id="1158" w:author="Authors" w:date="2026-06-09T23:51:00Z" w16du:dateUtc="2026-06-09T21:51:00Z"/>
                <w:rFonts w:ascii="Arial" w:hAnsi="Arial" w:cs="Arial"/>
                <w:sz w:val="16"/>
                <w:szCs w:val="16"/>
              </w:rPr>
            </w:pPr>
            <w:ins w:id="1159" w:author="Authors" w:date="2026-06-09T23:51:00Z" w16du:dateUtc="2026-06-09T21:51:00Z">
              <w:r w:rsidRPr="00840361">
                <w:rPr>
                  <w:rFonts w:ascii="Arial" w:hAnsi="Arial" w:cs="Arial"/>
                  <w:sz w:val="16"/>
                  <w:szCs w:val="16"/>
                </w:rPr>
                <w:t>Physiology</w:t>
              </w:r>
            </w:ins>
          </w:p>
        </w:tc>
        <w:tc>
          <w:tcPr>
            <w:tcW w:w="0" w:type="auto"/>
            <w:tcBorders>
              <w:top w:val="single" w:sz="0" w:space="0" w:color="D3D3D3"/>
              <w:left w:val="single" w:sz="0" w:space="0" w:color="D3D3D3"/>
              <w:bottom w:val="single" w:sz="0" w:space="0" w:color="D3D3D3"/>
              <w:right w:val="single" w:sz="0" w:space="0" w:color="D3D3D3"/>
            </w:tcBorders>
          </w:tcPr>
          <w:p w14:paraId="79A6865B" w14:textId="77777777" w:rsidR="00840361" w:rsidRPr="00840361" w:rsidRDefault="00840361" w:rsidP="00A86EEF">
            <w:pPr>
              <w:keepNext/>
              <w:spacing w:after="60"/>
              <w:jc w:val="center"/>
              <w:rPr>
                <w:ins w:id="1160" w:author="Authors" w:date="2026-06-09T23:51:00Z" w16du:dateUtc="2026-06-09T21:51:00Z"/>
                <w:rFonts w:ascii="Arial" w:hAnsi="Arial" w:cs="Arial"/>
                <w:sz w:val="16"/>
                <w:szCs w:val="16"/>
              </w:rPr>
            </w:pPr>
            <w:ins w:id="1161" w:author="Authors" w:date="2026-06-09T23:51:00Z" w16du:dateUtc="2026-06-09T21:51:00Z">
              <w:r w:rsidRPr="00840361">
                <w:rPr>
                  <w:rFonts w:ascii="Arial" w:hAnsi="Arial" w:cs="Arial"/>
                  <w:sz w:val="16"/>
                  <w:szCs w:val="16"/>
                </w:rPr>
                <w:t>0.026</w:t>
              </w:r>
            </w:ins>
          </w:p>
        </w:tc>
        <w:tc>
          <w:tcPr>
            <w:tcW w:w="0" w:type="auto"/>
            <w:tcBorders>
              <w:top w:val="single" w:sz="0" w:space="0" w:color="D3D3D3"/>
              <w:left w:val="single" w:sz="0" w:space="0" w:color="D3D3D3"/>
              <w:bottom w:val="single" w:sz="0" w:space="0" w:color="D3D3D3"/>
              <w:right w:val="single" w:sz="0" w:space="0" w:color="D3D3D3"/>
            </w:tcBorders>
          </w:tcPr>
          <w:p w14:paraId="047D53D0" w14:textId="77777777" w:rsidR="00840361" w:rsidRPr="00840361" w:rsidRDefault="00840361" w:rsidP="00A86EEF">
            <w:pPr>
              <w:keepNext/>
              <w:spacing w:after="60"/>
              <w:rPr>
                <w:ins w:id="1162" w:author="Authors" w:date="2026-06-09T23:51:00Z" w16du:dateUtc="2026-06-09T21:51:00Z"/>
                <w:rFonts w:ascii="Arial" w:hAnsi="Arial" w:cs="Arial"/>
                <w:sz w:val="16"/>
                <w:szCs w:val="16"/>
              </w:rPr>
            </w:pPr>
            <w:ins w:id="1163" w:author="Authors" w:date="2026-06-09T23:51:00Z" w16du:dateUtc="2026-06-09T21:51:00Z">
              <w:r w:rsidRPr="00840361">
                <w:rPr>
                  <w:rFonts w:ascii="Arial" w:hAnsi="Arial" w:cs="Arial"/>
                  <w:sz w:val="16"/>
                  <w:szCs w:val="16"/>
                </w:rPr>
                <w:t>0.521</w:t>
              </w:r>
            </w:ins>
          </w:p>
        </w:tc>
        <w:tc>
          <w:tcPr>
            <w:tcW w:w="0" w:type="auto"/>
            <w:tcBorders>
              <w:top w:val="single" w:sz="0" w:space="0" w:color="D3D3D3"/>
              <w:left w:val="single" w:sz="0" w:space="0" w:color="D3D3D3"/>
              <w:bottom w:val="single" w:sz="0" w:space="0" w:color="D3D3D3"/>
              <w:right w:val="single" w:sz="0" w:space="0" w:color="D3D3D3"/>
            </w:tcBorders>
          </w:tcPr>
          <w:p w14:paraId="570504B0" w14:textId="77777777" w:rsidR="00840361" w:rsidRPr="00840361" w:rsidRDefault="00840361" w:rsidP="00A86EEF">
            <w:pPr>
              <w:keepNext/>
              <w:spacing w:after="60"/>
              <w:rPr>
                <w:ins w:id="1164" w:author="Authors" w:date="2026-06-09T23:51:00Z" w16du:dateUtc="2026-06-09T21:51:00Z"/>
                <w:rFonts w:ascii="Arial" w:hAnsi="Arial" w:cs="Arial"/>
                <w:sz w:val="16"/>
                <w:szCs w:val="16"/>
              </w:rPr>
            </w:pPr>
            <w:ins w:id="1165" w:author="Authors" w:date="2026-06-09T23:51:00Z" w16du:dateUtc="2026-06-09T21:51:00Z">
              <w:r w:rsidRPr="00840361">
                <w:rPr>
                  <w:rFonts w:ascii="Arial" w:hAnsi="Arial" w:cs="Arial"/>
                  <w:sz w:val="16"/>
                  <w:szCs w:val="16"/>
                </w:rPr>
                <w:t>[-0.053, 0.105]</w:t>
              </w:r>
            </w:ins>
          </w:p>
        </w:tc>
        <w:tc>
          <w:tcPr>
            <w:tcW w:w="0" w:type="auto"/>
            <w:tcBorders>
              <w:top w:val="single" w:sz="0" w:space="0" w:color="D3D3D3"/>
              <w:left w:val="single" w:sz="0" w:space="0" w:color="D3D3D3"/>
              <w:bottom w:val="single" w:sz="0" w:space="0" w:color="D3D3D3"/>
              <w:right w:val="single" w:sz="0" w:space="0" w:color="D3D3D3"/>
            </w:tcBorders>
          </w:tcPr>
          <w:p w14:paraId="7691C1A1" w14:textId="77777777" w:rsidR="00840361" w:rsidRPr="00840361" w:rsidRDefault="00840361" w:rsidP="00A86EEF">
            <w:pPr>
              <w:keepNext/>
              <w:spacing w:after="60"/>
              <w:rPr>
                <w:ins w:id="1166" w:author="Authors" w:date="2026-06-09T23:51:00Z" w16du:dateUtc="2026-06-09T21:51:00Z"/>
                <w:rFonts w:ascii="Arial" w:hAnsi="Arial" w:cs="Arial"/>
                <w:sz w:val="16"/>
                <w:szCs w:val="16"/>
              </w:rPr>
            </w:pPr>
            <w:ins w:id="1167" w:author="Authors" w:date="2026-06-09T23:51:00Z" w16du:dateUtc="2026-06-09T21:51:00Z">
              <w:r w:rsidRPr="00840361">
                <w:rPr>
                  <w:rFonts w:ascii="Arial" w:hAnsi="Arial" w:cs="Arial"/>
                  <w:sz w:val="16"/>
                  <w:szCs w:val="16"/>
                </w:rPr>
                <w:t>[-0.290, 0.342]</w:t>
              </w:r>
            </w:ins>
          </w:p>
        </w:tc>
        <w:tc>
          <w:tcPr>
            <w:tcW w:w="0" w:type="auto"/>
            <w:tcBorders>
              <w:top w:val="single" w:sz="0" w:space="0" w:color="D3D3D3"/>
              <w:left w:val="single" w:sz="0" w:space="0" w:color="D3D3D3"/>
              <w:bottom w:val="single" w:sz="0" w:space="0" w:color="D3D3D3"/>
              <w:right w:val="single" w:sz="0" w:space="0" w:color="D3D3D3"/>
            </w:tcBorders>
          </w:tcPr>
          <w:p w14:paraId="50BE3AB1" w14:textId="77777777" w:rsidR="00840361" w:rsidRPr="00840361" w:rsidRDefault="00840361" w:rsidP="00A86EEF">
            <w:pPr>
              <w:keepNext/>
              <w:spacing w:after="60"/>
              <w:jc w:val="right"/>
              <w:rPr>
                <w:ins w:id="1168" w:author="Authors" w:date="2026-06-09T23:51:00Z" w16du:dateUtc="2026-06-09T21:51:00Z"/>
                <w:rFonts w:ascii="Arial" w:hAnsi="Arial" w:cs="Arial"/>
                <w:sz w:val="16"/>
                <w:szCs w:val="16"/>
              </w:rPr>
            </w:pPr>
            <w:ins w:id="1169" w:author="Authors" w:date="2026-06-09T23:51:00Z" w16du:dateUtc="2026-06-09T21:51:00Z">
              <w:r w:rsidRPr="00840361">
                <w:rPr>
                  <w:rFonts w:ascii="Arial" w:hAnsi="Arial" w:cs="Arial"/>
                  <w:sz w:val="16"/>
                  <w:szCs w:val="16"/>
                </w:rPr>
                <w:t>22</w:t>
              </w:r>
            </w:ins>
          </w:p>
        </w:tc>
        <w:tc>
          <w:tcPr>
            <w:tcW w:w="0" w:type="auto"/>
            <w:tcBorders>
              <w:top w:val="single" w:sz="0" w:space="0" w:color="D3D3D3"/>
              <w:left w:val="single" w:sz="0" w:space="0" w:color="D3D3D3"/>
              <w:bottom w:val="single" w:sz="0" w:space="0" w:color="D3D3D3"/>
              <w:right w:val="single" w:sz="0" w:space="0" w:color="D3D3D3"/>
            </w:tcBorders>
          </w:tcPr>
          <w:p w14:paraId="2CDE8639" w14:textId="77777777" w:rsidR="00840361" w:rsidRPr="00840361" w:rsidRDefault="00840361" w:rsidP="00A86EEF">
            <w:pPr>
              <w:keepNext/>
              <w:spacing w:after="60"/>
              <w:jc w:val="right"/>
              <w:rPr>
                <w:ins w:id="1170" w:author="Authors" w:date="2026-06-09T23:51:00Z" w16du:dateUtc="2026-06-09T21:51:00Z"/>
                <w:rFonts w:ascii="Arial" w:hAnsi="Arial" w:cs="Arial"/>
                <w:sz w:val="16"/>
                <w:szCs w:val="16"/>
              </w:rPr>
            </w:pPr>
            <w:ins w:id="1171" w:author="Authors" w:date="2026-06-09T23:51:00Z" w16du:dateUtc="2026-06-09T21:51:00Z">
              <w:r w:rsidRPr="00840361">
                <w:rPr>
                  <w:rFonts w:ascii="Arial" w:hAnsi="Arial" w:cs="Arial"/>
                  <w:sz w:val="16"/>
                  <w:szCs w:val="16"/>
                </w:rPr>
                <w:t>9</w:t>
              </w:r>
            </w:ins>
          </w:p>
        </w:tc>
        <w:tc>
          <w:tcPr>
            <w:tcW w:w="0" w:type="auto"/>
            <w:tcBorders>
              <w:top w:val="single" w:sz="0" w:space="0" w:color="D3D3D3"/>
              <w:left w:val="single" w:sz="0" w:space="0" w:color="D3D3D3"/>
              <w:bottom w:val="single" w:sz="0" w:space="0" w:color="D3D3D3"/>
              <w:right w:val="single" w:sz="0" w:space="0" w:color="D3D3D3"/>
            </w:tcBorders>
          </w:tcPr>
          <w:p w14:paraId="6FCFFE17" w14:textId="77777777" w:rsidR="00840361" w:rsidRPr="00840361" w:rsidRDefault="00840361" w:rsidP="00A86EEF">
            <w:pPr>
              <w:keepNext/>
              <w:spacing w:after="60"/>
              <w:jc w:val="center"/>
              <w:rPr>
                <w:ins w:id="1172" w:author="Authors" w:date="2026-06-09T23:51:00Z" w16du:dateUtc="2026-06-09T21:51:00Z"/>
                <w:rFonts w:ascii="Arial" w:hAnsi="Arial" w:cs="Arial"/>
                <w:sz w:val="16"/>
                <w:szCs w:val="16"/>
              </w:rPr>
            </w:pPr>
            <w:ins w:id="1173" w:author="Authors" w:date="2026-06-09T23:51:00Z" w16du:dateUtc="2026-06-09T21:51:00Z">
              <w:r w:rsidRPr="00840361">
                <w:rPr>
                  <w:rFonts w:ascii="Arial" w:hAnsi="Arial" w:cs="Arial"/>
                  <w:sz w:val="16"/>
                  <w:szCs w:val="16"/>
                </w:rPr>
                <w:t>0.157</w:t>
              </w:r>
            </w:ins>
          </w:p>
        </w:tc>
        <w:tc>
          <w:tcPr>
            <w:tcW w:w="0" w:type="auto"/>
            <w:tcBorders>
              <w:top w:val="single" w:sz="0" w:space="0" w:color="D3D3D3"/>
              <w:left w:val="single" w:sz="0" w:space="0" w:color="D3D3D3"/>
              <w:bottom w:val="single" w:sz="0" w:space="0" w:color="D3D3D3"/>
              <w:right w:val="single" w:sz="0" w:space="0" w:color="D3D3D3"/>
            </w:tcBorders>
          </w:tcPr>
          <w:p w14:paraId="195399D7" w14:textId="77777777" w:rsidR="00840361" w:rsidRPr="00840361" w:rsidRDefault="00840361" w:rsidP="00A86EEF">
            <w:pPr>
              <w:keepNext/>
              <w:spacing w:after="60"/>
              <w:jc w:val="right"/>
              <w:rPr>
                <w:ins w:id="1174" w:author="Authors" w:date="2026-06-09T23:51:00Z" w16du:dateUtc="2026-06-09T21:51:00Z"/>
                <w:rFonts w:ascii="Arial" w:hAnsi="Arial" w:cs="Arial"/>
                <w:sz w:val="16"/>
                <w:szCs w:val="16"/>
              </w:rPr>
            </w:pPr>
            <w:ins w:id="1175" w:author="Authors" w:date="2026-06-09T23:51:00Z" w16du:dateUtc="2026-06-09T21:51:00Z">
              <w:r w:rsidRPr="00840361">
                <w:rPr>
                  <w:rFonts w:ascii="Arial" w:hAnsi="Arial" w:cs="Arial"/>
                  <w:sz w:val="16"/>
                  <w:szCs w:val="16"/>
                </w:rPr>
                <w:t>0.288</w:t>
              </w:r>
            </w:ins>
          </w:p>
        </w:tc>
        <w:tc>
          <w:tcPr>
            <w:tcW w:w="0" w:type="auto"/>
            <w:tcBorders>
              <w:top w:val="single" w:sz="0" w:space="0" w:color="D3D3D3"/>
              <w:left w:val="single" w:sz="0" w:space="0" w:color="D3D3D3"/>
              <w:bottom w:val="single" w:sz="0" w:space="0" w:color="D3D3D3"/>
              <w:right w:val="single" w:sz="0" w:space="0" w:color="D3D3D3"/>
            </w:tcBorders>
          </w:tcPr>
          <w:p w14:paraId="37418CB8" w14:textId="77777777" w:rsidR="00840361" w:rsidRPr="00840361" w:rsidRDefault="00840361" w:rsidP="00A86EEF">
            <w:pPr>
              <w:keepNext/>
              <w:spacing w:after="60"/>
              <w:rPr>
                <w:ins w:id="1176" w:author="Authors" w:date="2026-06-09T23:51:00Z" w16du:dateUtc="2026-06-09T21:51:00Z"/>
                <w:rFonts w:ascii="Arial" w:hAnsi="Arial" w:cs="Arial"/>
                <w:sz w:val="16"/>
                <w:szCs w:val="16"/>
              </w:rPr>
            </w:pPr>
            <w:ins w:id="1177" w:author="Authors" w:date="2026-06-09T23:51:00Z" w16du:dateUtc="2026-06-09T21:51:00Z">
              <w:r w:rsidRPr="00840361">
                <w:rPr>
                  <w:rFonts w:ascii="Arial" w:hAnsi="Arial" w:cs="Arial"/>
                  <w:sz w:val="16"/>
                  <w:szCs w:val="16"/>
                </w:rPr>
                <w:t>[-0.133, 0.448]</w:t>
              </w:r>
            </w:ins>
          </w:p>
        </w:tc>
        <w:tc>
          <w:tcPr>
            <w:tcW w:w="0" w:type="auto"/>
            <w:tcBorders>
              <w:top w:val="single" w:sz="0" w:space="0" w:color="D3D3D3"/>
              <w:left w:val="single" w:sz="0" w:space="0" w:color="D3D3D3"/>
              <w:bottom w:val="single" w:sz="0" w:space="0" w:color="D3D3D3"/>
              <w:right w:val="single" w:sz="0" w:space="0" w:color="D3D3D3"/>
            </w:tcBorders>
          </w:tcPr>
          <w:p w14:paraId="68C050D9" w14:textId="77777777" w:rsidR="00840361" w:rsidRPr="00840361" w:rsidRDefault="00840361" w:rsidP="00A86EEF">
            <w:pPr>
              <w:keepNext/>
              <w:spacing w:after="60"/>
              <w:rPr>
                <w:ins w:id="1178" w:author="Authors" w:date="2026-06-09T23:51:00Z" w16du:dateUtc="2026-06-09T21:51:00Z"/>
                <w:rFonts w:ascii="Arial" w:hAnsi="Arial" w:cs="Arial"/>
                <w:sz w:val="16"/>
                <w:szCs w:val="16"/>
              </w:rPr>
            </w:pPr>
            <w:ins w:id="1179" w:author="Authors" w:date="2026-06-09T23:51:00Z" w16du:dateUtc="2026-06-09T21:51:00Z">
              <w:r w:rsidRPr="00840361">
                <w:rPr>
                  <w:rFonts w:ascii="Arial" w:hAnsi="Arial" w:cs="Arial"/>
                  <w:sz w:val="16"/>
                  <w:szCs w:val="16"/>
                </w:rPr>
                <w:t>[-0.897, 1.212]</w:t>
              </w:r>
            </w:ins>
          </w:p>
        </w:tc>
        <w:tc>
          <w:tcPr>
            <w:tcW w:w="0" w:type="auto"/>
            <w:tcBorders>
              <w:top w:val="single" w:sz="0" w:space="0" w:color="D3D3D3"/>
              <w:left w:val="single" w:sz="0" w:space="0" w:color="D3D3D3"/>
              <w:bottom w:val="single" w:sz="0" w:space="0" w:color="D3D3D3"/>
              <w:right w:val="single" w:sz="0" w:space="0" w:color="D3D3D3"/>
            </w:tcBorders>
          </w:tcPr>
          <w:p w14:paraId="34EA8527" w14:textId="77777777" w:rsidR="00840361" w:rsidRPr="00840361" w:rsidRDefault="00840361" w:rsidP="00A86EEF">
            <w:pPr>
              <w:keepNext/>
              <w:spacing w:after="60"/>
              <w:jc w:val="right"/>
              <w:rPr>
                <w:ins w:id="1180" w:author="Authors" w:date="2026-06-09T23:51:00Z" w16du:dateUtc="2026-06-09T21:51:00Z"/>
                <w:rFonts w:ascii="Arial" w:hAnsi="Arial" w:cs="Arial"/>
                <w:sz w:val="16"/>
                <w:szCs w:val="16"/>
              </w:rPr>
            </w:pPr>
            <w:ins w:id="1181" w:author="Authors" w:date="2026-06-09T23:51:00Z" w16du:dateUtc="2026-06-09T21:51:00Z">
              <w:r w:rsidRPr="00840361">
                <w:rPr>
                  <w:rFonts w:ascii="Arial" w:hAnsi="Arial" w:cs="Arial"/>
                  <w:sz w:val="16"/>
                  <w:szCs w:val="16"/>
                </w:rPr>
                <w:t>23</w:t>
              </w:r>
            </w:ins>
          </w:p>
        </w:tc>
        <w:tc>
          <w:tcPr>
            <w:tcW w:w="0" w:type="auto"/>
            <w:tcBorders>
              <w:top w:val="single" w:sz="0" w:space="0" w:color="D3D3D3"/>
              <w:left w:val="single" w:sz="0" w:space="0" w:color="D3D3D3"/>
              <w:bottom w:val="single" w:sz="0" w:space="0" w:color="D3D3D3"/>
              <w:right w:val="single" w:sz="0" w:space="0" w:color="D3D3D3"/>
            </w:tcBorders>
          </w:tcPr>
          <w:p w14:paraId="2402E75C" w14:textId="77777777" w:rsidR="00840361" w:rsidRPr="00840361" w:rsidRDefault="00840361" w:rsidP="00A86EEF">
            <w:pPr>
              <w:keepNext/>
              <w:spacing w:after="60"/>
              <w:jc w:val="right"/>
              <w:rPr>
                <w:ins w:id="1182" w:author="Authors" w:date="2026-06-09T23:51:00Z" w16du:dateUtc="2026-06-09T21:51:00Z"/>
                <w:rFonts w:ascii="Arial" w:hAnsi="Arial" w:cs="Arial"/>
                <w:sz w:val="16"/>
                <w:szCs w:val="16"/>
              </w:rPr>
            </w:pPr>
            <w:ins w:id="1183" w:author="Authors" w:date="2026-06-09T23:51:00Z" w16du:dateUtc="2026-06-09T21:51:00Z">
              <w:r w:rsidRPr="00840361">
                <w:rPr>
                  <w:rFonts w:ascii="Arial" w:hAnsi="Arial" w:cs="Arial"/>
                  <w:sz w:val="16"/>
                  <w:szCs w:val="16"/>
                </w:rPr>
                <w:t>9</w:t>
              </w:r>
            </w:ins>
          </w:p>
        </w:tc>
      </w:tr>
      <w:tr w:rsidR="00840361" w:rsidRPr="00840361" w14:paraId="5A4846DA" w14:textId="77777777" w:rsidTr="00A86EEF">
        <w:trPr>
          <w:cantSplit/>
          <w:jc w:val="center"/>
          <w:ins w:id="1184"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2A69C1CB" w14:textId="77777777" w:rsidR="00840361" w:rsidRPr="00840361" w:rsidRDefault="00840361" w:rsidP="00A86EEF">
            <w:pPr>
              <w:keepNext/>
              <w:spacing w:after="60"/>
              <w:rPr>
                <w:ins w:id="1185" w:author="Authors" w:date="2026-06-09T23:51:00Z" w16du:dateUtc="2026-06-09T21:51:00Z"/>
                <w:rFonts w:ascii="Arial" w:hAnsi="Arial" w:cs="Arial"/>
                <w:sz w:val="16"/>
                <w:szCs w:val="16"/>
              </w:rPr>
            </w:pPr>
            <w:ins w:id="1186" w:author="Authors" w:date="2026-06-09T23:51:00Z" w16du:dateUtc="2026-06-09T21:51:00Z">
              <w:r w:rsidRPr="00840361">
                <w:rPr>
                  <w:rFonts w:ascii="Arial" w:hAnsi="Arial" w:cs="Arial"/>
                  <w:sz w:val="16"/>
                  <w:szCs w:val="16"/>
                </w:rPr>
                <w:t>Reproduction</w:t>
              </w:r>
            </w:ins>
          </w:p>
        </w:tc>
        <w:tc>
          <w:tcPr>
            <w:tcW w:w="0" w:type="auto"/>
            <w:tcBorders>
              <w:top w:val="single" w:sz="0" w:space="0" w:color="D3D3D3"/>
              <w:left w:val="single" w:sz="0" w:space="0" w:color="D3D3D3"/>
              <w:bottom w:val="single" w:sz="0" w:space="0" w:color="D3D3D3"/>
              <w:right w:val="single" w:sz="0" w:space="0" w:color="D3D3D3"/>
            </w:tcBorders>
          </w:tcPr>
          <w:p w14:paraId="363C3FD2" w14:textId="77777777" w:rsidR="00840361" w:rsidRPr="00840361" w:rsidRDefault="00840361" w:rsidP="00A86EEF">
            <w:pPr>
              <w:keepNext/>
              <w:spacing w:after="60"/>
              <w:jc w:val="center"/>
              <w:rPr>
                <w:ins w:id="1187" w:author="Authors" w:date="2026-06-09T23:51:00Z" w16du:dateUtc="2026-06-09T21:51:00Z"/>
                <w:rFonts w:ascii="Arial" w:hAnsi="Arial" w:cs="Arial"/>
                <w:sz w:val="16"/>
                <w:szCs w:val="16"/>
              </w:rPr>
            </w:pPr>
            <w:ins w:id="1188" w:author="Authors" w:date="2026-06-09T23:51:00Z" w16du:dateUtc="2026-06-09T21:51:00Z">
              <w:r w:rsidRPr="00840361">
                <w:rPr>
                  <w:rFonts w:ascii="Arial" w:hAnsi="Arial" w:cs="Arial"/>
                  <w:sz w:val="16"/>
                  <w:szCs w:val="16"/>
                </w:rPr>
                <w:t>0.010</w:t>
              </w:r>
            </w:ins>
          </w:p>
        </w:tc>
        <w:tc>
          <w:tcPr>
            <w:tcW w:w="0" w:type="auto"/>
            <w:tcBorders>
              <w:top w:val="single" w:sz="0" w:space="0" w:color="D3D3D3"/>
              <w:left w:val="single" w:sz="0" w:space="0" w:color="D3D3D3"/>
              <w:bottom w:val="single" w:sz="0" w:space="0" w:color="D3D3D3"/>
              <w:right w:val="single" w:sz="0" w:space="0" w:color="D3D3D3"/>
            </w:tcBorders>
          </w:tcPr>
          <w:p w14:paraId="4069222C" w14:textId="77777777" w:rsidR="00840361" w:rsidRPr="00840361" w:rsidRDefault="00840361" w:rsidP="00A86EEF">
            <w:pPr>
              <w:keepNext/>
              <w:spacing w:after="60"/>
              <w:rPr>
                <w:ins w:id="1189" w:author="Authors" w:date="2026-06-09T23:51:00Z" w16du:dateUtc="2026-06-09T21:51:00Z"/>
                <w:rFonts w:ascii="Arial" w:hAnsi="Arial" w:cs="Arial"/>
                <w:sz w:val="16"/>
                <w:szCs w:val="16"/>
              </w:rPr>
            </w:pPr>
            <w:ins w:id="1190" w:author="Authors" w:date="2026-06-09T23:51:00Z" w16du:dateUtc="2026-06-09T21:51:00Z">
              <w:r w:rsidRPr="00840361">
                <w:rPr>
                  <w:rFonts w:ascii="Arial" w:hAnsi="Arial" w:cs="Arial"/>
                  <w:sz w:val="16"/>
                  <w:szCs w:val="16"/>
                </w:rPr>
                <w:t>0.727</w:t>
              </w:r>
            </w:ins>
          </w:p>
        </w:tc>
        <w:tc>
          <w:tcPr>
            <w:tcW w:w="0" w:type="auto"/>
            <w:tcBorders>
              <w:top w:val="single" w:sz="0" w:space="0" w:color="D3D3D3"/>
              <w:left w:val="single" w:sz="0" w:space="0" w:color="D3D3D3"/>
              <w:bottom w:val="single" w:sz="0" w:space="0" w:color="D3D3D3"/>
              <w:right w:val="single" w:sz="0" w:space="0" w:color="D3D3D3"/>
            </w:tcBorders>
          </w:tcPr>
          <w:p w14:paraId="1C50C562" w14:textId="77777777" w:rsidR="00840361" w:rsidRPr="00840361" w:rsidRDefault="00840361" w:rsidP="00A86EEF">
            <w:pPr>
              <w:keepNext/>
              <w:spacing w:after="60"/>
              <w:rPr>
                <w:ins w:id="1191" w:author="Authors" w:date="2026-06-09T23:51:00Z" w16du:dateUtc="2026-06-09T21:51:00Z"/>
                <w:rFonts w:ascii="Arial" w:hAnsi="Arial" w:cs="Arial"/>
                <w:sz w:val="16"/>
                <w:szCs w:val="16"/>
              </w:rPr>
            </w:pPr>
            <w:ins w:id="1192" w:author="Authors" w:date="2026-06-09T23:51:00Z" w16du:dateUtc="2026-06-09T21:51:00Z">
              <w:r w:rsidRPr="00840361">
                <w:rPr>
                  <w:rFonts w:ascii="Arial" w:hAnsi="Arial" w:cs="Arial"/>
                  <w:sz w:val="16"/>
                  <w:szCs w:val="16"/>
                </w:rPr>
                <w:t>[-0.045, 0.065]</w:t>
              </w:r>
            </w:ins>
          </w:p>
        </w:tc>
        <w:tc>
          <w:tcPr>
            <w:tcW w:w="0" w:type="auto"/>
            <w:tcBorders>
              <w:top w:val="single" w:sz="0" w:space="0" w:color="D3D3D3"/>
              <w:left w:val="single" w:sz="0" w:space="0" w:color="D3D3D3"/>
              <w:bottom w:val="single" w:sz="0" w:space="0" w:color="D3D3D3"/>
              <w:right w:val="single" w:sz="0" w:space="0" w:color="D3D3D3"/>
            </w:tcBorders>
          </w:tcPr>
          <w:p w14:paraId="61B0FA72" w14:textId="77777777" w:rsidR="00840361" w:rsidRPr="00840361" w:rsidRDefault="00840361" w:rsidP="00A86EEF">
            <w:pPr>
              <w:keepNext/>
              <w:spacing w:after="60"/>
              <w:rPr>
                <w:ins w:id="1193" w:author="Authors" w:date="2026-06-09T23:51:00Z" w16du:dateUtc="2026-06-09T21:51:00Z"/>
                <w:rFonts w:ascii="Arial" w:hAnsi="Arial" w:cs="Arial"/>
                <w:sz w:val="16"/>
                <w:szCs w:val="16"/>
              </w:rPr>
            </w:pPr>
            <w:ins w:id="1194" w:author="Authors" w:date="2026-06-09T23:51:00Z" w16du:dateUtc="2026-06-09T21:51:00Z">
              <w:r w:rsidRPr="00840361">
                <w:rPr>
                  <w:rFonts w:ascii="Arial" w:hAnsi="Arial" w:cs="Arial"/>
                  <w:sz w:val="16"/>
                  <w:szCs w:val="16"/>
                </w:rPr>
                <w:t>[-0.301, 0.320]</w:t>
              </w:r>
            </w:ins>
          </w:p>
        </w:tc>
        <w:tc>
          <w:tcPr>
            <w:tcW w:w="0" w:type="auto"/>
            <w:tcBorders>
              <w:top w:val="single" w:sz="0" w:space="0" w:color="D3D3D3"/>
              <w:left w:val="single" w:sz="0" w:space="0" w:color="D3D3D3"/>
              <w:bottom w:val="single" w:sz="0" w:space="0" w:color="D3D3D3"/>
              <w:right w:val="single" w:sz="0" w:space="0" w:color="D3D3D3"/>
            </w:tcBorders>
          </w:tcPr>
          <w:p w14:paraId="5D84C9F1" w14:textId="77777777" w:rsidR="00840361" w:rsidRPr="00840361" w:rsidRDefault="00840361" w:rsidP="00A86EEF">
            <w:pPr>
              <w:keepNext/>
              <w:spacing w:after="60"/>
              <w:jc w:val="right"/>
              <w:rPr>
                <w:ins w:id="1195" w:author="Authors" w:date="2026-06-09T23:51:00Z" w16du:dateUtc="2026-06-09T21:51:00Z"/>
                <w:rFonts w:ascii="Arial" w:hAnsi="Arial" w:cs="Arial"/>
                <w:sz w:val="16"/>
                <w:szCs w:val="16"/>
              </w:rPr>
            </w:pPr>
            <w:ins w:id="1196" w:author="Authors" w:date="2026-06-09T23:51:00Z" w16du:dateUtc="2026-06-09T21:51:00Z">
              <w:r w:rsidRPr="00840361">
                <w:rPr>
                  <w:rFonts w:ascii="Arial" w:hAnsi="Arial" w:cs="Arial"/>
                  <w:sz w:val="16"/>
                  <w:szCs w:val="16"/>
                </w:rPr>
                <w:t>56</w:t>
              </w:r>
            </w:ins>
          </w:p>
        </w:tc>
        <w:tc>
          <w:tcPr>
            <w:tcW w:w="0" w:type="auto"/>
            <w:tcBorders>
              <w:top w:val="single" w:sz="0" w:space="0" w:color="D3D3D3"/>
              <w:left w:val="single" w:sz="0" w:space="0" w:color="D3D3D3"/>
              <w:bottom w:val="single" w:sz="0" w:space="0" w:color="D3D3D3"/>
              <w:right w:val="single" w:sz="0" w:space="0" w:color="D3D3D3"/>
            </w:tcBorders>
          </w:tcPr>
          <w:p w14:paraId="4A441D48" w14:textId="77777777" w:rsidR="00840361" w:rsidRPr="00840361" w:rsidRDefault="00840361" w:rsidP="00A86EEF">
            <w:pPr>
              <w:keepNext/>
              <w:spacing w:after="60"/>
              <w:jc w:val="right"/>
              <w:rPr>
                <w:ins w:id="1197" w:author="Authors" w:date="2026-06-09T23:51:00Z" w16du:dateUtc="2026-06-09T21:51:00Z"/>
                <w:rFonts w:ascii="Arial" w:hAnsi="Arial" w:cs="Arial"/>
                <w:sz w:val="16"/>
                <w:szCs w:val="16"/>
              </w:rPr>
            </w:pPr>
            <w:ins w:id="1198" w:author="Authors" w:date="2026-06-09T23:51:00Z" w16du:dateUtc="2026-06-09T21:51:00Z">
              <w:r w:rsidRPr="00840361">
                <w:rPr>
                  <w:rFonts w:ascii="Arial" w:hAnsi="Arial" w:cs="Arial"/>
                  <w:sz w:val="16"/>
                  <w:szCs w:val="16"/>
                </w:rPr>
                <w:t>16</w:t>
              </w:r>
            </w:ins>
          </w:p>
        </w:tc>
        <w:tc>
          <w:tcPr>
            <w:tcW w:w="0" w:type="auto"/>
            <w:tcBorders>
              <w:top w:val="single" w:sz="0" w:space="0" w:color="D3D3D3"/>
              <w:left w:val="single" w:sz="0" w:space="0" w:color="D3D3D3"/>
              <w:bottom w:val="single" w:sz="0" w:space="0" w:color="D3D3D3"/>
              <w:right w:val="single" w:sz="0" w:space="0" w:color="D3D3D3"/>
            </w:tcBorders>
          </w:tcPr>
          <w:p w14:paraId="3224413A" w14:textId="77777777" w:rsidR="00840361" w:rsidRPr="00840361" w:rsidRDefault="00840361" w:rsidP="00A86EEF">
            <w:pPr>
              <w:keepNext/>
              <w:spacing w:after="60"/>
              <w:jc w:val="center"/>
              <w:rPr>
                <w:ins w:id="1199" w:author="Authors" w:date="2026-06-09T23:51:00Z" w16du:dateUtc="2026-06-09T21:51:00Z"/>
                <w:rFonts w:ascii="Arial" w:hAnsi="Arial" w:cs="Arial"/>
                <w:sz w:val="16"/>
                <w:szCs w:val="16"/>
              </w:rPr>
            </w:pPr>
            <w:ins w:id="1200" w:author="Authors" w:date="2026-06-09T23:51:00Z" w16du:dateUtc="2026-06-09T21:51:00Z">
              <w:r w:rsidRPr="00840361">
                <w:rPr>
                  <w:rFonts w:ascii="Arial" w:hAnsi="Arial" w:cs="Arial"/>
                  <w:sz w:val="16"/>
                  <w:szCs w:val="16"/>
                </w:rPr>
                <w:t>0.153</w:t>
              </w:r>
            </w:ins>
          </w:p>
        </w:tc>
        <w:tc>
          <w:tcPr>
            <w:tcW w:w="0" w:type="auto"/>
            <w:tcBorders>
              <w:top w:val="single" w:sz="0" w:space="0" w:color="D3D3D3"/>
              <w:left w:val="single" w:sz="0" w:space="0" w:color="D3D3D3"/>
              <w:bottom w:val="single" w:sz="0" w:space="0" w:color="D3D3D3"/>
              <w:right w:val="single" w:sz="0" w:space="0" w:color="D3D3D3"/>
            </w:tcBorders>
          </w:tcPr>
          <w:p w14:paraId="33E72164" w14:textId="77777777" w:rsidR="00840361" w:rsidRPr="00840361" w:rsidRDefault="00840361" w:rsidP="00A86EEF">
            <w:pPr>
              <w:keepNext/>
              <w:spacing w:after="60"/>
              <w:jc w:val="right"/>
              <w:rPr>
                <w:ins w:id="1201" w:author="Authors" w:date="2026-06-09T23:51:00Z" w16du:dateUtc="2026-06-09T21:51:00Z"/>
                <w:rFonts w:ascii="Arial" w:hAnsi="Arial" w:cs="Arial"/>
                <w:sz w:val="16"/>
                <w:szCs w:val="16"/>
              </w:rPr>
            </w:pPr>
            <w:ins w:id="1202" w:author="Authors" w:date="2026-06-09T23:51:00Z" w16du:dateUtc="2026-06-09T21:51:00Z">
              <w:r w:rsidRPr="00840361">
                <w:rPr>
                  <w:rFonts w:ascii="Arial" w:hAnsi="Arial" w:cs="Arial"/>
                  <w:sz w:val="16"/>
                  <w:szCs w:val="16"/>
                </w:rPr>
                <w:t>0.109</w:t>
              </w:r>
            </w:ins>
          </w:p>
        </w:tc>
        <w:tc>
          <w:tcPr>
            <w:tcW w:w="0" w:type="auto"/>
            <w:tcBorders>
              <w:top w:val="single" w:sz="0" w:space="0" w:color="D3D3D3"/>
              <w:left w:val="single" w:sz="0" w:space="0" w:color="D3D3D3"/>
              <w:bottom w:val="single" w:sz="0" w:space="0" w:color="D3D3D3"/>
              <w:right w:val="single" w:sz="0" w:space="0" w:color="D3D3D3"/>
            </w:tcBorders>
          </w:tcPr>
          <w:p w14:paraId="44F8D291" w14:textId="77777777" w:rsidR="00840361" w:rsidRPr="00840361" w:rsidRDefault="00840361" w:rsidP="00A86EEF">
            <w:pPr>
              <w:keepNext/>
              <w:spacing w:after="60"/>
              <w:rPr>
                <w:ins w:id="1203" w:author="Authors" w:date="2026-06-09T23:51:00Z" w16du:dateUtc="2026-06-09T21:51:00Z"/>
                <w:rFonts w:ascii="Arial" w:hAnsi="Arial" w:cs="Arial"/>
                <w:sz w:val="16"/>
                <w:szCs w:val="16"/>
              </w:rPr>
            </w:pPr>
            <w:ins w:id="1204" w:author="Authors" w:date="2026-06-09T23:51:00Z" w16du:dateUtc="2026-06-09T21:51:00Z">
              <w:r w:rsidRPr="00840361">
                <w:rPr>
                  <w:rFonts w:ascii="Arial" w:hAnsi="Arial" w:cs="Arial"/>
                  <w:sz w:val="16"/>
                  <w:szCs w:val="16"/>
                </w:rPr>
                <w:t>[-0.034, 0.340]</w:t>
              </w:r>
            </w:ins>
          </w:p>
        </w:tc>
        <w:tc>
          <w:tcPr>
            <w:tcW w:w="0" w:type="auto"/>
            <w:tcBorders>
              <w:top w:val="single" w:sz="0" w:space="0" w:color="D3D3D3"/>
              <w:left w:val="single" w:sz="0" w:space="0" w:color="D3D3D3"/>
              <w:bottom w:val="single" w:sz="0" w:space="0" w:color="D3D3D3"/>
              <w:right w:val="single" w:sz="0" w:space="0" w:color="D3D3D3"/>
            </w:tcBorders>
          </w:tcPr>
          <w:p w14:paraId="18B2EB55" w14:textId="77777777" w:rsidR="00840361" w:rsidRPr="00840361" w:rsidRDefault="00840361" w:rsidP="00A86EEF">
            <w:pPr>
              <w:keepNext/>
              <w:spacing w:after="60"/>
              <w:rPr>
                <w:ins w:id="1205" w:author="Authors" w:date="2026-06-09T23:51:00Z" w16du:dateUtc="2026-06-09T21:51:00Z"/>
                <w:rFonts w:ascii="Arial" w:hAnsi="Arial" w:cs="Arial"/>
                <w:sz w:val="16"/>
                <w:szCs w:val="16"/>
              </w:rPr>
            </w:pPr>
            <w:ins w:id="1206" w:author="Authors" w:date="2026-06-09T23:51:00Z" w16du:dateUtc="2026-06-09T21:51:00Z">
              <w:r w:rsidRPr="00840361">
                <w:rPr>
                  <w:rFonts w:ascii="Arial" w:hAnsi="Arial" w:cs="Arial"/>
                  <w:sz w:val="16"/>
                  <w:szCs w:val="16"/>
                </w:rPr>
                <w:t>[-0.878, 1.184]</w:t>
              </w:r>
            </w:ins>
          </w:p>
        </w:tc>
        <w:tc>
          <w:tcPr>
            <w:tcW w:w="0" w:type="auto"/>
            <w:tcBorders>
              <w:top w:val="single" w:sz="0" w:space="0" w:color="D3D3D3"/>
              <w:left w:val="single" w:sz="0" w:space="0" w:color="D3D3D3"/>
              <w:bottom w:val="single" w:sz="0" w:space="0" w:color="D3D3D3"/>
              <w:right w:val="single" w:sz="0" w:space="0" w:color="D3D3D3"/>
            </w:tcBorders>
          </w:tcPr>
          <w:p w14:paraId="22FAC983" w14:textId="77777777" w:rsidR="00840361" w:rsidRPr="00840361" w:rsidRDefault="00840361" w:rsidP="00A86EEF">
            <w:pPr>
              <w:keepNext/>
              <w:spacing w:after="60"/>
              <w:jc w:val="right"/>
              <w:rPr>
                <w:ins w:id="1207" w:author="Authors" w:date="2026-06-09T23:51:00Z" w16du:dateUtc="2026-06-09T21:51:00Z"/>
                <w:rFonts w:ascii="Arial" w:hAnsi="Arial" w:cs="Arial"/>
                <w:sz w:val="16"/>
                <w:szCs w:val="16"/>
              </w:rPr>
            </w:pPr>
            <w:ins w:id="1208" w:author="Authors" w:date="2026-06-09T23:51:00Z" w16du:dateUtc="2026-06-09T21:51:00Z">
              <w:r w:rsidRPr="00840361">
                <w:rPr>
                  <w:rFonts w:ascii="Arial" w:hAnsi="Arial" w:cs="Arial"/>
                  <w:sz w:val="16"/>
                  <w:szCs w:val="16"/>
                </w:rPr>
                <w:t>63</w:t>
              </w:r>
            </w:ins>
          </w:p>
        </w:tc>
        <w:tc>
          <w:tcPr>
            <w:tcW w:w="0" w:type="auto"/>
            <w:tcBorders>
              <w:top w:val="single" w:sz="0" w:space="0" w:color="D3D3D3"/>
              <w:left w:val="single" w:sz="0" w:space="0" w:color="D3D3D3"/>
              <w:bottom w:val="single" w:sz="0" w:space="0" w:color="D3D3D3"/>
              <w:right w:val="single" w:sz="0" w:space="0" w:color="D3D3D3"/>
            </w:tcBorders>
          </w:tcPr>
          <w:p w14:paraId="0A1171D2" w14:textId="77777777" w:rsidR="00840361" w:rsidRPr="00840361" w:rsidRDefault="00840361" w:rsidP="00A86EEF">
            <w:pPr>
              <w:keepNext/>
              <w:spacing w:after="60"/>
              <w:jc w:val="right"/>
              <w:rPr>
                <w:ins w:id="1209" w:author="Authors" w:date="2026-06-09T23:51:00Z" w16du:dateUtc="2026-06-09T21:51:00Z"/>
                <w:rFonts w:ascii="Arial" w:hAnsi="Arial" w:cs="Arial"/>
                <w:sz w:val="16"/>
                <w:szCs w:val="16"/>
              </w:rPr>
            </w:pPr>
            <w:ins w:id="1210" w:author="Authors" w:date="2026-06-09T23:51:00Z" w16du:dateUtc="2026-06-09T21:51:00Z">
              <w:r w:rsidRPr="00840361">
                <w:rPr>
                  <w:rFonts w:ascii="Arial" w:hAnsi="Arial" w:cs="Arial"/>
                  <w:sz w:val="16"/>
                  <w:szCs w:val="16"/>
                </w:rPr>
                <w:t>19</w:t>
              </w:r>
            </w:ins>
          </w:p>
        </w:tc>
      </w:tr>
      <w:tr w:rsidR="00840361" w:rsidRPr="00840361" w14:paraId="34639636" w14:textId="77777777" w:rsidTr="00A86EEF">
        <w:trPr>
          <w:cantSplit/>
          <w:jc w:val="center"/>
          <w:ins w:id="1211" w:author="Authors" w:date="2026-06-09T23:51:00Z" w16du:dateUtc="2026-06-09T21:51:00Z"/>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21D2F090" w14:textId="77777777" w:rsidR="00840361" w:rsidRPr="00840361" w:rsidRDefault="00840361" w:rsidP="00A86EEF">
            <w:pPr>
              <w:keepNext/>
              <w:spacing w:after="60"/>
              <w:rPr>
                <w:ins w:id="1212" w:author="Authors" w:date="2026-06-09T23:51:00Z" w16du:dateUtc="2026-06-09T21:51:00Z"/>
                <w:rFonts w:ascii="Arial" w:hAnsi="Arial" w:cs="Arial"/>
                <w:sz w:val="16"/>
                <w:szCs w:val="16"/>
              </w:rPr>
            </w:pPr>
            <w:ins w:id="1213" w:author="Authors" w:date="2026-06-09T23:51:00Z" w16du:dateUtc="2026-06-09T21:51:00Z">
              <w:r w:rsidRPr="00840361">
                <w:rPr>
                  <w:rFonts w:ascii="Arial" w:hAnsi="Arial" w:cs="Arial"/>
                  <w:sz w:val="16"/>
                  <w:szCs w:val="16"/>
                </w:rPr>
                <w:t>5. Parasite Type</w:t>
              </w:r>
            </w:ins>
          </w:p>
        </w:tc>
      </w:tr>
      <w:tr w:rsidR="00840361" w:rsidRPr="00840361" w14:paraId="799D6CD2" w14:textId="77777777" w:rsidTr="00A86EEF">
        <w:trPr>
          <w:cantSplit/>
          <w:jc w:val="center"/>
          <w:ins w:id="1214"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6B865D8C" w14:textId="77777777" w:rsidR="00840361" w:rsidRPr="00840361" w:rsidRDefault="00840361" w:rsidP="00A86EEF">
            <w:pPr>
              <w:keepNext/>
              <w:spacing w:after="60"/>
              <w:rPr>
                <w:ins w:id="1215" w:author="Authors" w:date="2026-06-09T23:51:00Z" w16du:dateUtc="2026-06-09T21:51:00Z"/>
                <w:rFonts w:ascii="Arial" w:hAnsi="Arial" w:cs="Arial"/>
                <w:sz w:val="16"/>
                <w:szCs w:val="16"/>
              </w:rPr>
            </w:pPr>
            <w:ins w:id="1216" w:author="Authors" w:date="2026-06-09T23:51:00Z" w16du:dateUtc="2026-06-09T21:51:00Z">
              <w:r w:rsidRPr="00840361">
                <w:rPr>
                  <w:rFonts w:ascii="Arial" w:hAnsi="Arial" w:cs="Arial"/>
                  <w:sz w:val="16"/>
                  <w:szCs w:val="16"/>
                </w:rPr>
                <w:t>Arthropod</w:t>
              </w:r>
            </w:ins>
          </w:p>
        </w:tc>
        <w:tc>
          <w:tcPr>
            <w:tcW w:w="0" w:type="auto"/>
            <w:tcBorders>
              <w:top w:val="single" w:sz="0" w:space="0" w:color="D3D3D3"/>
              <w:left w:val="single" w:sz="0" w:space="0" w:color="D3D3D3"/>
              <w:bottom w:val="single" w:sz="0" w:space="0" w:color="D3D3D3"/>
              <w:right w:val="single" w:sz="0" w:space="0" w:color="D3D3D3"/>
            </w:tcBorders>
          </w:tcPr>
          <w:p w14:paraId="1CBFAC16" w14:textId="77777777" w:rsidR="00840361" w:rsidRPr="00840361" w:rsidRDefault="00840361" w:rsidP="00A86EEF">
            <w:pPr>
              <w:keepNext/>
              <w:spacing w:after="60"/>
              <w:jc w:val="center"/>
              <w:rPr>
                <w:ins w:id="1217" w:author="Authors" w:date="2026-06-09T23:51:00Z" w16du:dateUtc="2026-06-09T21:51:00Z"/>
                <w:rFonts w:ascii="Arial" w:hAnsi="Arial" w:cs="Arial"/>
                <w:sz w:val="16"/>
                <w:szCs w:val="16"/>
              </w:rPr>
            </w:pPr>
            <w:ins w:id="1218" w:author="Authors" w:date="2026-06-09T23:51:00Z" w16du:dateUtc="2026-06-09T21:51:00Z">
              <w:r w:rsidRPr="00840361">
                <w:rPr>
                  <w:rFonts w:ascii="Arial" w:hAnsi="Arial" w:cs="Arial"/>
                  <w:sz w:val="16"/>
                  <w:szCs w:val="16"/>
                </w:rPr>
                <w:t>0.013</w:t>
              </w:r>
            </w:ins>
          </w:p>
        </w:tc>
        <w:tc>
          <w:tcPr>
            <w:tcW w:w="0" w:type="auto"/>
            <w:tcBorders>
              <w:top w:val="single" w:sz="0" w:space="0" w:color="D3D3D3"/>
              <w:left w:val="single" w:sz="0" w:space="0" w:color="D3D3D3"/>
              <w:bottom w:val="single" w:sz="0" w:space="0" w:color="D3D3D3"/>
              <w:right w:val="single" w:sz="0" w:space="0" w:color="D3D3D3"/>
            </w:tcBorders>
          </w:tcPr>
          <w:p w14:paraId="003994F3" w14:textId="77777777" w:rsidR="00840361" w:rsidRPr="00840361" w:rsidRDefault="00840361" w:rsidP="00A86EEF">
            <w:pPr>
              <w:keepNext/>
              <w:spacing w:after="60"/>
              <w:rPr>
                <w:ins w:id="1219" w:author="Authors" w:date="2026-06-09T23:51:00Z" w16du:dateUtc="2026-06-09T21:51:00Z"/>
                <w:rFonts w:ascii="Arial" w:hAnsi="Arial" w:cs="Arial"/>
                <w:sz w:val="16"/>
                <w:szCs w:val="16"/>
              </w:rPr>
            </w:pPr>
            <w:ins w:id="1220" w:author="Authors" w:date="2026-06-09T23:51:00Z" w16du:dateUtc="2026-06-09T21:51:00Z">
              <w:r w:rsidRPr="00840361">
                <w:rPr>
                  <w:rFonts w:ascii="Arial" w:hAnsi="Arial" w:cs="Arial"/>
                  <w:sz w:val="16"/>
                  <w:szCs w:val="16"/>
                </w:rPr>
                <w:t>0.898</w:t>
              </w:r>
            </w:ins>
          </w:p>
        </w:tc>
        <w:tc>
          <w:tcPr>
            <w:tcW w:w="0" w:type="auto"/>
            <w:tcBorders>
              <w:top w:val="single" w:sz="0" w:space="0" w:color="D3D3D3"/>
              <w:left w:val="single" w:sz="0" w:space="0" w:color="D3D3D3"/>
              <w:bottom w:val="single" w:sz="0" w:space="0" w:color="D3D3D3"/>
              <w:right w:val="single" w:sz="0" w:space="0" w:color="D3D3D3"/>
            </w:tcBorders>
          </w:tcPr>
          <w:p w14:paraId="3C13D04C" w14:textId="77777777" w:rsidR="00840361" w:rsidRPr="00840361" w:rsidRDefault="00840361" w:rsidP="00A86EEF">
            <w:pPr>
              <w:keepNext/>
              <w:spacing w:after="60"/>
              <w:rPr>
                <w:ins w:id="1221" w:author="Authors" w:date="2026-06-09T23:51:00Z" w16du:dateUtc="2026-06-09T21:51:00Z"/>
                <w:rFonts w:ascii="Arial" w:hAnsi="Arial" w:cs="Arial"/>
                <w:sz w:val="16"/>
                <w:szCs w:val="16"/>
              </w:rPr>
            </w:pPr>
            <w:ins w:id="1222" w:author="Authors" w:date="2026-06-09T23:51:00Z" w16du:dateUtc="2026-06-09T21:51:00Z">
              <w:r w:rsidRPr="00840361">
                <w:rPr>
                  <w:rFonts w:ascii="Arial" w:hAnsi="Arial" w:cs="Arial"/>
                  <w:sz w:val="16"/>
                  <w:szCs w:val="16"/>
                </w:rPr>
                <w:t>[-0.186, 0.212]</w:t>
              </w:r>
            </w:ins>
          </w:p>
        </w:tc>
        <w:tc>
          <w:tcPr>
            <w:tcW w:w="0" w:type="auto"/>
            <w:tcBorders>
              <w:top w:val="single" w:sz="0" w:space="0" w:color="D3D3D3"/>
              <w:left w:val="single" w:sz="0" w:space="0" w:color="D3D3D3"/>
              <w:bottom w:val="single" w:sz="0" w:space="0" w:color="D3D3D3"/>
              <w:right w:val="single" w:sz="0" w:space="0" w:color="D3D3D3"/>
            </w:tcBorders>
          </w:tcPr>
          <w:p w14:paraId="5F2AB8EB" w14:textId="77777777" w:rsidR="00840361" w:rsidRPr="00840361" w:rsidRDefault="00840361" w:rsidP="00A86EEF">
            <w:pPr>
              <w:keepNext/>
              <w:spacing w:after="60"/>
              <w:rPr>
                <w:ins w:id="1223" w:author="Authors" w:date="2026-06-09T23:51:00Z" w16du:dateUtc="2026-06-09T21:51:00Z"/>
                <w:rFonts w:ascii="Arial" w:hAnsi="Arial" w:cs="Arial"/>
                <w:sz w:val="16"/>
                <w:szCs w:val="16"/>
              </w:rPr>
            </w:pPr>
            <w:ins w:id="1224" w:author="Authors" w:date="2026-06-09T23:51:00Z" w16du:dateUtc="2026-06-09T21:51:00Z">
              <w:r w:rsidRPr="00840361">
                <w:rPr>
                  <w:rFonts w:ascii="Arial" w:hAnsi="Arial" w:cs="Arial"/>
                  <w:sz w:val="16"/>
                  <w:szCs w:val="16"/>
                </w:rPr>
                <w:t>[-0.780, 0.806]</w:t>
              </w:r>
            </w:ins>
          </w:p>
        </w:tc>
        <w:tc>
          <w:tcPr>
            <w:tcW w:w="0" w:type="auto"/>
            <w:tcBorders>
              <w:top w:val="single" w:sz="0" w:space="0" w:color="D3D3D3"/>
              <w:left w:val="single" w:sz="0" w:space="0" w:color="D3D3D3"/>
              <w:bottom w:val="single" w:sz="0" w:space="0" w:color="D3D3D3"/>
              <w:right w:val="single" w:sz="0" w:space="0" w:color="D3D3D3"/>
            </w:tcBorders>
          </w:tcPr>
          <w:p w14:paraId="0504F846" w14:textId="77777777" w:rsidR="00840361" w:rsidRPr="00840361" w:rsidRDefault="00840361" w:rsidP="00A86EEF">
            <w:pPr>
              <w:keepNext/>
              <w:spacing w:after="60"/>
              <w:jc w:val="right"/>
              <w:rPr>
                <w:ins w:id="1225" w:author="Authors" w:date="2026-06-09T23:51:00Z" w16du:dateUtc="2026-06-09T21:51:00Z"/>
                <w:rFonts w:ascii="Arial" w:hAnsi="Arial" w:cs="Arial"/>
                <w:sz w:val="16"/>
                <w:szCs w:val="16"/>
              </w:rPr>
            </w:pPr>
            <w:ins w:id="1226" w:author="Authors" w:date="2026-06-09T23:51:00Z" w16du:dateUtc="2026-06-09T21:51:00Z">
              <w:r w:rsidRPr="00840361">
                <w:rPr>
                  <w:rFonts w:ascii="Arial" w:hAnsi="Arial" w:cs="Arial"/>
                  <w:sz w:val="16"/>
                  <w:szCs w:val="16"/>
                </w:rPr>
                <w:t>56</w:t>
              </w:r>
            </w:ins>
          </w:p>
        </w:tc>
        <w:tc>
          <w:tcPr>
            <w:tcW w:w="0" w:type="auto"/>
            <w:tcBorders>
              <w:top w:val="single" w:sz="0" w:space="0" w:color="D3D3D3"/>
              <w:left w:val="single" w:sz="0" w:space="0" w:color="D3D3D3"/>
              <w:bottom w:val="single" w:sz="0" w:space="0" w:color="D3D3D3"/>
              <w:right w:val="single" w:sz="0" w:space="0" w:color="D3D3D3"/>
            </w:tcBorders>
          </w:tcPr>
          <w:p w14:paraId="2AB5544C" w14:textId="77777777" w:rsidR="00840361" w:rsidRPr="00840361" w:rsidRDefault="00840361" w:rsidP="00A86EEF">
            <w:pPr>
              <w:keepNext/>
              <w:spacing w:after="60"/>
              <w:jc w:val="right"/>
              <w:rPr>
                <w:ins w:id="1227" w:author="Authors" w:date="2026-06-09T23:51:00Z" w16du:dateUtc="2026-06-09T21:51:00Z"/>
                <w:rFonts w:ascii="Arial" w:hAnsi="Arial" w:cs="Arial"/>
                <w:sz w:val="16"/>
                <w:szCs w:val="16"/>
              </w:rPr>
            </w:pPr>
            <w:ins w:id="1228" w:author="Authors" w:date="2026-06-09T23:51:00Z" w16du:dateUtc="2026-06-09T21:51:00Z">
              <w:r w:rsidRPr="00840361">
                <w:rPr>
                  <w:rFonts w:ascii="Arial" w:hAnsi="Arial" w:cs="Arial"/>
                  <w:sz w:val="16"/>
                  <w:szCs w:val="16"/>
                </w:rPr>
                <w:t>13</w:t>
              </w:r>
            </w:ins>
          </w:p>
        </w:tc>
        <w:tc>
          <w:tcPr>
            <w:tcW w:w="0" w:type="auto"/>
            <w:tcBorders>
              <w:top w:val="single" w:sz="0" w:space="0" w:color="D3D3D3"/>
              <w:left w:val="single" w:sz="0" w:space="0" w:color="D3D3D3"/>
              <w:bottom w:val="single" w:sz="0" w:space="0" w:color="D3D3D3"/>
              <w:right w:val="single" w:sz="0" w:space="0" w:color="D3D3D3"/>
            </w:tcBorders>
          </w:tcPr>
          <w:p w14:paraId="096FAA4D" w14:textId="77777777" w:rsidR="00840361" w:rsidRPr="00840361" w:rsidRDefault="00840361" w:rsidP="00A86EEF">
            <w:pPr>
              <w:keepNext/>
              <w:spacing w:after="60"/>
              <w:jc w:val="center"/>
              <w:rPr>
                <w:ins w:id="1229" w:author="Authors" w:date="2026-06-09T23:51:00Z" w16du:dateUtc="2026-06-09T21:51:00Z"/>
                <w:rFonts w:ascii="Arial" w:hAnsi="Arial" w:cs="Arial"/>
                <w:sz w:val="16"/>
                <w:szCs w:val="16"/>
              </w:rPr>
            </w:pPr>
            <w:ins w:id="1230" w:author="Authors" w:date="2026-06-09T23:51:00Z" w16du:dateUtc="2026-06-09T21:51:00Z">
              <w:r w:rsidRPr="00840361">
                <w:rPr>
                  <w:rFonts w:ascii="Arial" w:hAnsi="Arial" w:cs="Arial"/>
                  <w:sz w:val="16"/>
                  <w:szCs w:val="16"/>
                </w:rPr>
                <w:t>0.144</w:t>
              </w:r>
            </w:ins>
          </w:p>
        </w:tc>
        <w:tc>
          <w:tcPr>
            <w:tcW w:w="0" w:type="auto"/>
            <w:tcBorders>
              <w:top w:val="single" w:sz="0" w:space="0" w:color="D3D3D3"/>
              <w:left w:val="single" w:sz="0" w:space="0" w:color="D3D3D3"/>
              <w:bottom w:val="single" w:sz="0" w:space="0" w:color="D3D3D3"/>
              <w:right w:val="single" w:sz="0" w:space="0" w:color="D3D3D3"/>
            </w:tcBorders>
          </w:tcPr>
          <w:p w14:paraId="1BE4F26A" w14:textId="77777777" w:rsidR="00840361" w:rsidRPr="00840361" w:rsidRDefault="00840361" w:rsidP="00A86EEF">
            <w:pPr>
              <w:keepNext/>
              <w:spacing w:after="60"/>
              <w:jc w:val="right"/>
              <w:rPr>
                <w:ins w:id="1231" w:author="Authors" w:date="2026-06-09T23:51:00Z" w16du:dateUtc="2026-06-09T21:51:00Z"/>
                <w:rFonts w:ascii="Arial" w:hAnsi="Arial" w:cs="Arial"/>
                <w:sz w:val="16"/>
                <w:szCs w:val="16"/>
              </w:rPr>
            </w:pPr>
            <w:ins w:id="1232" w:author="Authors" w:date="2026-06-09T23:51:00Z" w16du:dateUtc="2026-06-09T21:51:00Z">
              <w:r w:rsidRPr="00840361">
                <w:rPr>
                  <w:rFonts w:ascii="Arial" w:hAnsi="Arial" w:cs="Arial"/>
                  <w:sz w:val="16"/>
                  <w:szCs w:val="16"/>
                </w:rPr>
                <w:t>0.292</w:t>
              </w:r>
            </w:ins>
          </w:p>
        </w:tc>
        <w:tc>
          <w:tcPr>
            <w:tcW w:w="0" w:type="auto"/>
            <w:tcBorders>
              <w:top w:val="single" w:sz="0" w:space="0" w:color="D3D3D3"/>
              <w:left w:val="single" w:sz="0" w:space="0" w:color="D3D3D3"/>
              <w:bottom w:val="single" w:sz="0" w:space="0" w:color="D3D3D3"/>
              <w:right w:val="single" w:sz="0" w:space="0" w:color="D3D3D3"/>
            </w:tcBorders>
          </w:tcPr>
          <w:p w14:paraId="393486F4" w14:textId="77777777" w:rsidR="00840361" w:rsidRPr="00840361" w:rsidRDefault="00840361" w:rsidP="00A86EEF">
            <w:pPr>
              <w:keepNext/>
              <w:spacing w:after="60"/>
              <w:rPr>
                <w:ins w:id="1233" w:author="Authors" w:date="2026-06-09T23:51:00Z" w16du:dateUtc="2026-06-09T21:51:00Z"/>
                <w:rFonts w:ascii="Arial" w:hAnsi="Arial" w:cs="Arial"/>
                <w:sz w:val="16"/>
                <w:szCs w:val="16"/>
              </w:rPr>
            </w:pPr>
            <w:ins w:id="1234" w:author="Authors" w:date="2026-06-09T23:51:00Z" w16du:dateUtc="2026-06-09T21:51:00Z">
              <w:r w:rsidRPr="00840361">
                <w:rPr>
                  <w:rFonts w:ascii="Arial" w:hAnsi="Arial" w:cs="Arial"/>
                  <w:sz w:val="16"/>
                  <w:szCs w:val="16"/>
                </w:rPr>
                <w:t>[-0.126, 0.414]</w:t>
              </w:r>
            </w:ins>
          </w:p>
        </w:tc>
        <w:tc>
          <w:tcPr>
            <w:tcW w:w="0" w:type="auto"/>
            <w:tcBorders>
              <w:top w:val="single" w:sz="0" w:space="0" w:color="D3D3D3"/>
              <w:left w:val="single" w:sz="0" w:space="0" w:color="D3D3D3"/>
              <w:bottom w:val="single" w:sz="0" w:space="0" w:color="D3D3D3"/>
              <w:right w:val="single" w:sz="0" w:space="0" w:color="D3D3D3"/>
            </w:tcBorders>
          </w:tcPr>
          <w:p w14:paraId="2F2A0C31" w14:textId="77777777" w:rsidR="00840361" w:rsidRPr="00840361" w:rsidRDefault="00840361" w:rsidP="00A86EEF">
            <w:pPr>
              <w:keepNext/>
              <w:spacing w:after="60"/>
              <w:rPr>
                <w:ins w:id="1235" w:author="Authors" w:date="2026-06-09T23:51:00Z" w16du:dateUtc="2026-06-09T21:51:00Z"/>
                <w:rFonts w:ascii="Arial" w:hAnsi="Arial" w:cs="Arial"/>
                <w:sz w:val="16"/>
                <w:szCs w:val="16"/>
              </w:rPr>
            </w:pPr>
            <w:ins w:id="1236" w:author="Authors" w:date="2026-06-09T23:51:00Z" w16du:dateUtc="2026-06-09T21:51:00Z">
              <w:r w:rsidRPr="00840361">
                <w:rPr>
                  <w:rFonts w:ascii="Arial" w:hAnsi="Arial" w:cs="Arial"/>
                  <w:sz w:val="16"/>
                  <w:szCs w:val="16"/>
                </w:rPr>
                <w:t>[-1.107, 1.395]</w:t>
              </w:r>
            </w:ins>
          </w:p>
        </w:tc>
        <w:tc>
          <w:tcPr>
            <w:tcW w:w="0" w:type="auto"/>
            <w:tcBorders>
              <w:top w:val="single" w:sz="0" w:space="0" w:color="D3D3D3"/>
              <w:left w:val="single" w:sz="0" w:space="0" w:color="D3D3D3"/>
              <w:bottom w:val="single" w:sz="0" w:space="0" w:color="D3D3D3"/>
              <w:right w:val="single" w:sz="0" w:space="0" w:color="D3D3D3"/>
            </w:tcBorders>
          </w:tcPr>
          <w:p w14:paraId="7B228D90" w14:textId="77777777" w:rsidR="00840361" w:rsidRPr="00840361" w:rsidRDefault="00840361" w:rsidP="00A86EEF">
            <w:pPr>
              <w:keepNext/>
              <w:spacing w:after="60"/>
              <w:jc w:val="right"/>
              <w:rPr>
                <w:ins w:id="1237" w:author="Authors" w:date="2026-06-09T23:51:00Z" w16du:dateUtc="2026-06-09T21:51:00Z"/>
                <w:rFonts w:ascii="Arial" w:hAnsi="Arial" w:cs="Arial"/>
                <w:sz w:val="16"/>
                <w:szCs w:val="16"/>
              </w:rPr>
            </w:pPr>
            <w:ins w:id="1238" w:author="Authors" w:date="2026-06-09T23:51:00Z" w16du:dateUtc="2026-06-09T21:51:00Z">
              <w:r w:rsidRPr="00840361">
                <w:rPr>
                  <w:rFonts w:ascii="Arial" w:hAnsi="Arial" w:cs="Arial"/>
                  <w:sz w:val="16"/>
                  <w:szCs w:val="16"/>
                </w:rPr>
                <w:t>59</w:t>
              </w:r>
            </w:ins>
          </w:p>
        </w:tc>
        <w:tc>
          <w:tcPr>
            <w:tcW w:w="0" w:type="auto"/>
            <w:tcBorders>
              <w:top w:val="single" w:sz="0" w:space="0" w:color="D3D3D3"/>
              <w:left w:val="single" w:sz="0" w:space="0" w:color="D3D3D3"/>
              <w:bottom w:val="single" w:sz="0" w:space="0" w:color="D3D3D3"/>
              <w:right w:val="single" w:sz="0" w:space="0" w:color="D3D3D3"/>
            </w:tcBorders>
          </w:tcPr>
          <w:p w14:paraId="779DBE60" w14:textId="77777777" w:rsidR="00840361" w:rsidRPr="00840361" w:rsidRDefault="00840361" w:rsidP="00A86EEF">
            <w:pPr>
              <w:keepNext/>
              <w:spacing w:after="60"/>
              <w:jc w:val="right"/>
              <w:rPr>
                <w:ins w:id="1239" w:author="Authors" w:date="2026-06-09T23:51:00Z" w16du:dateUtc="2026-06-09T21:51:00Z"/>
                <w:rFonts w:ascii="Arial" w:hAnsi="Arial" w:cs="Arial"/>
                <w:sz w:val="16"/>
                <w:szCs w:val="16"/>
              </w:rPr>
            </w:pPr>
            <w:ins w:id="1240" w:author="Authors" w:date="2026-06-09T23:51:00Z" w16du:dateUtc="2026-06-09T21:51:00Z">
              <w:r w:rsidRPr="00840361">
                <w:rPr>
                  <w:rFonts w:ascii="Arial" w:hAnsi="Arial" w:cs="Arial"/>
                  <w:sz w:val="16"/>
                  <w:szCs w:val="16"/>
                </w:rPr>
                <w:t>13</w:t>
              </w:r>
            </w:ins>
          </w:p>
        </w:tc>
      </w:tr>
      <w:tr w:rsidR="00840361" w:rsidRPr="00840361" w14:paraId="4F8C95CD" w14:textId="77777777" w:rsidTr="00A86EEF">
        <w:trPr>
          <w:cantSplit/>
          <w:jc w:val="center"/>
          <w:ins w:id="1241" w:author="Authors" w:date="2026-06-09T23:51:00Z" w16du:dateUtc="2026-06-09T21:51:00Z"/>
        </w:trPr>
        <w:tc>
          <w:tcPr>
            <w:tcW w:w="0" w:type="auto"/>
            <w:tcBorders>
              <w:top w:val="single" w:sz="0" w:space="0" w:color="D3D3D3"/>
              <w:left w:val="single" w:sz="0" w:space="0" w:color="D3D3D3"/>
              <w:bottom w:val="single" w:sz="0" w:space="0" w:color="D3D3D3"/>
              <w:right w:val="single" w:sz="0" w:space="0" w:color="D3D3D3"/>
            </w:tcBorders>
          </w:tcPr>
          <w:p w14:paraId="2764AF8C" w14:textId="77777777" w:rsidR="00840361" w:rsidRPr="00840361" w:rsidRDefault="00840361" w:rsidP="00A86EEF">
            <w:pPr>
              <w:keepNext/>
              <w:spacing w:after="60"/>
              <w:rPr>
                <w:ins w:id="1242" w:author="Authors" w:date="2026-06-09T23:51:00Z" w16du:dateUtc="2026-06-09T21:51:00Z"/>
                <w:rFonts w:ascii="Arial" w:hAnsi="Arial" w:cs="Arial"/>
                <w:sz w:val="16"/>
                <w:szCs w:val="16"/>
              </w:rPr>
            </w:pPr>
            <w:ins w:id="1243" w:author="Authors" w:date="2026-06-09T23:51:00Z" w16du:dateUtc="2026-06-09T21:51:00Z">
              <w:r w:rsidRPr="00840361">
                <w:rPr>
                  <w:rFonts w:ascii="Arial" w:hAnsi="Arial" w:cs="Arial"/>
                  <w:sz w:val="16"/>
                  <w:szCs w:val="16"/>
                </w:rPr>
                <w:t>Micro-organism</w:t>
              </w:r>
            </w:ins>
          </w:p>
        </w:tc>
        <w:tc>
          <w:tcPr>
            <w:tcW w:w="0" w:type="auto"/>
            <w:tcBorders>
              <w:top w:val="single" w:sz="0" w:space="0" w:color="D3D3D3"/>
              <w:left w:val="single" w:sz="0" w:space="0" w:color="D3D3D3"/>
              <w:bottom w:val="single" w:sz="0" w:space="0" w:color="D3D3D3"/>
              <w:right w:val="single" w:sz="0" w:space="0" w:color="D3D3D3"/>
            </w:tcBorders>
          </w:tcPr>
          <w:p w14:paraId="5CAF600E" w14:textId="77777777" w:rsidR="00840361" w:rsidRPr="00840361" w:rsidRDefault="00840361" w:rsidP="00A86EEF">
            <w:pPr>
              <w:keepNext/>
              <w:spacing w:after="60"/>
              <w:jc w:val="center"/>
              <w:rPr>
                <w:ins w:id="1244" w:author="Authors" w:date="2026-06-09T23:51:00Z" w16du:dateUtc="2026-06-09T21:51:00Z"/>
                <w:rFonts w:ascii="Arial" w:hAnsi="Arial" w:cs="Arial"/>
                <w:sz w:val="16"/>
                <w:szCs w:val="16"/>
              </w:rPr>
            </w:pPr>
            <w:ins w:id="1245" w:author="Authors" w:date="2026-06-09T23:51:00Z" w16du:dateUtc="2026-06-09T21:51:00Z">
              <w:r w:rsidRPr="00840361">
                <w:rPr>
                  <w:rFonts w:ascii="Arial" w:hAnsi="Arial" w:cs="Arial"/>
                  <w:sz w:val="16"/>
                  <w:szCs w:val="16"/>
                </w:rPr>
                <w:t>-0.041</w:t>
              </w:r>
            </w:ins>
          </w:p>
        </w:tc>
        <w:tc>
          <w:tcPr>
            <w:tcW w:w="0" w:type="auto"/>
            <w:tcBorders>
              <w:top w:val="single" w:sz="0" w:space="0" w:color="D3D3D3"/>
              <w:left w:val="single" w:sz="0" w:space="0" w:color="D3D3D3"/>
              <w:bottom w:val="single" w:sz="0" w:space="0" w:color="D3D3D3"/>
              <w:right w:val="single" w:sz="0" w:space="0" w:color="D3D3D3"/>
            </w:tcBorders>
          </w:tcPr>
          <w:p w14:paraId="4F04DCE4" w14:textId="77777777" w:rsidR="00840361" w:rsidRPr="00840361" w:rsidRDefault="00840361" w:rsidP="00A86EEF">
            <w:pPr>
              <w:keepNext/>
              <w:spacing w:after="60"/>
              <w:rPr>
                <w:ins w:id="1246" w:author="Authors" w:date="2026-06-09T23:51:00Z" w16du:dateUtc="2026-06-09T21:51:00Z"/>
                <w:rFonts w:ascii="Arial" w:hAnsi="Arial" w:cs="Arial"/>
                <w:sz w:val="16"/>
                <w:szCs w:val="16"/>
              </w:rPr>
            </w:pPr>
            <w:ins w:id="1247" w:author="Authors" w:date="2026-06-09T23:51:00Z" w16du:dateUtc="2026-06-09T21:51:00Z">
              <w:r w:rsidRPr="00840361">
                <w:rPr>
                  <w:rFonts w:ascii="Arial" w:hAnsi="Arial" w:cs="Arial"/>
                  <w:sz w:val="16"/>
                  <w:szCs w:val="16"/>
                </w:rPr>
                <w:t>0.720</w:t>
              </w:r>
            </w:ins>
          </w:p>
        </w:tc>
        <w:tc>
          <w:tcPr>
            <w:tcW w:w="0" w:type="auto"/>
            <w:tcBorders>
              <w:top w:val="single" w:sz="0" w:space="0" w:color="D3D3D3"/>
              <w:left w:val="single" w:sz="0" w:space="0" w:color="D3D3D3"/>
              <w:bottom w:val="single" w:sz="0" w:space="0" w:color="D3D3D3"/>
              <w:right w:val="single" w:sz="0" w:space="0" w:color="D3D3D3"/>
            </w:tcBorders>
          </w:tcPr>
          <w:p w14:paraId="089AEE93" w14:textId="77777777" w:rsidR="00840361" w:rsidRPr="00840361" w:rsidRDefault="00840361" w:rsidP="00A86EEF">
            <w:pPr>
              <w:keepNext/>
              <w:spacing w:after="60"/>
              <w:rPr>
                <w:ins w:id="1248" w:author="Authors" w:date="2026-06-09T23:51:00Z" w16du:dateUtc="2026-06-09T21:51:00Z"/>
                <w:rFonts w:ascii="Arial" w:hAnsi="Arial" w:cs="Arial"/>
                <w:sz w:val="16"/>
                <w:szCs w:val="16"/>
              </w:rPr>
            </w:pPr>
            <w:ins w:id="1249" w:author="Authors" w:date="2026-06-09T23:51:00Z" w16du:dateUtc="2026-06-09T21:51:00Z">
              <w:r w:rsidRPr="00840361">
                <w:rPr>
                  <w:rFonts w:ascii="Arial" w:hAnsi="Arial" w:cs="Arial"/>
                  <w:sz w:val="16"/>
                  <w:szCs w:val="16"/>
                </w:rPr>
                <w:t>[-0.268, 0.186]</w:t>
              </w:r>
            </w:ins>
          </w:p>
        </w:tc>
        <w:tc>
          <w:tcPr>
            <w:tcW w:w="0" w:type="auto"/>
            <w:tcBorders>
              <w:top w:val="single" w:sz="0" w:space="0" w:color="D3D3D3"/>
              <w:left w:val="single" w:sz="0" w:space="0" w:color="D3D3D3"/>
              <w:bottom w:val="single" w:sz="0" w:space="0" w:color="D3D3D3"/>
              <w:right w:val="single" w:sz="0" w:space="0" w:color="D3D3D3"/>
            </w:tcBorders>
          </w:tcPr>
          <w:p w14:paraId="3ABF256A" w14:textId="77777777" w:rsidR="00840361" w:rsidRPr="00840361" w:rsidRDefault="00840361" w:rsidP="00A86EEF">
            <w:pPr>
              <w:keepNext/>
              <w:spacing w:after="60"/>
              <w:rPr>
                <w:ins w:id="1250" w:author="Authors" w:date="2026-06-09T23:51:00Z" w16du:dateUtc="2026-06-09T21:51:00Z"/>
                <w:rFonts w:ascii="Arial" w:hAnsi="Arial" w:cs="Arial"/>
                <w:sz w:val="16"/>
                <w:szCs w:val="16"/>
              </w:rPr>
            </w:pPr>
            <w:ins w:id="1251" w:author="Authors" w:date="2026-06-09T23:51:00Z" w16du:dateUtc="2026-06-09T21:51:00Z">
              <w:r w:rsidRPr="00840361">
                <w:rPr>
                  <w:rFonts w:ascii="Arial" w:hAnsi="Arial" w:cs="Arial"/>
                  <w:sz w:val="16"/>
                  <w:szCs w:val="16"/>
                </w:rPr>
                <w:t>[-0.842, 0.760]</w:t>
              </w:r>
            </w:ins>
          </w:p>
        </w:tc>
        <w:tc>
          <w:tcPr>
            <w:tcW w:w="0" w:type="auto"/>
            <w:tcBorders>
              <w:top w:val="single" w:sz="0" w:space="0" w:color="D3D3D3"/>
              <w:left w:val="single" w:sz="0" w:space="0" w:color="D3D3D3"/>
              <w:bottom w:val="single" w:sz="0" w:space="0" w:color="D3D3D3"/>
              <w:right w:val="single" w:sz="0" w:space="0" w:color="D3D3D3"/>
            </w:tcBorders>
          </w:tcPr>
          <w:p w14:paraId="520B2D32" w14:textId="77777777" w:rsidR="00840361" w:rsidRPr="00840361" w:rsidRDefault="00840361" w:rsidP="00A86EEF">
            <w:pPr>
              <w:keepNext/>
              <w:spacing w:after="60"/>
              <w:jc w:val="right"/>
              <w:rPr>
                <w:ins w:id="1252" w:author="Authors" w:date="2026-06-09T23:51:00Z" w16du:dateUtc="2026-06-09T21:51:00Z"/>
                <w:rFonts w:ascii="Arial" w:hAnsi="Arial" w:cs="Arial"/>
                <w:sz w:val="16"/>
                <w:szCs w:val="16"/>
              </w:rPr>
            </w:pPr>
            <w:ins w:id="1253" w:author="Authors" w:date="2026-06-09T23:51:00Z" w16du:dateUtc="2026-06-09T21:51:00Z">
              <w:r w:rsidRPr="00840361">
                <w:rPr>
                  <w:rFonts w:ascii="Arial" w:hAnsi="Arial" w:cs="Arial"/>
                  <w:sz w:val="16"/>
                  <w:szCs w:val="16"/>
                </w:rPr>
                <w:t>26</w:t>
              </w:r>
            </w:ins>
          </w:p>
        </w:tc>
        <w:tc>
          <w:tcPr>
            <w:tcW w:w="0" w:type="auto"/>
            <w:tcBorders>
              <w:top w:val="single" w:sz="0" w:space="0" w:color="D3D3D3"/>
              <w:left w:val="single" w:sz="0" w:space="0" w:color="D3D3D3"/>
              <w:bottom w:val="single" w:sz="0" w:space="0" w:color="D3D3D3"/>
              <w:right w:val="single" w:sz="0" w:space="0" w:color="D3D3D3"/>
            </w:tcBorders>
          </w:tcPr>
          <w:p w14:paraId="11D1C144" w14:textId="77777777" w:rsidR="00840361" w:rsidRPr="00840361" w:rsidRDefault="00840361" w:rsidP="00A86EEF">
            <w:pPr>
              <w:keepNext/>
              <w:spacing w:after="60"/>
              <w:jc w:val="right"/>
              <w:rPr>
                <w:ins w:id="1254" w:author="Authors" w:date="2026-06-09T23:51:00Z" w16du:dateUtc="2026-06-09T21:51:00Z"/>
                <w:rFonts w:ascii="Arial" w:hAnsi="Arial" w:cs="Arial"/>
                <w:sz w:val="16"/>
                <w:szCs w:val="16"/>
              </w:rPr>
            </w:pPr>
            <w:ins w:id="1255" w:author="Authors" w:date="2026-06-09T23:51:00Z" w16du:dateUtc="2026-06-09T21:51:00Z">
              <w:r w:rsidRPr="00840361">
                <w:rPr>
                  <w:rFonts w:ascii="Arial" w:hAnsi="Arial" w:cs="Arial"/>
                  <w:sz w:val="16"/>
                  <w:szCs w:val="16"/>
                </w:rPr>
                <w:t>6</w:t>
              </w:r>
            </w:ins>
          </w:p>
        </w:tc>
        <w:tc>
          <w:tcPr>
            <w:tcW w:w="0" w:type="auto"/>
            <w:tcBorders>
              <w:top w:val="single" w:sz="0" w:space="0" w:color="D3D3D3"/>
              <w:left w:val="single" w:sz="0" w:space="0" w:color="D3D3D3"/>
              <w:bottom w:val="single" w:sz="0" w:space="0" w:color="D3D3D3"/>
              <w:right w:val="single" w:sz="0" w:space="0" w:color="D3D3D3"/>
            </w:tcBorders>
          </w:tcPr>
          <w:p w14:paraId="36F008F9" w14:textId="77777777" w:rsidR="00840361" w:rsidRPr="00840361" w:rsidRDefault="00840361" w:rsidP="00A86EEF">
            <w:pPr>
              <w:keepNext/>
              <w:spacing w:after="60"/>
              <w:jc w:val="center"/>
              <w:rPr>
                <w:ins w:id="1256" w:author="Authors" w:date="2026-06-09T23:51:00Z" w16du:dateUtc="2026-06-09T21:51:00Z"/>
                <w:rFonts w:ascii="Arial" w:hAnsi="Arial" w:cs="Arial"/>
                <w:sz w:val="16"/>
                <w:szCs w:val="16"/>
              </w:rPr>
            </w:pPr>
            <w:ins w:id="1257" w:author="Authors" w:date="2026-06-09T23:51:00Z" w16du:dateUtc="2026-06-09T21:51:00Z">
              <w:r w:rsidRPr="00840361">
                <w:rPr>
                  <w:rFonts w:ascii="Arial" w:hAnsi="Arial" w:cs="Arial"/>
                  <w:sz w:val="16"/>
                  <w:szCs w:val="16"/>
                </w:rPr>
                <w:t>-0.025</w:t>
              </w:r>
            </w:ins>
          </w:p>
        </w:tc>
        <w:tc>
          <w:tcPr>
            <w:tcW w:w="0" w:type="auto"/>
            <w:tcBorders>
              <w:top w:val="single" w:sz="0" w:space="0" w:color="D3D3D3"/>
              <w:left w:val="single" w:sz="0" w:space="0" w:color="D3D3D3"/>
              <w:bottom w:val="single" w:sz="0" w:space="0" w:color="D3D3D3"/>
              <w:right w:val="single" w:sz="0" w:space="0" w:color="D3D3D3"/>
            </w:tcBorders>
          </w:tcPr>
          <w:p w14:paraId="319505EF" w14:textId="77777777" w:rsidR="00840361" w:rsidRPr="00840361" w:rsidRDefault="00840361" w:rsidP="00A86EEF">
            <w:pPr>
              <w:keepNext/>
              <w:spacing w:after="60"/>
              <w:jc w:val="right"/>
              <w:rPr>
                <w:ins w:id="1258" w:author="Authors" w:date="2026-06-09T23:51:00Z" w16du:dateUtc="2026-06-09T21:51:00Z"/>
                <w:rFonts w:ascii="Arial" w:hAnsi="Arial" w:cs="Arial"/>
                <w:sz w:val="16"/>
                <w:szCs w:val="16"/>
              </w:rPr>
            </w:pPr>
            <w:ins w:id="1259" w:author="Authors" w:date="2026-06-09T23:51:00Z" w16du:dateUtc="2026-06-09T21:51:00Z">
              <w:r w:rsidRPr="00840361">
                <w:rPr>
                  <w:rFonts w:ascii="Arial" w:hAnsi="Arial" w:cs="Arial"/>
                  <w:sz w:val="16"/>
                  <w:szCs w:val="16"/>
                </w:rPr>
                <w:t>0.890</w:t>
              </w:r>
            </w:ins>
          </w:p>
        </w:tc>
        <w:tc>
          <w:tcPr>
            <w:tcW w:w="0" w:type="auto"/>
            <w:tcBorders>
              <w:top w:val="single" w:sz="0" w:space="0" w:color="D3D3D3"/>
              <w:left w:val="single" w:sz="0" w:space="0" w:color="D3D3D3"/>
              <w:bottom w:val="single" w:sz="0" w:space="0" w:color="D3D3D3"/>
              <w:right w:val="single" w:sz="0" w:space="0" w:color="D3D3D3"/>
            </w:tcBorders>
          </w:tcPr>
          <w:p w14:paraId="3D11749F" w14:textId="77777777" w:rsidR="00840361" w:rsidRPr="00840361" w:rsidRDefault="00840361" w:rsidP="00A86EEF">
            <w:pPr>
              <w:keepNext/>
              <w:spacing w:after="60"/>
              <w:rPr>
                <w:ins w:id="1260" w:author="Authors" w:date="2026-06-09T23:51:00Z" w16du:dateUtc="2026-06-09T21:51:00Z"/>
                <w:rFonts w:ascii="Arial" w:hAnsi="Arial" w:cs="Arial"/>
                <w:sz w:val="16"/>
                <w:szCs w:val="16"/>
              </w:rPr>
            </w:pPr>
            <w:ins w:id="1261" w:author="Authors" w:date="2026-06-09T23:51:00Z" w16du:dateUtc="2026-06-09T21:51:00Z">
              <w:r w:rsidRPr="00840361">
                <w:rPr>
                  <w:rFonts w:ascii="Arial" w:hAnsi="Arial" w:cs="Arial"/>
                  <w:sz w:val="16"/>
                  <w:szCs w:val="16"/>
                </w:rPr>
                <w:t>[-0.385, 0.335]</w:t>
              </w:r>
            </w:ins>
          </w:p>
        </w:tc>
        <w:tc>
          <w:tcPr>
            <w:tcW w:w="0" w:type="auto"/>
            <w:tcBorders>
              <w:top w:val="single" w:sz="0" w:space="0" w:color="D3D3D3"/>
              <w:left w:val="single" w:sz="0" w:space="0" w:color="D3D3D3"/>
              <w:bottom w:val="single" w:sz="0" w:space="0" w:color="D3D3D3"/>
              <w:right w:val="single" w:sz="0" w:space="0" w:color="D3D3D3"/>
            </w:tcBorders>
          </w:tcPr>
          <w:p w14:paraId="61B3C696" w14:textId="77777777" w:rsidR="00840361" w:rsidRPr="00840361" w:rsidRDefault="00840361" w:rsidP="00A86EEF">
            <w:pPr>
              <w:keepNext/>
              <w:spacing w:after="60"/>
              <w:rPr>
                <w:ins w:id="1262" w:author="Authors" w:date="2026-06-09T23:51:00Z" w16du:dateUtc="2026-06-09T21:51:00Z"/>
                <w:rFonts w:ascii="Arial" w:hAnsi="Arial" w:cs="Arial"/>
                <w:sz w:val="16"/>
                <w:szCs w:val="16"/>
              </w:rPr>
            </w:pPr>
            <w:ins w:id="1263" w:author="Authors" w:date="2026-06-09T23:51:00Z" w16du:dateUtc="2026-06-09T21:51:00Z">
              <w:r w:rsidRPr="00840361">
                <w:rPr>
                  <w:rFonts w:ascii="Arial" w:hAnsi="Arial" w:cs="Arial"/>
                  <w:sz w:val="16"/>
                  <w:szCs w:val="16"/>
                </w:rPr>
                <w:t>[-1.299, 1.248]</w:t>
              </w:r>
            </w:ins>
          </w:p>
        </w:tc>
        <w:tc>
          <w:tcPr>
            <w:tcW w:w="0" w:type="auto"/>
            <w:tcBorders>
              <w:top w:val="single" w:sz="0" w:space="0" w:color="D3D3D3"/>
              <w:left w:val="single" w:sz="0" w:space="0" w:color="D3D3D3"/>
              <w:bottom w:val="single" w:sz="0" w:space="0" w:color="D3D3D3"/>
              <w:right w:val="single" w:sz="0" w:space="0" w:color="D3D3D3"/>
            </w:tcBorders>
          </w:tcPr>
          <w:p w14:paraId="48D645A1" w14:textId="77777777" w:rsidR="00840361" w:rsidRPr="00840361" w:rsidRDefault="00840361" w:rsidP="00A86EEF">
            <w:pPr>
              <w:keepNext/>
              <w:spacing w:after="60"/>
              <w:jc w:val="right"/>
              <w:rPr>
                <w:ins w:id="1264" w:author="Authors" w:date="2026-06-09T23:51:00Z" w16du:dateUtc="2026-06-09T21:51:00Z"/>
                <w:rFonts w:ascii="Arial" w:hAnsi="Arial" w:cs="Arial"/>
                <w:sz w:val="16"/>
                <w:szCs w:val="16"/>
              </w:rPr>
            </w:pPr>
            <w:ins w:id="1265" w:author="Authors" w:date="2026-06-09T23:51:00Z" w16du:dateUtc="2026-06-09T21:51:00Z">
              <w:r w:rsidRPr="00840361">
                <w:rPr>
                  <w:rFonts w:ascii="Arial" w:hAnsi="Arial" w:cs="Arial"/>
                  <w:sz w:val="16"/>
                  <w:szCs w:val="16"/>
                </w:rPr>
                <w:t>27</w:t>
              </w:r>
            </w:ins>
          </w:p>
        </w:tc>
        <w:tc>
          <w:tcPr>
            <w:tcW w:w="0" w:type="auto"/>
            <w:tcBorders>
              <w:top w:val="single" w:sz="0" w:space="0" w:color="D3D3D3"/>
              <w:left w:val="single" w:sz="0" w:space="0" w:color="D3D3D3"/>
              <w:bottom w:val="single" w:sz="0" w:space="0" w:color="D3D3D3"/>
              <w:right w:val="single" w:sz="0" w:space="0" w:color="D3D3D3"/>
            </w:tcBorders>
          </w:tcPr>
          <w:p w14:paraId="5F3A02DC" w14:textId="77777777" w:rsidR="00840361" w:rsidRPr="00840361" w:rsidRDefault="00840361" w:rsidP="00A86EEF">
            <w:pPr>
              <w:keepNext/>
              <w:spacing w:after="60"/>
              <w:jc w:val="right"/>
              <w:rPr>
                <w:ins w:id="1266" w:author="Authors" w:date="2026-06-09T23:51:00Z" w16du:dateUtc="2026-06-09T21:51:00Z"/>
                <w:rFonts w:ascii="Arial" w:hAnsi="Arial" w:cs="Arial"/>
                <w:sz w:val="16"/>
                <w:szCs w:val="16"/>
              </w:rPr>
            </w:pPr>
            <w:ins w:id="1267" w:author="Authors" w:date="2026-06-09T23:51:00Z" w16du:dateUtc="2026-06-09T21:51:00Z">
              <w:r w:rsidRPr="00840361">
                <w:rPr>
                  <w:rFonts w:ascii="Arial" w:hAnsi="Arial" w:cs="Arial"/>
                  <w:sz w:val="16"/>
                  <w:szCs w:val="16"/>
                </w:rPr>
                <w:t>6</w:t>
              </w:r>
            </w:ins>
          </w:p>
        </w:tc>
      </w:tr>
    </w:tbl>
    <w:p w14:paraId="07D72C36" w14:textId="77777777" w:rsidR="00840361" w:rsidRDefault="00840361">
      <w:pPr>
        <w:pStyle w:val="Bibliography"/>
        <w:rPr>
          <w:ins w:id="1268" w:author="Authors" w:date="2026-06-09T23:51:00Z" w16du:dateUtc="2026-06-09T21:51:00Z"/>
          <w:rFonts w:ascii="Arial" w:hAnsi="Arial" w:cs="Arial"/>
        </w:rPr>
      </w:pPr>
    </w:p>
    <w:p w14:paraId="51BA7B76" w14:textId="77777777" w:rsidR="00840361" w:rsidRDefault="00840361" w:rsidP="00840361">
      <w:pPr>
        <w:pStyle w:val="Bibliography"/>
        <w:rPr>
          <w:ins w:id="1269" w:author="Authors" w:date="2026-06-09T23:51:00Z" w16du:dateUtc="2026-06-09T21:51:00Z"/>
          <w:rFonts w:ascii="Arial" w:hAnsi="Arial" w:cs="Arial"/>
        </w:rPr>
      </w:pPr>
      <w:ins w:id="1270" w:author="Authors" w:date="2026-06-09T23:51:00Z" w16du:dateUtc="2026-06-09T21:51:00Z">
        <w:r w:rsidRPr="00272DE5">
          <w:rPr>
            <w:rFonts w:ascii="Arial" w:hAnsi="Arial" w:cs="Arial"/>
          </w:rPr>
          <w:t xml:space="preserve">Figure 1: </w:t>
        </w:r>
        <w:r w:rsidRPr="00272DE5">
          <w:rPr>
            <w:rFonts w:ascii="Arial" w:hAnsi="Arial" w:cs="Arial"/>
            <w:b/>
            <w:bCs/>
          </w:rPr>
          <w:t>Geographical distribution of the 17 study populations included in the meta-analysis testing the adaptive value of green nest material in birds.</w:t>
        </w:r>
        <w:r w:rsidRPr="00272DE5">
          <w:rPr>
            <w:rFonts w:ascii="Arial" w:hAnsi="Arial" w:cs="Arial"/>
          </w:rPr>
          <w:t xml:space="preserve"> Point size reflects the number of effect sizes calculated from each location (range: 3–34), and </w:t>
        </w:r>
        <w:proofErr w:type="spellStart"/>
        <w:r w:rsidRPr="00272DE5">
          <w:rPr>
            <w:rFonts w:ascii="Arial" w:hAnsi="Arial" w:cs="Arial"/>
          </w:rPr>
          <w:lastRenderedPageBreak/>
          <w:t>colour</w:t>
        </w:r>
        <w:proofErr w:type="spellEnd"/>
        <w:r w:rsidRPr="00272DE5">
          <w:rPr>
            <w:rFonts w:ascii="Arial" w:hAnsi="Arial" w:cs="Arial"/>
          </w:rPr>
          <w:t xml:space="preserve"> denotes species (see legend), with an inset zooming in on a dense cluster of data points.</w:t>
        </w:r>
      </w:ins>
    </w:p>
    <w:p w14:paraId="7A1F4A6F" w14:textId="77777777" w:rsidR="00840361" w:rsidRPr="00272DE5" w:rsidRDefault="00840361" w:rsidP="00840361">
      <w:pPr>
        <w:pStyle w:val="Compact"/>
        <w:rPr>
          <w:ins w:id="1271" w:author="Authors" w:date="2026-06-09T23:51:00Z" w16du:dateUtc="2026-06-09T21:51:00Z"/>
          <w:rFonts w:ascii="Arial" w:hAnsi="Arial" w:cs="Arial"/>
        </w:rPr>
      </w:pPr>
    </w:p>
    <w:p w14:paraId="1D778C19" w14:textId="77777777" w:rsidR="00840361" w:rsidRDefault="00840361" w:rsidP="00840361">
      <w:pPr>
        <w:pStyle w:val="Bibliography"/>
        <w:rPr>
          <w:ins w:id="1272" w:author="Authors" w:date="2026-06-09T23:51:00Z" w16du:dateUtc="2026-06-09T21:51:00Z"/>
          <w:rFonts w:ascii="Arial" w:hAnsi="Arial" w:cs="Arial"/>
        </w:rPr>
      </w:pPr>
      <w:ins w:id="1273" w:author="Authors" w:date="2026-06-09T23:51:00Z" w16du:dateUtc="2026-06-09T21:51:00Z">
        <w:r w:rsidRPr="00272DE5">
          <w:rPr>
            <w:rFonts w:ascii="Arial" w:hAnsi="Arial" w:cs="Arial"/>
          </w:rPr>
          <w:t>Figure 2: Overall effect of green nest material on all fitness proxies combined. The meta-analytic mean (black</w:t>
        </w:r>
        <w:r>
          <w:rPr>
            <w:rFonts w:ascii="Arial" w:hAnsi="Arial" w:cs="Arial"/>
          </w:rPr>
          <w:t>-border</w:t>
        </w:r>
        <w:r w:rsidRPr="00272DE5">
          <w:rPr>
            <w:rFonts w:ascii="Arial" w:hAnsi="Arial" w:cs="Arial"/>
          </w:rPr>
          <w:t xml:space="preserve"> circle), 95% confidence intervals (thicker bars) and prediction intervals (thinner bars) are shown along with the data points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Results are shown as an orchard plot for the intercept-only model (A) using log response ratio (</w:t>
        </w:r>
        <w:proofErr w:type="spellStart"/>
        <w:r w:rsidRPr="00272DE5">
          <w:rPr>
            <w:rFonts w:ascii="Arial" w:hAnsi="Arial" w:cs="Arial"/>
          </w:rPr>
          <w:t>lnRR</w:t>
        </w:r>
        <w:proofErr w:type="spellEnd"/>
        <w:r w:rsidRPr="00272DE5">
          <w:rPr>
            <w:rFonts w:ascii="Arial" w:hAnsi="Arial" w:cs="Arial"/>
          </w:rPr>
          <w:t xml:space="preserve">), and (B) </w:t>
        </w:r>
        <w:proofErr w:type="spellStart"/>
        <w:r w:rsidRPr="00272DE5">
          <w:rPr>
            <w:rFonts w:ascii="Arial" w:hAnsi="Arial" w:cs="Arial"/>
          </w:rPr>
          <w:t>standardised</w:t>
        </w:r>
        <w:proofErr w:type="spellEnd"/>
        <w:r w:rsidRPr="00272DE5">
          <w:rPr>
            <w:rFonts w:ascii="Arial" w:hAnsi="Arial" w:cs="Arial"/>
          </w:rPr>
          <w:t xml:space="preserve"> mean difference (SMD(H)). k: number of effect sizes (number of studies is shown in brackets). X-axes are truncated for legibility, which partially explains the apparent asymmetry (see </w:t>
        </w:r>
        <w:r>
          <w:fldChar w:fldCharType="begin"/>
        </w:r>
        <w:r>
          <w:instrText>HYPERLINK \l "figsupp-overall" \h</w:instrText>
        </w:r>
        <w:r>
          <w:fldChar w:fldCharType="separate"/>
        </w:r>
        <w:r w:rsidRPr="00272DE5">
          <w:rPr>
            <w:rStyle w:val="Hyperlink"/>
            <w:rFonts w:ascii="Arial" w:hAnsi="Arial" w:cs="Arial"/>
          </w:rPr>
          <w:t>Figure S10</w:t>
        </w:r>
        <w:r>
          <w:fldChar w:fldCharType="end"/>
        </w:r>
        <w:r w:rsidRPr="00272DE5">
          <w:rPr>
            <w:rFonts w:ascii="Arial" w:hAnsi="Arial" w:cs="Arial"/>
          </w:rPr>
          <w:t>).</w:t>
        </w:r>
      </w:ins>
    </w:p>
    <w:p w14:paraId="0E4653A8" w14:textId="77777777" w:rsidR="00840361" w:rsidRPr="00272DE5" w:rsidRDefault="00840361" w:rsidP="00840361">
      <w:pPr>
        <w:pStyle w:val="Compact"/>
        <w:rPr>
          <w:ins w:id="1274" w:author="Authors" w:date="2026-06-09T23:51:00Z" w16du:dateUtc="2026-06-09T21:51:00Z"/>
          <w:rFonts w:ascii="Arial" w:hAnsi="Arial" w:cs="Arial"/>
        </w:rPr>
      </w:pPr>
    </w:p>
    <w:p w14:paraId="3B040CD4" w14:textId="77777777" w:rsidR="00840361" w:rsidRDefault="00840361" w:rsidP="00840361">
      <w:pPr>
        <w:pStyle w:val="Bibliography"/>
        <w:rPr>
          <w:ins w:id="1275" w:author="Authors" w:date="2026-06-09T23:51:00Z" w16du:dateUtc="2026-06-09T21:51:00Z"/>
          <w:rFonts w:ascii="Arial" w:hAnsi="Arial" w:cs="Arial"/>
        </w:rPr>
      </w:pPr>
      <w:ins w:id="1276" w:author="Authors" w:date="2026-06-09T23:51:00Z" w16du:dateUtc="2026-06-09T21:51:00Z">
        <w:r w:rsidRPr="00272DE5">
          <w:rPr>
            <w:rFonts w:ascii="Arial" w:hAnsi="Arial" w:cs="Arial"/>
          </w:rPr>
          <w:t>Figure 3: There is no clear evidence for the courtship or the parental care hypothesis separately as drivers of green nest material fitness effects. Orchard plot of the multilevel meta-regression for (A) log response ratio (</w:t>
        </w:r>
        <w:proofErr w:type="spellStart"/>
        <w:r w:rsidRPr="00272DE5">
          <w:rPr>
            <w:rFonts w:ascii="Arial" w:hAnsi="Arial" w:cs="Arial"/>
          </w:rPr>
          <w:t>lnRR</w:t>
        </w:r>
        <w:proofErr w:type="spellEnd"/>
        <w:r w:rsidRPr="00272DE5">
          <w:rPr>
            <w:rFonts w:ascii="Arial" w:hAnsi="Arial" w:cs="Arial"/>
          </w:rPr>
          <w:t xml:space="preserve">) and (B) </w:t>
        </w:r>
        <w:proofErr w:type="spellStart"/>
        <w:r w:rsidRPr="00272DE5">
          <w:rPr>
            <w:rFonts w:ascii="Arial" w:hAnsi="Arial" w:cs="Arial"/>
          </w:rPr>
          <w:t>standardised</w:t>
        </w:r>
        <w:proofErr w:type="spellEnd"/>
        <w:r w:rsidRPr="00272DE5">
          <w:rPr>
            <w:rFonts w:ascii="Arial" w:hAnsi="Arial" w:cs="Arial"/>
          </w:rPr>
          <w:t xml:space="preserve"> mean difference (SMD(H)). Mean estimates (black</w:t>
        </w:r>
        <w:r>
          <w:rPr>
            <w:rFonts w:ascii="Arial" w:hAnsi="Arial" w:cs="Arial"/>
          </w:rPr>
          <w:t>-border</w:t>
        </w:r>
        <w:r w:rsidRPr="00272DE5">
          <w:rPr>
            <w:rFonts w:ascii="Arial" w:hAnsi="Arial" w:cs="Arial"/>
          </w:rPr>
          <w:t xml:space="preserve"> circles), 95% confidence intervals (thicker bars), and prediction intervals (thinner bars) are shown along with the individual data points (transparently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r>
          <w:fldChar w:fldCharType="begin"/>
        </w:r>
        <w:r>
          <w:instrText>HYPERLINK \l "figsupp-hypothesis" \h</w:instrText>
        </w:r>
        <w:r>
          <w:fldChar w:fldCharType="separate"/>
        </w:r>
        <w:r w:rsidRPr="00272DE5">
          <w:rPr>
            <w:rStyle w:val="Hyperlink"/>
            <w:rFonts w:ascii="Arial" w:hAnsi="Arial" w:cs="Arial"/>
          </w:rPr>
          <w:t>Figure S11</w:t>
        </w:r>
        <w:r>
          <w:fldChar w:fldCharType="end"/>
        </w:r>
        <w:r w:rsidRPr="00272DE5">
          <w:rPr>
            <w:rFonts w:ascii="Arial" w:hAnsi="Arial" w:cs="Arial"/>
          </w:rPr>
          <w:t>).</w:t>
        </w:r>
      </w:ins>
    </w:p>
    <w:p w14:paraId="256CEEB8" w14:textId="77777777" w:rsidR="00840361" w:rsidRPr="00272DE5" w:rsidRDefault="00840361" w:rsidP="00840361">
      <w:pPr>
        <w:pStyle w:val="Compact"/>
        <w:rPr>
          <w:ins w:id="1277" w:author="Authors" w:date="2026-06-09T23:51:00Z" w16du:dateUtc="2026-06-09T21:51:00Z"/>
          <w:rFonts w:ascii="Arial" w:hAnsi="Arial" w:cs="Arial"/>
        </w:rPr>
      </w:pPr>
    </w:p>
    <w:p w14:paraId="5F0ECA2E" w14:textId="77777777" w:rsidR="00840361" w:rsidRDefault="00840361" w:rsidP="00840361">
      <w:pPr>
        <w:pStyle w:val="Bibliography"/>
        <w:rPr>
          <w:ins w:id="1278" w:author="Authors" w:date="2026-06-09T23:51:00Z" w16du:dateUtc="2026-06-09T21:51:00Z"/>
          <w:rFonts w:ascii="Arial" w:hAnsi="Arial" w:cs="Arial"/>
        </w:rPr>
      </w:pPr>
      <w:ins w:id="1279" w:author="Authors" w:date="2026-06-09T23:51:00Z" w16du:dateUtc="2026-06-09T21:51:00Z">
        <w:r w:rsidRPr="00272DE5">
          <w:rPr>
            <w:rFonts w:ascii="Arial" w:hAnsi="Arial" w:cs="Arial"/>
          </w:rPr>
          <w:t>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w:t>
        </w:r>
        <w:proofErr w:type="spellStart"/>
        <w:r w:rsidRPr="00272DE5">
          <w:rPr>
            <w:rFonts w:ascii="Arial" w:hAnsi="Arial" w:cs="Arial"/>
          </w:rPr>
          <w:t>lnRR</w:t>
        </w:r>
        <w:proofErr w:type="spellEnd"/>
        <w:r w:rsidRPr="00272DE5">
          <w:rPr>
            <w:rFonts w:ascii="Arial" w:hAnsi="Arial" w:cs="Arial"/>
          </w:rPr>
          <w:t xml:space="preserve">); B: </w:t>
        </w:r>
        <w:proofErr w:type="spellStart"/>
        <w:r w:rsidRPr="00272DE5">
          <w:rPr>
            <w:rFonts w:ascii="Arial" w:hAnsi="Arial" w:cs="Arial"/>
          </w:rPr>
          <w:t>standardised</w:t>
        </w:r>
        <w:proofErr w:type="spellEnd"/>
        <w:r w:rsidRPr="00272DE5">
          <w:rPr>
            <w:rFonts w:ascii="Arial" w:hAnsi="Arial" w:cs="Arial"/>
          </w:rPr>
          <w:t xml:space="preserve"> mean difference (SMD(H)), and time of green nest material addition (C: </w:t>
        </w:r>
        <w:proofErr w:type="spellStart"/>
        <w:r w:rsidRPr="00272DE5">
          <w:rPr>
            <w:rFonts w:ascii="Arial" w:hAnsi="Arial" w:cs="Arial"/>
          </w:rPr>
          <w:t>lnRR</w:t>
        </w:r>
        <w:proofErr w:type="spellEnd"/>
        <w:r w:rsidRPr="00272DE5">
          <w:rPr>
            <w:rFonts w:ascii="Arial" w:hAnsi="Arial" w:cs="Arial"/>
          </w:rPr>
          <w:t>; D: SMD(H)). Mean estimates (black</w:t>
        </w:r>
        <w:r>
          <w:rPr>
            <w:rFonts w:ascii="Arial" w:hAnsi="Arial" w:cs="Arial"/>
          </w:rPr>
          <w:t>-border</w:t>
        </w:r>
        <w:r w:rsidRPr="00272DE5">
          <w:rPr>
            <w:rFonts w:ascii="Arial" w:hAnsi="Arial" w:cs="Arial"/>
          </w:rPr>
          <w:t xml:space="preserve"> circles), 95% confidence intervals (thicker bars) and prediction intervals (thinner bars) are shown along the individual data points (transparently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r>
          <w:fldChar w:fldCharType="begin"/>
        </w:r>
        <w:r>
          <w:instrText>HYPERLINK \l "figsupp-design-time" \h</w:instrText>
        </w:r>
        <w:r>
          <w:fldChar w:fldCharType="separate"/>
        </w:r>
        <w:r w:rsidRPr="00272DE5">
          <w:rPr>
            <w:rStyle w:val="Hyperlink"/>
            <w:rFonts w:ascii="Arial" w:hAnsi="Arial" w:cs="Arial"/>
          </w:rPr>
          <w:t>Figure S12</w:t>
        </w:r>
        <w:r>
          <w:fldChar w:fldCharType="end"/>
        </w:r>
        <w:r w:rsidRPr="00272DE5">
          <w:rPr>
            <w:rFonts w:ascii="Arial" w:hAnsi="Arial" w:cs="Arial"/>
          </w:rPr>
          <w:t>).</w:t>
        </w:r>
      </w:ins>
    </w:p>
    <w:bookmarkEnd w:id="116"/>
    <w:bookmarkEnd w:id="118"/>
    <w:bookmarkEnd w:id="647"/>
    <w:p w14:paraId="4C412B7E" w14:textId="77777777" w:rsidR="00840361" w:rsidRPr="00A622FD" w:rsidRDefault="00840361">
      <w:pPr>
        <w:pStyle w:val="Bibliography"/>
        <w:rPr>
          <w:rFonts w:ascii="Arial" w:hAnsi="Arial" w:cs="Arial"/>
        </w:rPr>
      </w:pPr>
    </w:p>
    <w:sectPr w:rsidR="00840361" w:rsidRPr="00A622FD" w:rsidSect="00FF2C02">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C6F1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AAA0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8A2A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8288165">
    <w:abstractNumId w:val="0"/>
  </w:num>
  <w:num w:numId="2" w16cid:durableId="1908806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8965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78153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s">
    <w15:presenceInfo w15:providerId="None" w15:userId="Autho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DB"/>
    <w:rsid w:val="00083C73"/>
    <w:rsid w:val="001F0F81"/>
    <w:rsid w:val="00272DE5"/>
    <w:rsid w:val="002C08EC"/>
    <w:rsid w:val="00513BC6"/>
    <w:rsid w:val="005A10DB"/>
    <w:rsid w:val="005A48B0"/>
    <w:rsid w:val="005C3AAE"/>
    <w:rsid w:val="00612C32"/>
    <w:rsid w:val="0063797A"/>
    <w:rsid w:val="00695C00"/>
    <w:rsid w:val="006B16B1"/>
    <w:rsid w:val="006B2CA9"/>
    <w:rsid w:val="006F039F"/>
    <w:rsid w:val="00840361"/>
    <w:rsid w:val="00A01A49"/>
    <w:rsid w:val="00A622FD"/>
    <w:rsid w:val="00B369B6"/>
    <w:rsid w:val="00BD624C"/>
    <w:rsid w:val="00CF55A1"/>
    <w:rsid w:val="00D96B69"/>
    <w:rsid w:val="00E04F8C"/>
    <w:rsid w:val="00E5133E"/>
    <w:rsid w:val="00E62A7F"/>
    <w:rsid w:val="00EA7B9F"/>
    <w:rsid w:val="00F2250E"/>
    <w:rsid w:val="00FA4449"/>
    <w:rsid w:val="00FF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425A"/>
  <w15:docId w15:val="{FEE0BB91-EC0C-3A4F-8970-6B3E54F6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isselectedend">
    <w:name w:val="isselectedend"/>
    <w:basedOn w:val="Normal"/>
    <w:rsid w:val="00E62A7F"/>
    <w:pPr>
      <w:spacing w:before="100" w:beforeAutospacing="1" w:after="100" w:afterAutospacing="1"/>
    </w:pPr>
    <w:rPr>
      <w:rFonts w:ascii="Times New Roman" w:eastAsia="Times New Roman" w:hAnsi="Times New Roman" w:cs="Times New Roman"/>
      <w:lang w:val="en-DE" w:eastAsia="en-GB"/>
    </w:rPr>
  </w:style>
  <w:style w:type="paragraph" w:styleId="NormalWeb">
    <w:name w:val="Normal (Web)"/>
    <w:basedOn w:val="Normal"/>
    <w:uiPriority w:val="99"/>
    <w:unhideWhenUsed/>
    <w:rsid w:val="00E62A7F"/>
    <w:pPr>
      <w:spacing w:before="100" w:beforeAutospacing="1" w:after="100" w:afterAutospacing="1"/>
    </w:pPr>
    <w:rPr>
      <w:rFonts w:ascii="Times New Roman" w:eastAsia="Times New Roman" w:hAnsi="Times New Roman" w:cs="Times New Roman"/>
      <w:lang w:val="en-DE" w:eastAsia="en-GB"/>
    </w:rPr>
  </w:style>
  <w:style w:type="character" w:styleId="UnresolvedMention">
    <w:name w:val="Unresolved Mention"/>
    <w:basedOn w:val="DefaultParagraphFont"/>
    <w:uiPriority w:val="99"/>
    <w:semiHidden/>
    <w:unhideWhenUsed/>
    <w:rsid w:val="005A48B0"/>
    <w:rPr>
      <w:color w:val="605E5C"/>
      <w:shd w:val="clear" w:color="auto" w:fill="E1DFDD"/>
    </w:rPr>
  </w:style>
  <w:style w:type="character" w:styleId="LineNumber">
    <w:name w:val="line number"/>
    <w:basedOn w:val="DefaultParagraphFont"/>
    <w:rsid w:val="00FF2C02"/>
  </w:style>
  <w:style w:type="paragraph" w:styleId="Revision">
    <w:name w:val="Revision"/>
    <w:hidden/>
    <w:rsid w:val="006B16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7/CBO978113910678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D3E29-4894-E24E-BC30-8A6A3AC15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24</Pages>
  <Words>11325</Words>
  <Characters>67047</Characters>
  <Application>Microsoft Office Word</Application>
  <DocSecurity>0</DocSecurity>
  <Lines>1426</Lines>
  <Paragraphs>584</Paragraphs>
  <ScaleCrop>false</ScaleCrop>
  <Company/>
  <LinksUpToDate>false</LinksUpToDate>
  <CharactersWithSpaces>77788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Authors</cp:lastModifiedBy>
  <cp:revision>1</cp:revision>
  <dcterms:created xsi:type="dcterms:W3CDTF">2026-06-09T17:09:00Z</dcterms:created>
  <dcterms:modified xsi:type="dcterms:W3CDTF">2026-06-09T21:52:00Z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As external structures that can influence survival and reproduction, nests are often considered extended phenotypes.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execute">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ournal">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
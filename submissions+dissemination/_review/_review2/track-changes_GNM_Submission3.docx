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F343" w14:textId="77777777" w:rsidR="001F0F81" w:rsidRPr="00E5133E" w:rsidRDefault="00000000" w:rsidP="00272DE5">
      <w:pPr>
        <w:pStyle w:val="Title"/>
        <w:rPr>
          <w:rFonts w:ascii="Arial" w:hAnsi="Arial"/>
          <w:sz w:val="40"/>
        </w:rPr>
      </w:pPr>
      <w:r w:rsidRPr="00E5133E">
        <w:rPr>
          <w:rFonts w:ascii="Arial" w:hAnsi="Arial"/>
          <w:sz w:val="40"/>
        </w:rPr>
        <w:t>Why do birds use green nest material? A systematic review and meta-analysis of experiments</w:t>
      </w:r>
    </w:p>
    <w:p w14:paraId="4E3C16DF" w14:textId="77777777" w:rsidR="001F0F81" w:rsidRPr="00E5133E" w:rsidRDefault="00000000">
      <w:pPr>
        <w:pStyle w:val="AbstractTitle"/>
        <w:rPr>
          <w:rFonts w:ascii="Arial" w:hAnsi="Arial"/>
        </w:rPr>
      </w:pPr>
      <w:r w:rsidRPr="00E5133E">
        <w:rPr>
          <w:rFonts w:ascii="Arial" w:hAnsi="Arial"/>
        </w:rPr>
        <w:t>Abstract</w:t>
      </w:r>
    </w:p>
    <w:p w14:paraId="7246586D" w14:textId="769D373A" w:rsidR="001F0F81" w:rsidRPr="00E5133E" w:rsidRDefault="00000000">
      <w:pPr>
        <w:pStyle w:val="Abstract"/>
        <w:rPr>
          <w:rFonts w:ascii="Arial" w:hAnsi="Arial"/>
        </w:rPr>
      </w:pPr>
      <w:r w:rsidRPr="00E5133E">
        <w:rPr>
          <w:rFonts w:ascii="Arial" w:hAnsi="Arial"/>
        </w:rPr>
        <w:t>Many animals build nests</w:t>
      </w:r>
      <w:del w:id="0" w:author="Authors" w:date="2026-05-20T15:02:00Z" w16du:dateUtc="2026-05-20T13:02:00Z">
        <w:r>
          <w:delText>,</w:delText>
        </w:r>
      </w:del>
      <w:ins w:id="1" w:author="Authors" w:date="2026-05-20T15:02:00Z" w16du:dateUtc="2026-05-20T13:02:00Z">
        <w:r w:rsidRPr="00272DE5">
          <w:rPr>
            <w:rFonts w:ascii="Arial" w:hAnsi="Arial" w:cs="Arial"/>
          </w:rPr>
          <w:t>. As external structures that can influence survival and reproduction, nests are</w:t>
        </w:r>
      </w:ins>
      <w:r w:rsidRPr="00E5133E">
        <w:rPr>
          <w:rFonts w:ascii="Arial" w:hAnsi="Arial"/>
        </w:rPr>
        <w:t xml:space="preserve"> often considered extended phenotypes</w:t>
      </w:r>
      <w:del w:id="2" w:author="Authors" w:date="2026-05-20T15:02:00Z" w16du:dateUtc="2026-05-20T13:02:00Z">
        <w:r>
          <w:delText xml:space="preserve"> that shape survival and reproduction beyond the builder’s body</w:delText>
        </w:r>
      </w:del>
      <w:r w:rsidRPr="00E5133E">
        <w:rPr>
          <w:rFonts w:ascii="Arial" w:hAnsi="Arial"/>
        </w:rPr>
        <w:t xml:space="preserve">. Birds are key examples of nest builders, and some species add </w:t>
      </w:r>
      <w:del w:id="3" w:author="Authors" w:date="2026-05-20T17:42:00Z" w16du:dateUtc="2026-05-20T15:42:00Z">
        <w:r w:rsidRPr="00E5133E" w:rsidDel="00A01A49">
          <w:rPr>
            <w:rFonts w:ascii="Arial" w:hAnsi="Arial"/>
          </w:rPr>
          <w:delText xml:space="preserve">fresh </w:delText>
        </w:r>
      </w:del>
      <w:r w:rsidRPr="00E5133E">
        <w:rPr>
          <w:rFonts w:ascii="Arial" w:hAnsi="Arial"/>
        </w:rPr>
        <w:t xml:space="preserve">green plant material to their nests. Yet, the adaptive value of this behaviour remains debated. Non-mutually exclusive hypotheses propose roles in courtship signalling, parasite defence, and </w:t>
      </w:r>
      <w:del w:id="4" w:author="Authors" w:date="2026-05-20T17:42:00Z" w16du:dateUtc="2026-05-20T15:42:00Z">
        <w:r w:rsidRPr="00E5133E" w:rsidDel="00A01A49">
          <w:rPr>
            <w:rFonts w:ascii="Arial" w:hAnsi="Arial"/>
          </w:rPr>
          <w:delText xml:space="preserve">direct </w:delText>
        </w:r>
      </w:del>
      <w:r w:rsidRPr="00E5133E">
        <w:rPr>
          <w:rFonts w:ascii="Arial" w:hAnsi="Arial"/>
        </w:rPr>
        <w:t>enhancement of offspring condition through pharmacological effects independent of parasite reduction. Here, we conducted a pre-registered systematic review and meta-analysis of 28 experimental studies (</w:t>
      </w:r>
      <w:ins w:id="5" w:author="Authors" w:date="2026-05-20T15:02:00Z" w16du:dateUtc="2026-05-20T13:02:00Z">
        <w:r w:rsidRPr="00272DE5">
          <w:rPr>
            <w:rFonts w:ascii="Arial" w:hAnsi="Arial" w:cs="Arial"/>
          </w:rPr>
          <w:t xml:space="preserve">26 </w:t>
        </w:r>
      </w:ins>
      <w:r w:rsidRPr="00E5133E">
        <w:rPr>
          <w:rFonts w:ascii="Arial" w:hAnsi="Arial"/>
        </w:rPr>
        <w:t>published</w:t>
      </w:r>
      <w:del w:id="6" w:author="Authors" w:date="2026-05-20T15:02:00Z" w16du:dateUtc="2026-05-20T13:02:00Z">
        <w:r>
          <w:delText xml:space="preserve"> and</w:delText>
        </w:r>
      </w:del>
      <w:ins w:id="7" w:author="Authors" w:date="2026-05-20T15:02:00Z" w16du:dateUtc="2026-05-20T13:02:00Z">
        <w:r w:rsidRPr="00272DE5">
          <w:rPr>
            <w:rFonts w:ascii="Arial" w:hAnsi="Arial" w:cs="Arial"/>
          </w:rPr>
          <w:t>, 2</w:t>
        </w:r>
      </w:ins>
      <w:r w:rsidRPr="00E5133E">
        <w:rPr>
          <w:rFonts w:ascii="Arial" w:hAnsi="Arial"/>
        </w:rPr>
        <w:t xml:space="preserve"> unpublished), spanning seven bird species and 274 effect sizes, to test whether green nest material enhances fitness and to evaluate competing functional explanations. Our </w:t>
      </w:r>
      <w:del w:id="8" w:author="Authors" w:date="2026-05-20T15:02:00Z" w16du:dateUtc="2026-05-20T13:02:00Z">
        <w:r>
          <w:delText>synthesis</w:delText>
        </w:r>
      </w:del>
      <w:ins w:id="9" w:author="Authors" w:date="2026-05-20T15:02:00Z" w16du:dateUtc="2026-05-20T13:02:00Z">
        <w:r w:rsidRPr="00272DE5">
          <w:rPr>
            <w:rFonts w:ascii="Arial" w:hAnsi="Arial" w:cs="Arial"/>
          </w:rPr>
          <w:t>meta-analysis</w:t>
        </w:r>
      </w:ins>
      <w:r w:rsidRPr="00E5133E">
        <w:rPr>
          <w:rFonts w:ascii="Arial" w:hAnsi="Arial"/>
        </w:rPr>
        <w:t xml:space="preserve"> shows that green nest material can increase fitness</w:t>
      </w:r>
      <w:del w:id="10" w:author="Authors" w:date="2026-05-20T15:02:00Z" w16du:dateUtc="2026-05-20T13:02:00Z">
        <w:r>
          <w:delText xml:space="preserve"> in birds that exhibit this behaviour. However</w:delText>
        </w:r>
      </w:del>
      <w:ins w:id="11" w:author="Authors" w:date="2026-05-20T15:02:00Z" w16du:dateUtc="2026-05-20T13:02:00Z">
        <w:r w:rsidRPr="00272DE5">
          <w:rPr>
            <w:rFonts w:ascii="Arial" w:hAnsi="Arial" w:cs="Arial"/>
          </w:rPr>
          <w:t>; however</w:t>
        </w:r>
      </w:ins>
      <w:r w:rsidRPr="00E5133E">
        <w:rPr>
          <w:rFonts w:ascii="Arial" w:hAnsi="Arial"/>
        </w:rPr>
        <w:t xml:space="preserve">, this effect </w:t>
      </w:r>
      <w:del w:id="12" w:author="Authors" w:date="2026-05-20T15:02:00Z" w16du:dateUtc="2026-05-20T13:02:00Z">
        <w:r>
          <w:delText>varies</w:delText>
        </w:r>
      </w:del>
      <w:ins w:id="13" w:author="Authors" w:date="2026-05-20T15:02:00Z" w16du:dateUtc="2026-05-20T13:02:00Z">
        <w:r w:rsidRPr="00272DE5">
          <w:rPr>
            <w:rFonts w:ascii="Arial" w:hAnsi="Arial" w:cs="Arial"/>
          </w:rPr>
          <w:t>varied</w:t>
        </w:r>
      </w:ins>
      <w:r w:rsidRPr="00E5133E">
        <w:rPr>
          <w:rFonts w:ascii="Arial" w:hAnsi="Arial"/>
        </w:rPr>
        <w:t xml:space="preserve"> depending on the fitness proxy investigated, </w:t>
      </w:r>
      <w:del w:id="14" w:author="Authors" w:date="2026-05-20T15:02:00Z" w16du:dateUtc="2026-05-20T13:02:00Z">
        <w:r>
          <w:delText>and its functional role remains inconclusive.</w:delText>
        </w:r>
      </w:del>
      <w:ins w:id="15" w:author="Authors" w:date="2026-05-20T15:02:00Z" w16du:dateUtc="2026-05-20T13:02:00Z">
        <w:r w:rsidRPr="00272DE5">
          <w:rPr>
            <w:rFonts w:ascii="Arial" w:hAnsi="Arial" w:cs="Arial"/>
          </w:rPr>
          <w:t>being strongest for morphological proxies.</w:t>
        </w:r>
      </w:ins>
      <w:r w:rsidRPr="00E5133E">
        <w:rPr>
          <w:rFonts w:ascii="Arial" w:hAnsi="Arial"/>
        </w:rPr>
        <w:t xml:space="preserve"> We found no </w:t>
      </w:r>
      <w:del w:id="16" w:author="Authors" w:date="2026-05-20T15:02:00Z" w16du:dateUtc="2026-05-20T13:02:00Z">
        <w:r>
          <w:delText>clear</w:delText>
        </w:r>
      </w:del>
      <w:ins w:id="17" w:author="Authors" w:date="2026-05-20T15:02:00Z" w16du:dateUtc="2026-05-20T13:02:00Z">
        <w:r w:rsidRPr="00272DE5">
          <w:rPr>
            <w:rFonts w:ascii="Arial" w:hAnsi="Arial" w:cs="Arial"/>
          </w:rPr>
          <w:t>compelling</w:t>
        </w:r>
      </w:ins>
      <w:r w:rsidRPr="00E5133E">
        <w:rPr>
          <w:rFonts w:ascii="Arial" w:hAnsi="Arial"/>
        </w:rPr>
        <w:t xml:space="preserve"> evidence </w:t>
      </w:r>
      <w:del w:id="18" w:author="Authors" w:date="2026-05-20T15:02:00Z" w16du:dateUtc="2026-05-20T13:02:00Z">
        <w:r>
          <w:delText>supporting</w:delText>
        </w:r>
      </w:del>
      <w:ins w:id="19" w:author="Authors" w:date="2026-05-20T15:02:00Z" w16du:dateUtc="2026-05-20T13:02:00Z">
        <w:r w:rsidRPr="00272DE5">
          <w:rPr>
            <w:rFonts w:ascii="Arial" w:hAnsi="Arial" w:cs="Arial"/>
          </w:rPr>
          <w:t>to preferentially support</w:t>
        </w:r>
      </w:ins>
      <w:r w:rsidRPr="00E5133E">
        <w:rPr>
          <w:rFonts w:ascii="Arial" w:hAnsi="Arial"/>
        </w:rPr>
        <w:t xml:space="preserve"> the courtship, nest protection, or drug hypothesis. </w:t>
      </w:r>
      <w:del w:id="20" w:author="Authors" w:date="2026-05-20T15:02:00Z" w16du:dateUtc="2026-05-20T13:02:00Z">
        <w:r>
          <w:delText>Instead</w:delText>
        </w:r>
      </w:del>
      <w:ins w:id="21" w:author="Authors" w:date="2026-05-20T15:02:00Z" w16du:dateUtc="2026-05-20T13:02:00Z">
        <w:r w:rsidRPr="00272DE5">
          <w:rPr>
            <w:rFonts w:ascii="Arial" w:hAnsi="Arial" w:cs="Arial"/>
          </w:rPr>
          <w:t>Nonetheless</w:t>
        </w:r>
      </w:ins>
      <w:r w:rsidRPr="00E5133E">
        <w:rPr>
          <w:rFonts w:ascii="Arial" w:hAnsi="Arial"/>
        </w:rPr>
        <w:t xml:space="preserve">, experimental design </w:t>
      </w:r>
      <w:ins w:id="22" w:author="Authors" w:date="2026-05-20T15:02:00Z" w16du:dateUtc="2026-05-20T13:02:00Z">
        <w:r w:rsidRPr="00272DE5">
          <w:rPr>
            <w:rFonts w:ascii="Arial" w:hAnsi="Arial" w:cs="Arial"/>
          </w:rPr>
          <w:t xml:space="preserve">(i.e., treatment–control comparison type) </w:t>
        </w:r>
      </w:ins>
      <w:r w:rsidRPr="00E5133E">
        <w:rPr>
          <w:rFonts w:ascii="Arial" w:hAnsi="Arial"/>
        </w:rPr>
        <w:t xml:space="preserve">was the </w:t>
      </w:r>
      <w:del w:id="23" w:author="Authors" w:date="2026-05-20T15:02:00Z" w16du:dateUtc="2026-05-20T13:02:00Z">
        <w:r>
          <w:delText xml:space="preserve">strongest </w:delText>
        </w:r>
      </w:del>
      <w:r w:rsidRPr="00E5133E">
        <w:rPr>
          <w:rFonts w:ascii="Arial" w:hAnsi="Arial"/>
        </w:rPr>
        <w:t xml:space="preserve">moderator </w:t>
      </w:r>
      <w:del w:id="24" w:author="Authors" w:date="2026-05-20T15:02:00Z" w16du:dateUtc="2026-05-20T13:02:00Z">
        <w:r>
          <w:delText>of</w:delText>
        </w:r>
      </w:del>
      <w:ins w:id="25" w:author="Authors" w:date="2026-05-20T15:02:00Z" w16du:dateUtc="2026-05-20T13:02:00Z">
        <w:r w:rsidRPr="00272DE5">
          <w:rPr>
            <w:rFonts w:ascii="Arial" w:hAnsi="Arial" w:cs="Arial"/>
          </w:rPr>
          <w:t>explaining most</w:t>
        </w:r>
      </w:ins>
      <w:r w:rsidRPr="00E5133E">
        <w:rPr>
          <w:rFonts w:ascii="Arial" w:hAnsi="Arial"/>
        </w:rPr>
        <w:t xml:space="preserve"> effect size variation, challenging the </w:t>
      </w:r>
      <w:ins w:id="26" w:author="Authors" w:date="2026-05-20T15:02:00Z" w16du:dateUtc="2026-05-20T13:02:00Z">
        <w:r w:rsidRPr="00272DE5">
          <w:rPr>
            <w:rFonts w:ascii="Arial" w:hAnsi="Arial" w:cs="Arial"/>
          </w:rPr>
          <w:t xml:space="preserve">traditionally held </w:t>
        </w:r>
      </w:ins>
      <w:r w:rsidRPr="00E5133E">
        <w:rPr>
          <w:rFonts w:ascii="Arial" w:hAnsi="Arial"/>
        </w:rPr>
        <w:t>role of aromatic compounds in the fitness benefits of green nest material</w:t>
      </w:r>
      <w:ins w:id="27" w:author="Authors" w:date="2026-05-20T15:02:00Z" w16du:dateUtc="2026-05-20T13:02:00Z">
        <w:r w:rsidRPr="00272DE5">
          <w:rPr>
            <w:rFonts w:ascii="Arial" w:hAnsi="Arial" w:cs="Arial"/>
          </w:rPr>
          <w:t>. Our synthesis provides evidence for the adaptive significance of green nest material</w:t>
        </w:r>
      </w:ins>
      <w:r w:rsidRPr="00E5133E">
        <w:rPr>
          <w:rFonts w:ascii="Arial" w:hAnsi="Arial"/>
        </w:rPr>
        <w:t xml:space="preserve"> and </w:t>
      </w:r>
      <w:del w:id="28" w:author="Authors" w:date="2026-05-20T15:02:00Z" w16du:dateUtc="2026-05-20T13:02:00Z">
        <w:r>
          <w:delText>highlighting</w:delText>
        </w:r>
      </w:del>
      <w:ins w:id="29" w:author="Authors" w:date="2026-05-20T15:02:00Z" w16du:dateUtc="2026-05-20T13:02:00Z">
        <w:r w:rsidRPr="00272DE5">
          <w:rPr>
            <w:rFonts w:ascii="Arial" w:hAnsi="Arial" w:cs="Arial"/>
          </w:rPr>
          <w:t>highlights</w:t>
        </w:r>
      </w:ins>
      <w:r w:rsidRPr="00E5133E">
        <w:rPr>
          <w:rFonts w:ascii="Arial" w:hAnsi="Arial"/>
        </w:rPr>
        <w:t xml:space="preserve"> the need for further research into the underlying mechanisms.</w:t>
      </w:r>
    </w:p>
    <w:p w14:paraId="0FBB51A0" w14:textId="77777777" w:rsidR="001F0F81" w:rsidRPr="00E5133E" w:rsidRDefault="00000000">
      <w:pPr>
        <w:pStyle w:val="Heading1"/>
        <w:rPr>
          <w:rFonts w:ascii="Arial" w:hAnsi="Arial"/>
        </w:rPr>
      </w:pPr>
      <w:bookmarkStart w:id="30" w:name="introduction"/>
      <w:r w:rsidRPr="00E5133E">
        <w:rPr>
          <w:rFonts w:ascii="Arial" w:hAnsi="Arial"/>
        </w:rPr>
        <w:t>Introduction</w:t>
      </w:r>
    </w:p>
    <w:p w14:paraId="20371C8D" w14:textId="09D5AC91" w:rsidR="001F0F81" w:rsidRPr="00E5133E" w:rsidRDefault="00000000">
      <w:pPr>
        <w:pStyle w:val="FirstParagraph"/>
        <w:rPr>
          <w:rFonts w:ascii="Arial" w:hAnsi="Arial"/>
        </w:rPr>
      </w:pPr>
      <w:r w:rsidRPr="00E5133E">
        <w:rPr>
          <w:rFonts w:ascii="Arial" w:hAnsi="Arial"/>
        </w:rPr>
        <w:t>Nest-building is fundamental across a diverse range of animals, including arthropods (e.g., ants, spiders), mammals (e.g., platypuses, rodents), and perhaps more famously, birds. Nests provide structural support for eggs, parents, and offspring, and protect them against predators and other environmental pressures, and are thus key to reproductive success and survival [1–3]. Most birds use organic plant materials such as twigs, branches, grass, and moss to build their nests. Some even incorporate inorganic (e.g., mud, stones), animal-derived (e.g., feathers, snake skins), and anthropogenic materials (e.g., plastic, cigarette butts) [4–7]. These additions are considered non-structural</w:t>
      </w:r>
      <w:del w:id="31" w:author="Authors" w:date="2026-05-20T15:02:00Z" w16du:dateUtc="2026-05-20T13:02:00Z">
        <w:r>
          <w:delText xml:space="preserve"> and suggest that nests are more than just</w:delText>
        </w:r>
      </w:del>
      <w:ins w:id="32" w:author="Authors" w:date="2026-05-20T15:02:00Z" w16du:dateUtc="2026-05-20T13:02:00Z">
        <w:r w:rsidRPr="00272DE5">
          <w:rPr>
            <w:rFonts w:ascii="Arial" w:hAnsi="Arial" w:cs="Arial"/>
          </w:rPr>
          <w:t>. Beyond their role as</w:t>
        </w:r>
      </w:ins>
      <w:r w:rsidRPr="00E5133E">
        <w:rPr>
          <w:rFonts w:ascii="Arial" w:hAnsi="Arial"/>
        </w:rPr>
        <w:t xml:space="preserve"> physical shelters</w:t>
      </w:r>
      <w:del w:id="33" w:author="Authors" w:date="2026-05-20T15:02:00Z" w16du:dateUtc="2026-05-20T13:02:00Z">
        <w:r>
          <w:delText>—they can be</w:delText>
        </w:r>
      </w:del>
      <w:ins w:id="34" w:author="Authors" w:date="2026-05-20T15:02:00Z" w16du:dateUtc="2026-05-20T13:02:00Z">
        <w:r w:rsidRPr="00272DE5">
          <w:rPr>
            <w:rFonts w:ascii="Arial" w:hAnsi="Arial" w:cs="Arial"/>
          </w:rPr>
          <w:t>, nests are</w:t>
        </w:r>
      </w:ins>
      <w:r w:rsidRPr="00E5133E">
        <w:rPr>
          <w:rFonts w:ascii="Arial" w:hAnsi="Arial"/>
        </w:rPr>
        <w:t xml:space="preserve"> complex tools shaped by both natural and sexual selection for multiple functions. Indeed, nests can play a key role in sexual display, and features such as nest size have been shown to act as sexually selected signals of parental quality (e.g., [8,9]). Nest characteristics may even convey information interspecifically, for example, when brood parasites use host nest traits as cues to host quality</w:t>
      </w:r>
      <w:ins w:id="35" w:author="Authors" w:date="2026-05-20T15:02:00Z" w16du:dateUtc="2026-05-20T13:02:00Z">
        <w:r w:rsidRPr="00272DE5">
          <w:rPr>
            <w:rFonts w:ascii="Arial" w:hAnsi="Arial" w:cs="Arial"/>
          </w:rPr>
          <w:t xml:space="preserve"> </w:t>
        </w:r>
      </w:ins>
      <w:r w:rsidRPr="00E5133E">
        <w:rPr>
          <w:rFonts w:ascii="Arial" w:hAnsi="Arial"/>
        </w:rPr>
        <w:t xml:space="preserve">[10]. Nest-building </w:t>
      </w:r>
      <w:proofErr w:type="spellStart"/>
      <w:r w:rsidRPr="00E5133E">
        <w:rPr>
          <w:rFonts w:ascii="Arial" w:hAnsi="Arial"/>
        </w:rPr>
        <w:t>behaviour</w:t>
      </w:r>
      <w:proofErr w:type="spellEnd"/>
      <w:r w:rsidRPr="00E5133E">
        <w:rPr>
          <w:rFonts w:ascii="Arial" w:hAnsi="Arial"/>
        </w:rPr>
        <w:t xml:space="preserve"> is increasingly </w:t>
      </w:r>
      <w:proofErr w:type="spellStart"/>
      <w:r w:rsidRPr="00E5133E">
        <w:rPr>
          <w:rFonts w:ascii="Arial" w:hAnsi="Arial"/>
        </w:rPr>
        <w:t>recognised</w:t>
      </w:r>
      <w:proofErr w:type="spellEnd"/>
      <w:r w:rsidRPr="00E5133E">
        <w:rPr>
          <w:rFonts w:ascii="Arial" w:hAnsi="Arial"/>
        </w:rPr>
        <w:t xml:space="preserve"> as an expression of the extended phenotype (reviewed by [11]), and phylogeny has been shown to be an important factor explaining nest morphology [12]. Yet, despite hundreds of scientific articles on bird nests and nesting behaviour being published each year, much remains unknown [13].</w:t>
      </w:r>
    </w:p>
    <w:p w14:paraId="7D4F1440" w14:textId="6549DE76" w:rsidR="001F0F81" w:rsidRPr="00E5133E" w:rsidRDefault="00000000">
      <w:pPr>
        <w:pStyle w:val="BodyText"/>
        <w:rPr>
          <w:rFonts w:ascii="Arial" w:hAnsi="Arial"/>
        </w:rPr>
      </w:pPr>
      <w:r w:rsidRPr="00E5133E">
        <w:rPr>
          <w:rFonts w:ascii="Arial" w:hAnsi="Arial"/>
        </w:rPr>
        <w:t>An intriguing nesting behaviour observed in some bird species is the addition of fresh, often aromatic, plant material to the nest. This green nest material (</w:t>
      </w:r>
      <w:r w:rsidRPr="00E5133E">
        <w:rPr>
          <w:rFonts w:ascii="Arial" w:hAnsi="Arial"/>
          <w:i/>
        </w:rPr>
        <w:t>hereafter GNM; also called green plant material or greenery</w:t>
      </w:r>
      <w:r w:rsidRPr="00E5133E">
        <w:rPr>
          <w:rFonts w:ascii="Arial" w:hAnsi="Arial"/>
        </w:rPr>
        <w:t xml:space="preserve">) often includes leaves, sprigs, </w:t>
      </w:r>
      <w:ins w:id="36" w:author="Authors" w:date="2026-05-20T15:02:00Z" w16du:dateUtc="2026-05-20T13:02:00Z">
        <w:r w:rsidRPr="00272DE5">
          <w:rPr>
            <w:rFonts w:ascii="Arial" w:hAnsi="Arial" w:cs="Arial"/>
          </w:rPr>
          <w:t xml:space="preserve">and </w:t>
        </w:r>
      </w:ins>
      <w:r w:rsidRPr="00E5133E">
        <w:rPr>
          <w:rFonts w:ascii="Arial" w:hAnsi="Arial"/>
        </w:rPr>
        <w:t>herbs</w:t>
      </w:r>
      <w:del w:id="37" w:author="Authors" w:date="2026-05-20T15:02:00Z" w16du:dateUtc="2026-05-20T13:02:00Z">
        <w:r>
          <w:delText>, and branches</w:delText>
        </w:r>
      </w:del>
      <w:r w:rsidRPr="00E5133E">
        <w:rPr>
          <w:rFonts w:ascii="Arial" w:hAnsi="Arial"/>
        </w:rPr>
        <w:t>. It is typically added from the start of nest building until egg-laying, although some species like the blue tit (</w:t>
      </w:r>
      <w:r w:rsidRPr="00E5133E">
        <w:rPr>
          <w:rFonts w:ascii="Arial" w:hAnsi="Arial"/>
          <w:i/>
        </w:rPr>
        <w:t>Cyanistes caeruleus</w:t>
      </w:r>
      <w:r w:rsidRPr="00E5133E">
        <w:rPr>
          <w:rFonts w:ascii="Arial" w:hAnsi="Arial"/>
        </w:rPr>
        <w:t xml:space="preserve">) keep adding it afterwards. Unlike the structural nest materials such as twigs and mud, GNM is selected from a small, non-random </w:t>
      </w:r>
      <w:r w:rsidRPr="00E5133E">
        <w:rPr>
          <w:rFonts w:ascii="Arial" w:hAnsi="Arial"/>
        </w:rPr>
        <w:lastRenderedPageBreak/>
        <w:t>subset of local flora [14–16]. The selected plants often contain high levels of aromatic volatile compounds (commonly used by songbirds, [17]) or secondary metabolites such as oils and resins (commonly used by raptors, [18]). This suggests that GNM is unlikely to be gathered opportunistically, and collecting and replenishing these uncommon plants, sometimes over weeks, requires extra time and, in some cases, flying outside the territory [19]. Thus, the general costs associated with nest-building [20], and the additional effort, time, and energy devoted to adding these non-structural materials suggest an adaptive function of GNM.</w:t>
      </w:r>
    </w:p>
    <w:p w14:paraId="5DC8E2F2" w14:textId="59EF99B4" w:rsidR="001F0F81" w:rsidRPr="00E5133E" w:rsidRDefault="00000000">
      <w:pPr>
        <w:pStyle w:val="BodyText"/>
        <w:rPr>
          <w:rFonts w:ascii="Arial" w:hAnsi="Arial"/>
        </w:rPr>
      </w:pPr>
      <w:r w:rsidRPr="00E5133E">
        <w:rPr>
          <w:rFonts w:ascii="Arial" w:hAnsi="Arial"/>
        </w:rPr>
        <w:t>Multiple hypotheses have been proposed to explain the adaptive function of GNM (reviewed in [21,22]). First, the courtship hypothesis suggests that males use GNM as a visual or olfactory signal to attract females, maintain established pairs [23], or advertise nest-site occupancy to other males (e.g., [24–26]), with olfactory signalling being particularly relevant in cavity-nesting species [27]. For instance, a seminal study by [28] showed that male European starlings (</w:t>
      </w:r>
      <w:r w:rsidRPr="00E5133E">
        <w:rPr>
          <w:rFonts w:ascii="Arial" w:hAnsi="Arial"/>
          <w:i/>
        </w:rPr>
        <w:t>Sturnus vulgaris</w:t>
      </w:r>
      <w:r w:rsidRPr="00E5133E">
        <w:rPr>
          <w:rFonts w:ascii="Arial" w:hAnsi="Arial"/>
        </w:rPr>
        <w:t>) carry fresh plant material to their nests while singing and displaying to females. Subsequent studies in European and spotless starlings (</w:t>
      </w:r>
      <w:r w:rsidRPr="00E5133E">
        <w:rPr>
          <w:rFonts w:ascii="Arial" w:hAnsi="Arial"/>
          <w:i/>
        </w:rPr>
        <w:t>Sturnus unicolor</w:t>
      </w:r>
      <w:r w:rsidRPr="00E5133E">
        <w:rPr>
          <w:rFonts w:ascii="Arial" w:hAnsi="Arial"/>
        </w:rPr>
        <w:t>) supported this view by showing that females often prefer nests with fresh GNM</w:t>
      </w:r>
      <w:del w:id="38" w:author="Authors" w:date="2026-05-20T15:02:00Z" w16du:dateUtc="2026-05-20T13:02:00Z">
        <w:r>
          <w:delText>, that unpaired</w:delText>
        </w:r>
      </w:del>
      <w:ins w:id="39" w:author="Authors" w:date="2026-05-20T15:02:00Z" w16du:dateUtc="2026-05-20T13:02:00Z">
        <w:r w:rsidRPr="00272DE5">
          <w:rPr>
            <w:rFonts w:ascii="Arial" w:hAnsi="Arial" w:cs="Arial"/>
          </w:rPr>
          <w:t>. Unpaired</w:t>
        </w:r>
      </w:ins>
      <w:r w:rsidRPr="00E5133E">
        <w:rPr>
          <w:rFonts w:ascii="Arial" w:hAnsi="Arial"/>
        </w:rPr>
        <w:t xml:space="preserve"> males conspicuously </w:t>
      </w:r>
      <w:del w:id="40" w:author="Authors" w:date="2026-05-20T15:02:00Z" w16du:dateUtc="2026-05-20T13:02:00Z">
        <w:r>
          <w:delText>deliver</w:delText>
        </w:r>
      </w:del>
      <w:ins w:id="41" w:author="Authors" w:date="2026-05-20T15:02:00Z" w16du:dateUtc="2026-05-20T13:02:00Z">
        <w:r w:rsidRPr="00272DE5">
          <w:rPr>
            <w:rFonts w:ascii="Arial" w:hAnsi="Arial" w:cs="Arial"/>
          </w:rPr>
          <w:t>bring</w:t>
        </w:r>
      </w:ins>
      <w:r w:rsidRPr="00E5133E">
        <w:rPr>
          <w:rFonts w:ascii="Arial" w:hAnsi="Arial"/>
        </w:rPr>
        <w:t xml:space="preserve"> GNM </w:t>
      </w:r>
      <w:ins w:id="42" w:author="Authors" w:date="2026-05-20T15:02:00Z" w16du:dateUtc="2026-05-20T13:02:00Z">
        <w:r w:rsidRPr="00272DE5">
          <w:rPr>
            <w:rFonts w:ascii="Arial" w:hAnsi="Arial" w:cs="Arial"/>
          </w:rPr>
          <w:t xml:space="preserve">to nests </w:t>
        </w:r>
      </w:ins>
      <w:r w:rsidRPr="00E5133E">
        <w:rPr>
          <w:rFonts w:ascii="Arial" w:hAnsi="Arial"/>
        </w:rPr>
        <w:t>during courtship [26</w:t>
      </w:r>
      <w:del w:id="43" w:author="Authors" w:date="2026-05-20T15:02:00Z" w16du:dateUtc="2026-05-20T13:02:00Z">
        <w:r>
          <w:delText>],</w:delText>
        </w:r>
      </w:del>
      <w:ins w:id="44" w:author="Authors" w:date="2026-05-20T15:02:00Z" w16du:dateUtc="2026-05-20T13:02:00Z">
        <w:r w:rsidRPr="00272DE5">
          <w:rPr>
            <w:rFonts w:ascii="Arial" w:hAnsi="Arial" w:cs="Arial"/>
          </w:rPr>
          <w:t>]</w:t>
        </w:r>
      </w:ins>
      <w:r w:rsidRPr="00E5133E">
        <w:rPr>
          <w:rFonts w:ascii="Arial" w:hAnsi="Arial"/>
        </w:rPr>
        <w:t xml:space="preserve"> and </w:t>
      </w:r>
      <w:del w:id="45" w:author="Authors" w:date="2026-05-20T15:02:00Z" w16du:dateUtc="2026-05-20T13:02:00Z">
        <w:r>
          <w:delText>increase the addition of</w:delText>
        </w:r>
      </w:del>
      <w:ins w:id="46" w:author="Authors" w:date="2026-05-20T15:02:00Z" w16du:dateUtc="2026-05-20T13:02:00Z">
        <w:r w:rsidRPr="00272DE5">
          <w:rPr>
            <w:rFonts w:ascii="Arial" w:hAnsi="Arial" w:cs="Arial"/>
          </w:rPr>
          <w:t>add more</w:t>
        </w:r>
      </w:ins>
      <w:r w:rsidRPr="00E5133E">
        <w:rPr>
          <w:rFonts w:ascii="Arial" w:hAnsi="Arial"/>
        </w:rPr>
        <w:t xml:space="preserve"> GNM </w:t>
      </w:r>
      <w:del w:id="47" w:author="Authors" w:date="2026-05-20T15:02:00Z" w16du:dateUtc="2026-05-20T13:02:00Z">
        <w:r>
          <w:delText>in the presence of</w:delText>
        </w:r>
      </w:del>
      <w:ins w:id="48" w:author="Authors" w:date="2026-05-20T15:02:00Z" w16du:dateUtc="2026-05-20T13:02:00Z">
        <w:r w:rsidRPr="00272DE5">
          <w:rPr>
            <w:rFonts w:ascii="Arial" w:hAnsi="Arial" w:cs="Arial"/>
          </w:rPr>
          <w:t>when</w:t>
        </w:r>
      </w:ins>
      <w:r w:rsidRPr="00E5133E">
        <w:rPr>
          <w:rFonts w:ascii="Arial" w:hAnsi="Arial"/>
        </w:rPr>
        <w:t xml:space="preserve"> potential mates </w:t>
      </w:r>
      <w:ins w:id="49" w:author="Authors" w:date="2026-05-20T15:02:00Z" w16du:dateUtc="2026-05-20T13:02:00Z">
        <w:r w:rsidRPr="00272DE5">
          <w:rPr>
            <w:rFonts w:ascii="Arial" w:hAnsi="Arial" w:cs="Arial"/>
          </w:rPr>
          <w:t xml:space="preserve">are nearby </w:t>
        </w:r>
      </w:ins>
      <w:r w:rsidRPr="00E5133E">
        <w:rPr>
          <w:rFonts w:ascii="Arial" w:hAnsi="Arial"/>
        </w:rPr>
        <w:t>[24]. Altogether, these studies offered support for the courtship hypothesis, which was later extended to account for the observed GNM addition solely by females in blue tits [29].</w:t>
      </w:r>
    </w:p>
    <w:p w14:paraId="7EB735F4" w14:textId="0D350B9B" w:rsidR="001F0F81" w:rsidRPr="00E5133E" w:rsidRDefault="00000000">
      <w:pPr>
        <w:pStyle w:val="BodyText"/>
        <w:rPr>
          <w:rFonts w:ascii="Arial" w:hAnsi="Arial"/>
        </w:rPr>
      </w:pPr>
      <w:r w:rsidRPr="00E5133E">
        <w:rPr>
          <w:rFonts w:ascii="Arial" w:hAnsi="Arial"/>
        </w:rPr>
        <w:t xml:space="preserve">Second, the most widely tested hypothesis is the nest protection hypothesis, which proposes that the volatile compounds in GNM reduce parasitic and pathogenic loads in nests, enhancing offspring survival. This hypothesis was first suggested by [30] in a comparative study in raptors (Falconiformes). Soon after, experimental </w:t>
      </w:r>
      <w:del w:id="50" w:author="Authors" w:date="2026-05-20T15:02:00Z" w16du:dateUtc="2026-05-20T13:02:00Z">
        <w:r>
          <w:delText>work in</w:delText>
        </w:r>
      </w:del>
      <w:ins w:id="51" w:author="Authors" w:date="2026-05-20T15:02:00Z" w16du:dateUtc="2026-05-20T13:02:00Z">
        <w:r w:rsidRPr="00272DE5">
          <w:rPr>
            <w:rFonts w:ascii="Arial" w:hAnsi="Arial" w:cs="Arial"/>
          </w:rPr>
          <w:t>studies of</w:t>
        </w:r>
      </w:ins>
      <w:r w:rsidRPr="00E5133E">
        <w:rPr>
          <w:rFonts w:ascii="Arial" w:hAnsi="Arial"/>
        </w:rPr>
        <w:t xml:space="preserve"> European starlings showed a preference for GNM containing insect-repellent and antimicrobial volatiles, and [14] proposed three key criteria for evaluating the nest protection hypothesis: selective plant use, bioactive chemical properties, and demonstrable adaptive benefits. Observational and experimental studies in raptors [18,31] and passerines [17,32–34] have shown mixed </w:t>
      </w:r>
      <w:ins w:id="52" w:author="Authors" w:date="2026-05-20T15:02:00Z" w16du:dateUtc="2026-05-20T13:02:00Z">
        <w:r w:rsidRPr="00272DE5">
          <w:rPr>
            <w:rFonts w:ascii="Arial" w:hAnsi="Arial" w:cs="Arial"/>
          </w:rPr>
          <w:t xml:space="preserve">(i.e., contradictory) </w:t>
        </w:r>
      </w:ins>
      <w:r w:rsidRPr="00E5133E">
        <w:rPr>
          <w:rFonts w:ascii="Arial" w:hAnsi="Arial"/>
        </w:rPr>
        <w:t xml:space="preserve">results. The drug hypothesis was later proposed because GNM </w:t>
      </w:r>
      <w:del w:id="53" w:author="Authors" w:date="2026-05-20T15:02:00Z" w16du:dateUtc="2026-05-20T13:02:00Z">
        <w:r>
          <w:delText>has</w:delText>
        </w:r>
      </w:del>
      <w:ins w:id="54" w:author="Authors" w:date="2026-05-20T15:02:00Z" w16du:dateUtc="2026-05-20T13:02:00Z">
        <w:r w:rsidRPr="00272DE5">
          <w:rPr>
            <w:rFonts w:ascii="Arial" w:hAnsi="Arial" w:cs="Arial"/>
          </w:rPr>
          <w:t>had</w:t>
        </w:r>
      </w:ins>
      <w:r w:rsidRPr="00E5133E">
        <w:rPr>
          <w:rFonts w:ascii="Arial" w:hAnsi="Arial"/>
        </w:rPr>
        <w:t xml:space="preserve"> been shown, in some cases, to improve offspring condition without reducing parasite abundance [35,36]. This alternative hypothesis suggests that GNM volatiles directly enhance offspring immune function and/or health independently of parasite or pathogen control [37].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 because improved nestling condition may result either directly from pharmacological action or indirectly through reduced parasite or pathogen load. Therefore, in our meta-analysis, we combined them under the “parental care hypothesis”.</w:t>
      </w:r>
    </w:p>
    <w:p w14:paraId="559DBBE3" w14:textId="0839378F" w:rsidR="001F0F81" w:rsidRPr="00E5133E" w:rsidRDefault="00000000">
      <w:pPr>
        <w:pStyle w:val="BodyText"/>
        <w:rPr>
          <w:rFonts w:ascii="Arial" w:hAnsi="Arial"/>
        </w:rPr>
      </w:pPr>
      <w:r w:rsidRPr="00E5133E">
        <w:rPr>
          <w:rFonts w:ascii="Arial" w:hAnsi="Arial"/>
        </w:rPr>
        <w:t>Other less explored hypotheses include a closely related female protection hypothesis proposed in blue tits [38,39], suggesting that plant volatiles may primarily benefit the incubating female by reducing her parasite exposure and infection risk [</w:t>
      </w:r>
      <w:del w:id="55" w:author="Authors" w:date="2026-05-20T15:02:00Z" w16du:dateUtc="2026-05-20T13:02:00Z">
        <w:r>
          <w:delText xml:space="preserve"> [</w:delText>
        </w:r>
      </w:del>
      <w:r w:rsidRPr="00E5133E">
        <w:rPr>
          <w:rFonts w:ascii="Arial" w:hAnsi="Arial"/>
        </w:rPr>
        <w:t>40</w:t>
      </w:r>
      <w:del w:id="56" w:author="Authors" w:date="2026-05-20T15:02:00Z" w16du:dateUtc="2026-05-20T13:02:00Z">
        <w:r>
          <w:delText>]].</w:delText>
        </w:r>
      </w:del>
      <w:ins w:id="57" w:author="Authors" w:date="2026-05-20T15:02:00Z" w16du:dateUtc="2026-05-20T13:02:00Z">
        <w:r w:rsidRPr="00272DE5">
          <w:rPr>
            <w:rFonts w:ascii="Arial" w:hAnsi="Arial" w:cs="Arial"/>
          </w:rPr>
          <w:t>].</w:t>
        </w:r>
      </w:ins>
      <w:r w:rsidRPr="00E5133E">
        <w:rPr>
          <w:rFonts w:ascii="Arial" w:hAnsi="Arial"/>
        </w:rPr>
        <w:t xml:space="preserve"> Several hypotheses have also been proposed that do not invoke the aromatic properties of </w:t>
      </w:r>
      <w:r w:rsidRPr="00E5133E">
        <w:rPr>
          <w:rFonts w:ascii="Arial" w:hAnsi="Arial"/>
        </w:rPr>
        <w:lastRenderedPageBreak/>
        <w:t>GNM, including enhancement of nest crypticity [41], thermal insulation or sun protection for eggs and offspring [42], and a structural function for the added material [43]. However, these alternative hypotheses have received comparatively little empirical attention and therefore fall outside the scope of the present meta-analysis.</w:t>
      </w:r>
    </w:p>
    <w:p w14:paraId="1F3DE309" w14:textId="16151CE1" w:rsidR="001F0F81" w:rsidRPr="00E5133E" w:rsidRDefault="00000000">
      <w:pPr>
        <w:pStyle w:val="BodyText"/>
        <w:rPr>
          <w:rFonts w:ascii="Arial" w:hAnsi="Arial"/>
        </w:rPr>
      </w:pPr>
      <w:r w:rsidRPr="00E5133E">
        <w:rPr>
          <w:rFonts w:ascii="Arial" w:hAnsi="Arial"/>
        </w:rPr>
        <w:t xml:space="preserve">Despite decades of research, abundant observational and experimental studies, and two narrative reviews [21,22], the overall adaptive significance of GNM, its generality across </w:t>
      </w:r>
      <w:del w:id="58" w:author="Authors" w:date="2026-05-20T15:02:00Z" w16du:dateUtc="2026-05-20T13:02:00Z">
        <w:r>
          <w:delText xml:space="preserve">bird </w:delText>
        </w:r>
      </w:del>
      <w:r w:rsidRPr="00E5133E">
        <w:rPr>
          <w:rFonts w:ascii="Arial" w:hAnsi="Arial"/>
        </w:rPr>
        <w:t>species, and the relative importance of each of the suggested mechanisms are still unknown. To address this gap, we conducted a pre-registered systematic review and meta-analysis of experiments testing the effect of GNM on various fitness proxies across birds. Our meta-analysis explicitly evaluates the overall evidence for the adaptive significance of GNM, and assesses the relative importance of the main suggested hypotheses: the courtship hypothesis and parental care hypothesis. In addition, we tested potential moderators predicted to explain the observed context-dependency (i.e., high heterogeneity among effect sizes). Specifically, we tested whether the effect of GNM varied depending on the experimental design used, the timing of GNM addition, the focal species tested, the category of fitness proxy investigated (e.g., morphological, reproductive, etc.), and the type of parasite studied. Our meta-analysis of experimental studies is the first quantitative synthesis testing the causal relationship between GNM and fitness across birds</w:t>
      </w:r>
      <w:ins w:id="59" w:author="Authors" w:date="2026-05-20T15:02:00Z" w16du:dateUtc="2026-05-20T13:02:00Z">
        <w:r w:rsidRPr="00272DE5">
          <w:rPr>
            <w:rFonts w:ascii="Arial" w:hAnsi="Arial" w:cs="Arial"/>
          </w:rPr>
          <w:t xml:space="preserve"> that show this </w:t>
        </w:r>
        <w:proofErr w:type="spellStart"/>
        <w:r w:rsidRPr="00272DE5">
          <w:rPr>
            <w:rFonts w:ascii="Arial" w:hAnsi="Arial" w:cs="Arial"/>
          </w:rPr>
          <w:t>behaviour</w:t>
        </w:r>
      </w:ins>
      <w:proofErr w:type="spellEnd"/>
      <w:r w:rsidRPr="00E5133E">
        <w:rPr>
          <w:rFonts w:ascii="Arial" w:hAnsi="Arial"/>
        </w:rPr>
        <w:t>.</w:t>
      </w:r>
    </w:p>
    <w:p w14:paraId="568408ED" w14:textId="77777777" w:rsidR="001F0F81" w:rsidRPr="00E5133E" w:rsidRDefault="00000000">
      <w:pPr>
        <w:pStyle w:val="Heading1"/>
        <w:rPr>
          <w:rFonts w:ascii="Arial" w:hAnsi="Arial"/>
        </w:rPr>
      </w:pPr>
      <w:bookmarkStart w:id="60" w:name="methods"/>
      <w:bookmarkEnd w:id="30"/>
      <w:r w:rsidRPr="00E5133E">
        <w:rPr>
          <w:rFonts w:ascii="Arial" w:hAnsi="Arial"/>
        </w:rPr>
        <w:t>Methods</w:t>
      </w:r>
    </w:p>
    <w:p w14:paraId="22574663" w14:textId="77777777" w:rsidR="001F0F81" w:rsidRPr="00E5133E" w:rsidRDefault="00000000">
      <w:pPr>
        <w:pStyle w:val="Heading2"/>
        <w:rPr>
          <w:rFonts w:ascii="Arial" w:hAnsi="Arial"/>
        </w:rPr>
      </w:pPr>
      <w:bookmarkStart w:id="61" w:name="registration-and-reporting"/>
      <w:r w:rsidRPr="00E5133E">
        <w:rPr>
          <w:rFonts w:ascii="Arial" w:hAnsi="Arial"/>
        </w:rPr>
        <w:t>Registration and reporting</w:t>
      </w:r>
    </w:p>
    <w:p w14:paraId="09341916" w14:textId="77777777" w:rsidR="001F0F81" w:rsidRPr="00E5133E" w:rsidRDefault="00000000">
      <w:pPr>
        <w:pStyle w:val="FirstParagraph"/>
        <w:rPr>
          <w:rFonts w:ascii="Arial" w:hAnsi="Arial"/>
        </w:rPr>
      </w:pPr>
      <w:r w:rsidRPr="00E5133E">
        <w:rPr>
          <w:rFonts w:ascii="Arial" w:hAnsi="Arial"/>
        </w:rPr>
        <w:t>We pre-registered our study protocol on the Open Science Framework [44] before exploring or analysing the data. The pre-registration details our objectives, hypotheses, predictions, methods, and planned analyses. Unless stated otherwise, we adhered to the registered protocol. We followed the PRISMA-EcoEvo guidelines [45] for reporting this study (</w:t>
      </w:r>
      <w:hyperlink w:anchor="tabsupp-checklist">
        <w:r w:rsidR="001F0F81" w:rsidRPr="00E5133E">
          <w:rPr>
            <w:rStyle w:val="Hyperlink"/>
            <w:rFonts w:ascii="Arial" w:hAnsi="Arial"/>
          </w:rPr>
          <w:t>Table S1</w:t>
        </w:r>
      </w:hyperlink>
      <w:r w:rsidRPr="00E5133E">
        <w:rPr>
          <w:rFonts w:ascii="Arial" w:hAnsi="Arial"/>
        </w:rPr>
        <w:t xml:space="preserve">; </w:t>
      </w:r>
      <w:hyperlink w:anchor="figsupp-prisma-flowchart">
        <w:r w:rsidR="001F0F81" w:rsidRPr="00E5133E">
          <w:rPr>
            <w:rStyle w:val="Hyperlink"/>
            <w:rFonts w:ascii="Arial" w:hAnsi="Arial"/>
          </w:rPr>
          <w:t>Figure S1</w:t>
        </w:r>
      </w:hyperlink>
      <w:r w:rsidRPr="00E5133E">
        <w:rPr>
          <w:rFonts w:ascii="Arial" w:hAnsi="Arial"/>
        </w:rPr>
        <w:t>).</w:t>
      </w:r>
    </w:p>
    <w:p w14:paraId="2EB321A8" w14:textId="77777777" w:rsidR="001F0F81" w:rsidRPr="00E5133E" w:rsidRDefault="00000000">
      <w:pPr>
        <w:pStyle w:val="Heading2"/>
        <w:rPr>
          <w:rFonts w:ascii="Arial" w:hAnsi="Arial"/>
        </w:rPr>
      </w:pPr>
      <w:bookmarkStart w:id="62" w:name="information-source-and-search"/>
      <w:bookmarkEnd w:id="61"/>
      <w:r w:rsidRPr="00E5133E">
        <w:rPr>
          <w:rFonts w:ascii="Arial" w:hAnsi="Arial"/>
        </w:rPr>
        <w:t>Information source and search</w:t>
      </w:r>
    </w:p>
    <w:p w14:paraId="247D03DA" w14:textId="4301927E" w:rsidR="001F0F81" w:rsidRPr="00E5133E" w:rsidRDefault="00000000" w:rsidP="00E5133E">
      <w:pPr>
        <w:pStyle w:val="BodyText"/>
        <w:rPr>
          <w:rFonts w:ascii="Arial" w:hAnsi="Arial"/>
        </w:rPr>
      </w:pPr>
      <w:r w:rsidRPr="00E5133E">
        <w:rPr>
          <w:rFonts w:ascii="Arial" w:hAnsi="Arial"/>
        </w:rPr>
        <w:t>We conducted a systematic search on Web of Science Core Collection and Scopus on the 7</w:t>
      </w:r>
      <w:r w:rsidRPr="00E5133E">
        <w:rPr>
          <w:rFonts w:ascii="Arial" w:hAnsi="Arial"/>
          <w:vertAlign w:val="superscript"/>
        </w:rPr>
        <w:t>th</w:t>
      </w:r>
      <w:r w:rsidRPr="00E5133E">
        <w:rPr>
          <w:rFonts w:ascii="Arial" w:hAnsi="Arial"/>
        </w:rPr>
        <w:t xml:space="preserve"> of </w:t>
      </w:r>
      <w:r w:rsidR="00272DE5" w:rsidRPr="00E5133E">
        <w:rPr>
          <w:rFonts w:ascii="Arial" w:hAnsi="Arial"/>
        </w:rPr>
        <w:t>September,</w:t>
      </w:r>
      <w:r w:rsidRPr="00E5133E">
        <w:rPr>
          <w:rFonts w:ascii="Arial" w:hAnsi="Arial"/>
        </w:rPr>
        <w:t xml:space="preserve"> 2022</w:t>
      </w:r>
      <w:del w:id="63" w:author="Authors" w:date="2026-05-20T15:02:00Z" w16du:dateUtc="2026-05-20T13:02:00Z">
        <w:r>
          <w:delText>,</w:delText>
        </w:r>
      </w:del>
      <w:r w:rsidRPr="00E5133E">
        <w:rPr>
          <w:rFonts w:ascii="Arial" w:hAnsi="Arial"/>
        </w:rPr>
        <w:t xml:space="preserve"> and updated it on the 12</w:t>
      </w:r>
      <w:r w:rsidRPr="00E5133E">
        <w:rPr>
          <w:rFonts w:ascii="Arial" w:hAnsi="Arial"/>
          <w:vertAlign w:val="superscript"/>
        </w:rPr>
        <w:t>th</w:t>
      </w:r>
      <w:r w:rsidRPr="00E5133E">
        <w:rPr>
          <w:rFonts w:ascii="Arial" w:hAnsi="Arial"/>
        </w:rPr>
        <w:t xml:space="preserve"> of </w:t>
      </w:r>
      <w:proofErr w:type="gramStart"/>
      <w:r w:rsidRPr="00E5133E">
        <w:rPr>
          <w:rFonts w:ascii="Arial" w:hAnsi="Arial"/>
        </w:rPr>
        <w:t>August,</w:t>
      </w:r>
      <w:proofErr w:type="gramEnd"/>
      <w:r w:rsidRPr="00E5133E">
        <w:rPr>
          <w:rFonts w:ascii="Arial" w:hAnsi="Arial"/>
        </w:rPr>
        <w:t xml:space="preserve"> 2024. The keyword search query was designed as a three-block query including terms related to our treatment of interest ((“green*” OR “herb*” OR “aromatic*”) AND “nest*”), population of interest (“bird*” OR “aves” OR “avian” OR “ornithol*” OR “passerine*” OR “passeriform*” OR “songbird*” OR list of all bird genera) and to limit the search results to experimental studies only (“experiment*” OR “manipulat*”) (see complete search string in </w:t>
      </w:r>
      <w:hyperlink w:anchor="figsupp-string">
        <w:r w:rsidR="001F0F81" w:rsidRPr="00E5133E">
          <w:rPr>
            <w:rStyle w:val="Hyperlink"/>
            <w:rFonts w:ascii="Arial" w:hAnsi="Arial"/>
          </w:rPr>
          <w:t>Figure S15</w:t>
        </w:r>
      </w:hyperlink>
      <w:r w:rsidRPr="00E5133E">
        <w:rPr>
          <w:rFonts w:ascii="Arial" w:hAnsi="Arial"/>
        </w:rPr>
        <w:t>). Although our search terms were in English, we did not restrict eligibility by language. We planned to include studies in English, Spanish, Portuguese or Hindi if they were retrieved, but all studies identified were in English. We searched through titles, abstracts and keywords without restrictions on publication date or study type. We validated our search using an initial library of 15 relevant articles identified before conducting the searches (</w:t>
      </w:r>
      <w:hyperlink w:anchor="figsupp-own-library">
        <w:r w:rsidR="001F0F81" w:rsidRPr="00E5133E">
          <w:rPr>
            <w:rStyle w:val="Hyperlink"/>
            <w:rFonts w:ascii="Arial" w:hAnsi="Arial"/>
          </w:rPr>
          <w:t>Figure S2</w:t>
        </w:r>
      </w:hyperlink>
      <w:r w:rsidRPr="00E5133E">
        <w:rPr>
          <w:rFonts w:ascii="Arial" w:hAnsi="Arial"/>
        </w:rPr>
        <w:t xml:space="preserve">), ensuring all were retrieved. Additionally, we used the R package ‘litsearchr’ v1.0.0 [46], which confirmed our search queries. After </w:t>
      </w:r>
      <w:r w:rsidRPr="00E5133E">
        <w:rPr>
          <w:rFonts w:ascii="Arial" w:hAnsi="Arial"/>
        </w:rPr>
        <w:lastRenderedPageBreak/>
        <w:t>removing 165 duplicates using the R package ‘revtools’ v0.4.1 [47], we identified 436 unique records.</w:t>
      </w:r>
    </w:p>
    <w:p w14:paraId="6B0985A1" w14:textId="77777777" w:rsidR="001F0F81" w:rsidRPr="00E5133E" w:rsidRDefault="00000000">
      <w:pPr>
        <w:pStyle w:val="Heading2"/>
        <w:rPr>
          <w:rFonts w:ascii="Arial" w:hAnsi="Arial"/>
        </w:rPr>
      </w:pPr>
      <w:bookmarkStart w:id="64" w:name="eligibility-criteria"/>
      <w:bookmarkEnd w:id="62"/>
      <w:r w:rsidRPr="00E5133E">
        <w:rPr>
          <w:rFonts w:ascii="Arial" w:hAnsi="Arial"/>
        </w:rPr>
        <w:t>Eligibility criteria</w:t>
      </w:r>
    </w:p>
    <w:p w14:paraId="67585D9C" w14:textId="2E5DD2CD" w:rsidR="001F0F81" w:rsidRPr="00E5133E" w:rsidRDefault="00000000">
      <w:pPr>
        <w:pStyle w:val="FirstParagraph"/>
        <w:rPr>
          <w:rFonts w:ascii="Arial" w:hAnsi="Arial"/>
        </w:rPr>
      </w:pPr>
      <w:r w:rsidRPr="00E5133E">
        <w:rPr>
          <w:rFonts w:ascii="Arial" w:hAnsi="Arial"/>
        </w:rPr>
        <w:t>All titles and abstracts were equally allocated and screened independently by at least two of the three screeners (SD, TR, JMGS) using ‘revtools’ following a pre-designed decision tree with all inclusion/exclusion criteria (</w:t>
      </w:r>
      <w:hyperlink w:anchor="figsupp-decision-tree">
        <w:r w:rsidR="001F0F81" w:rsidRPr="00E5133E">
          <w:rPr>
            <w:rStyle w:val="Hyperlink"/>
            <w:rFonts w:ascii="Arial" w:hAnsi="Arial"/>
          </w:rPr>
          <w:t>Figure S3</w:t>
        </w:r>
      </w:hyperlink>
      <w:r w:rsidRPr="00E5133E">
        <w:rPr>
          <w:rFonts w:ascii="Arial" w:hAnsi="Arial"/>
        </w:rPr>
        <w:t>).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with another screener verifying the procedure. We used the same criteria as above (</w:t>
      </w:r>
      <w:hyperlink w:anchor="figsupp-decision-tree">
        <w:r w:rsidR="001F0F81" w:rsidRPr="00E5133E">
          <w:rPr>
            <w:rStyle w:val="Hyperlink"/>
            <w:rFonts w:ascii="Arial" w:hAnsi="Arial"/>
          </w:rPr>
          <w:t>Figure S3</w:t>
        </w:r>
      </w:hyperlink>
      <w:r w:rsidRPr="00E5133E">
        <w:rPr>
          <w:rFonts w:ascii="Arial" w:hAnsi="Arial"/>
        </w:rPr>
        <w:t>) with an additional evaluation of whether the variable of interest studied in the article was in our list of fitness proxies of interest (</w:t>
      </w:r>
      <w:hyperlink w:anchor="tabsupp-fitness-proxies">
        <w:r w:rsidR="001F0F81" w:rsidRPr="00E5133E">
          <w:rPr>
            <w:rStyle w:val="Hyperlink"/>
            <w:rFonts w:ascii="Arial" w:hAnsi="Arial"/>
          </w:rPr>
          <w:t>Table S2</w:t>
        </w:r>
      </w:hyperlink>
      <w:r w:rsidRPr="00E5133E">
        <w:rPr>
          <w:rFonts w:ascii="Arial" w:hAnsi="Arial"/>
        </w:rPr>
        <w:t>). All conflicts in screening decisions (1% for title-and-abstract screening, and none for full-text screening) were discussed and resolved. Twenty-three articles passed the full-text screening, and we identified three additional eligible articles recommended by two colleagues</w:t>
      </w:r>
      <w:del w:id="65" w:author="Authors" w:date="2026-05-20T15:02:00Z" w16du:dateUtc="2026-05-20T13:02:00Z">
        <w:r>
          <w:delText>.</w:delText>
        </w:r>
      </w:del>
      <w:ins w:id="66" w:author="Authors" w:date="2026-05-20T15:02:00Z" w16du:dateUtc="2026-05-20T13:02:00Z">
        <w:r w:rsidRPr="00272DE5">
          <w:rPr>
            <w:rFonts w:ascii="Arial" w:hAnsi="Arial" w:cs="Arial"/>
          </w:rPr>
          <w:t>, likely missed because their experimental nature was not indexed in the searchable metadata.</w:t>
        </w:r>
      </w:ins>
      <w:r w:rsidRPr="00E5133E">
        <w:rPr>
          <w:rFonts w:ascii="Arial" w:hAnsi="Arial"/>
        </w:rPr>
        <w:t xml:space="preserve"> In all, 26 published articles were eligible for our meta-analysis. We also obtained two additional unpublished studies</w:t>
      </w:r>
      <w:ins w:id="67" w:author="Authors" w:date="2026-05-20T15:02:00Z" w16du:dateUtc="2026-05-20T13:02:00Z">
        <w:r w:rsidRPr="00272DE5">
          <w:rPr>
            <w:rFonts w:ascii="Arial" w:hAnsi="Arial" w:cs="Arial"/>
          </w:rPr>
          <w:t>, resulting in a total of 28 studies included in our meta-analysis</w:t>
        </w:r>
      </w:ins>
      <w:r w:rsidRPr="00E5133E">
        <w:rPr>
          <w:rFonts w:ascii="Arial" w:hAnsi="Arial"/>
        </w:rPr>
        <w:t xml:space="preserve"> (more details below; see also </w:t>
      </w:r>
      <w:hyperlink w:anchor="figsupp-prisma-flowchart">
        <w:r w:rsidR="001F0F81" w:rsidRPr="00E5133E">
          <w:rPr>
            <w:rStyle w:val="Hyperlink"/>
            <w:rFonts w:ascii="Arial" w:hAnsi="Arial"/>
          </w:rPr>
          <w:t>Figure S1</w:t>
        </w:r>
      </w:hyperlink>
      <w:r w:rsidRPr="00E5133E">
        <w:rPr>
          <w:rFonts w:ascii="Arial" w:hAnsi="Arial"/>
        </w:rPr>
        <w:t xml:space="preserve"> and </w:t>
      </w:r>
      <w:hyperlink w:anchor="figsupp-included-studies">
        <w:r w:rsidR="001F0F81" w:rsidRPr="00E5133E">
          <w:rPr>
            <w:rStyle w:val="Hyperlink"/>
            <w:rFonts w:ascii="Arial" w:hAnsi="Arial"/>
          </w:rPr>
          <w:t>Figure S4</w:t>
        </w:r>
      </w:hyperlink>
      <w:r w:rsidRPr="00E5133E">
        <w:rPr>
          <w:rFonts w:ascii="Arial" w:hAnsi="Arial"/>
        </w:rPr>
        <w:t>).</w:t>
      </w:r>
    </w:p>
    <w:p w14:paraId="440C07B5" w14:textId="77777777" w:rsidR="001F0F81" w:rsidRPr="00E5133E" w:rsidRDefault="00000000">
      <w:pPr>
        <w:pStyle w:val="Heading2"/>
        <w:rPr>
          <w:rFonts w:ascii="Arial" w:hAnsi="Arial"/>
        </w:rPr>
      </w:pPr>
      <w:bookmarkStart w:id="68" w:name="data-extraction"/>
      <w:bookmarkEnd w:id="64"/>
      <w:r w:rsidRPr="00E5133E">
        <w:rPr>
          <w:rFonts w:ascii="Arial" w:hAnsi="Arial"/>
        </w:rPr>
        <w:t>Data extraction</w:t>
      </w:r>
    </w:p>
    <w:p w14:paraId="6EFF2F9B" w14:textId="606CD2F2" w:rsidR="001F0F81" w:rsidRPr="00E5133E" w:rsidRDefault="00000000" w:rsidP="00E5133E">
      <w:pPr>
        <w:pStyle w:val="BodyText"/>
        <w:rPr>
          <w:rFonts w:ascii="Arial" w:hAnsi="Arial"/>
        </w:rPr>
      </w:pPr>
      <w:r w:rsidRPr="00E5133E">
        <w:rPr>
          <w:rFonts w:ascii="Arial" w:hAnsi="Arial"/>
        </w:rPr>
        <w:t>Data from each article were extracted by one of three authors (SD, TR, JMGS), with another screener verifying the procedure, and four authors (SD, TR, JMGS, AST) collectively discussing and revising unclear cases. We prioritised extracting primary data (i.e., means, variances and sample size for each control-treatment comparison) from text and tables, and if that was not possible, from figures (e.g., boxplots) using the R package ‘metaDigitise’ v1.0.1 [48]. If primary data were not available, we extracted inferential statistics (e.g., t and F values, contingency tables) to transform them into effect sizes (</w:t>
      </w:r>
      <w:del w:id="69" w:author="Authors" w:date="2026-05-20T15:02:00Z" w16du:dateUtc="2026-05-20T13:02:00Z">
        <w:r>
          <w:delText>see</w:delText>
        </w:r>
      </w:del>
      <w:ins w:id="70" w:author="Authors" w:date="2026-05-20T15:02:00Z" w16du:dateUtc="2026-05-20T13:02:00Z">
        <w:r w:rsidRPr="00272DE5">
          <w:rPr>
            <w:rFonts w:ascii="Arial" w:hAnsi="Arial" w:cs="Arial"/>
          </w:rPr>
          <w:t>details</w:t>
        </w:r>
      </w:ins>
      <w:r w:rsidRPr="00E5133E">
        <w:rPr>
          <w:rFonts w:ascii="Arial" w:hAnsi="Arial"/>
        </w:rPr>
        <w:t xml:space="preserve"> below). Last, if these steps failed but the article had openly archived data, we calculated the means, standard deviations and sample sizes from each group ourselves (n = 4 studies). We extracted the number of nests in each group as the sample size rather than the number of individuals wherever possible (discussed below).</w:t>
      </w:r>
    </w:p>
    <w:p w14:paraId="4ED23083" w14:textId="49E56AE6" w:rsidR="001F0F81" w:rsidRPr="00E5133E" w:rsidRDefault="00000000">
      <w:pPr>
        <w:pStyle w:val="BodyText"/>
        <w:rPr>
          <w:rFonts w:ascii="Arial" w:hAnsi="Arial"/>
        </w:rPr>
      </w:pPr>
      <w:r w:rsidRPr="00E5133E">
        <w:rPr>
          <w:rFonts w:ascii="Arial" w:hAnsi="Arial"/>
        </w:rPr>
        <w:t>To capture differences in the type of experimental setup used in the studies, we coded each control-treatment comparison into an ‘experimental design’ moderator, with the following three levels: (i) non-aromatic GNM vs. aromatic GNM, (ii) no material vs. aromatic GNM, and (iii) no material vs. non-aromatic GNM. Where “non-aromatic GNM” refers to nests containing non-aromatic material (e.g., grass, moss, etc.), “aromatic GNM” refers to nests containing aromatic material added by birds</w:t>
      </w:r>
      <w:del w:id="71" w:author="Authors" w:date="2026-05-20T15:02:00Z" w16du:dateUtc="2026-05-20T13:02:00Z">
        <w:r>
          <w:delText>,</w:delText>
        </w:r>
      </w:del>
      <w:ins w:id="72" w:author="Authors" w:date="2026-05-20T15:02:00Z" w16du:dateUtc="2026-05-20T13:02:00Z">
        <w:r w:rsidRPr="00272DE5">
          <w:rPr>
            <w:rFonts w:ascii="Arial" w:hAnsi="Arial" w:cs="Arial"/>
          </w:rPr>
          <w:t xml:space="preserve"> (e.g.,</w:t>
        </w:r>
        <w:r w:rsidR="00272DE5">
          <w:rPr>
            <w:rFonts w:ascii="Arial" w:hAnsi="Arial" w:cs="Arial"/>
          </w:rPr>
          <w:t xml:space="preserve"> </w:t>
        </w:r>
        <w:r w:rsidRPr="00272DE5">
          <w:rPr>
            <w:rFonts w:ascii="Arial" w:hAnsi="Arial" w:cs="Arial"/>
            <w:i/>
            <w:iCs/>
          </w:rPr>
          <w:t xml:space="preserve">Lavandula </w:t>
        </w:r>
        <w:proofErr w:type="spellStart"/>
        <w:r w:rsidRPr="00272DE5">
          <w:rPr>
            <w:rFonts w:ascii="Arial" w:hAnsi="Arial" w:cs="Arial"/>
            <w:i/>
            <w:iCs/>
          </w:rPr>
          <w:t>stoechas</w:t>
        </w:r>
        <w:proofErr w:type="spellEnd"/>
        <w:r w:rsidRPr="00272DE5">
          <w:rPr>
            <w:rFonts w:ascii="Arial" w:hAnsi="Arial" w:cs="Arial"/>
          </w:rPr>
          <w:t>,</w:t>
        </w:r>
        <w:r w:rsidR="00272DE5">
          <w:rPr>
            <w:rFonts w:ascii="Arial" w:hAnsi="Arial" w:cs="Arial"/>
          </w:rPr>
          <w:t xml:space="preserve"> </w:t>
        </w:r>
        <w:proofErr w:type="spellStart"/>
        <w:r w:rsidRPr="00272DE5">
          <w:rPr>
            <w:rFonts w:ascii="Arial" w:hAnsi="Arial" w:cs="Arial"/>
            <w:i/>
            <w:iCs/>
          </w:rPr>
          <w:t>Marrubium</w:t>
        </w:r>
        <w:proofErr w:type="spellEnd"/>
        <w:r w:rsidRPr="00272DE5">
          <w:rPr>
            <w:rFonts w:ascii="Arial" w:hAnsi="Arial" w:cs="Arial"/>
            <w:i/>
            <w:iCs/>
          </w:rPr>
          <w:t xml:space="preserve"> vulgare</w:t>
        </w:r>
        <w:r w:rsidRPr="00272DE5">
          <w:rPr>
            <w:rFonts w:ascii="Arial" w:hAnsi="Arial" w:cs="Arial"/>
          </w:rPr>
          <w:t>, etc.),</w:t>
        </w:r>
      </w:ins>
      <w:r w:rsidRPr="00E5133E">
        <w:rPr>
          <w:rFonts w:ascii="Arial" w:hAnsi="Arial"/>
        </w:rPr>
        <w:t xml:space="preserve"> researchers, or both; and “no material” refers to nests that had no material added by researchers or where any plant material added by birds was removed. Importantly, our conclusions remained robust to the exclusion of the no material vs. non-aromatic GNM category (n = 3 studies; </w:t>
      </w:r>
      <w:hyperlink w:anchor="tabsupp-SA-intercept">
        <w:r w:rsidR="001F0F81" w:rsidRPr="00E5133E">
          <w:rPr>
            <w:rStyle w:val="Hyperlink"/>
            <w:rFonts w:ascii="Arial" w:hAnsi="Arial"/>
          </w:rPr>
          <w:t>Table S3</w:t>
        </w:r>
      </w:hyperlink>
      <w:r w:rsidRPr="00E5133E">
        <w:rPr>
          <w:rFonts w:ascii="Arial" w:hAnsi="Arial"/>
        </w:rPr>
        <w:t xml:space="preserve">), so we kept this category in our dataset following our pre-registered plan. A fourth experimental design compared enhanced supplementation of GNM by the researchers </w:t>
      </w:r>
      <w:r w:rsidRPr="00E5133E">
        <w:rPr>
          <w:rFonts w:ascii="Arial" w:hAnsi="Arial"/>
        </w:rPr>
        <w:lastRenderedPageBreak/>
        <w:t>(i.e., researchers + birds) to GNM added by birds alone (n = 2 studies). This experimental design represents a fundamentally different comparison focusing on potential additive effects of GNM, comparing different amounts of aromatic GNM. Therefore, we did not include this fourth category in the meta-regression testing the ‘experimental design’ moderator. In studies where three groups were compared (n = 5), we extracted all possible pairwise comparisons, and accounted for (shared group) non-independence in our analyses (more below).</w:t>
      </w:r>
    </w:p>
    <w:p w14:paraId="709BFE4F" w14:textId="0142E35C" w:rsidR="001F0F81" w:rsidRPr="00E5133E" w:rsidRDefault="00000000">
      <w:pPr>
        <w:pStyle w:val="BodyText"/>
        <w:rPr>
          <w:rFonts w:ascii="Arial" w:hAnsi="Arial"/>
        </w:rPr>
      </w:pPr>
      <w:r w:rsidRPr="00E5133E">
        <w:rPr>
          <w:rFonts w:ascii="Arial" w:hAnsi="Arial"/>
        </w:rPr>
        <w:t xml:space="preserve">For each study, we also extracted information related to the study subjects (bird species, geographical location of the study population) and the source from which we extracted data (e.g., figures, raw data files). We categorised the reported fitness proxies into 6 broad categories: physiology, morphology, reproduction, behaviour, parasite and pathogenic load, and phenology. For studies testing whether GNM affects the number of parasites or pathogens found in offspring and/or nests, we categorised them into arthropods (e.g., fleas) or microorganisms (e.g., bacteria). For a complete list of variables extracted, see </w:t>
      </w:r>
      <w:hyperlink w:anchor="figsupp-variables">
        <w:r w:rsidR="001F0F81" w:rsidRPr="00E5133E">
          <w:rPr>
            <w:rStyle w:val="Hyperlink"/>
            <w:rFonts w:ascii="Arial" w:hAnsi="Arial"/>
          </w:rPr>
          <w:t>Figure S7</w:t>
        </w:r>
      </w:hyperlink>
      <w:del w:id="73" w:author="Authors" w:date="2026-05-20T15:02:00Z" w16du:dateUtc="2026-05-20T13:02:00Z">
        <w:r>
          <w:delText xml:space="preserve"> .</w:delText>
        </w:r>
      </w:del>
      <w:ins w:id="74" w:author="Authors" w:date="2026-05-20T15:02:00Z" w16du:dateUtc="2026-05-20T13:02:00Z">
        <w:r w:rsidRPr="00272DE5">
          <w:rPr>
            <w:rFonts w:ascii="Arial" w:hAnsi="Arial" w:cs="Arial"/>
          </w:rPr>
          <w:t>.</w:t>
        </w:r>
      </w:ins>
      <w:r w:rsidRPr="00E5133E">
        <w:rPr>
          <w:rFonts w:ascii="Arial" w:hAnsi="Arial"/>
        </w:rPr>
        <w:t xml:space="preserve"> During data extraction, we encountered some traits (e.g., Leukocyte measures, parent mass; k</w:t>
      </w:r>
      <w:ins w:id="75" w:author="Authors" w:date="2026-05-20T15:02:00Z" w16du:dateUtc="2026-05-20T13:02:00Z">
        <w:r w:rsidRPr="00272DE5">
          <w:rPr>
            <w:rFonts w:ascii="Arial" w:hAnsi="Arial" w:cs="Arial"/>
          </w:rPr>
          <w:t xml:space="preserve"> </w:t>
        </w:r>
      </w:ins>
      <w:r w:rsidRPr="00E5133E">
        <w:rPr>
          <w:rFonts w:ascii="Arial" w:hAnsi="Arial"/>
        </w:rPr>
        <w:t xml:space="preserve">= 15 effect sizes, n = 5 studies) that we did not include in any of our analyses because it was unclear from the study and our own judgement how these traits related to fitness (see </w:t>
      </w:r>
      <w:hyperlink w:anchor="tabsupp-fitness-proxies">
        <w:r w:rsidR="001F0F81" w:rsidRPr="00E5133E">
          <w:rPr>
            <w:rStyle w:val="Hyperlink"/>
            <w:rFonts w:ascii="Arial" w:hAnsi="Arial"/>
          </w:rPr>
          <w:t>Table S2</w:t>
        </w:r>
      </w:hyperlink>
      <w:r w:rsidRPr="00E5133E">
        <w:rPr>
          <w:rFonts w:ascii="Arial" w:hAnsi="Arial"/>
        </w:rPr>
        <w:t xml:space="preserve"> for the reasons of exclusion).</w:t>
      </w:r>
    </w:p>
    <w:p w14:paraId="2B780C0B" w14:textId="77777777" w:rsidR="001F0F81" w:rsidRPr="00E5133E" w:rsidRDefault="00000000">
      <w:pPr>
        <w:pStyle w:val="BodyText"/>
        <w:rPr>
          <w:rFonts w:ascii="Arial" w:hAnsi="Arial"/>
        </w:rPr>
      </w:pPr>
      <w:r w:rsidRPr="00E5133E">
        <w:rPr>
          <w:rFonts w:ascii="Arial" w:hAnsi="Arial"/>
        </w:rPr>
        <w:t>We contacted four corresponding authors to obtain missing data (e.g., non-reported results, missing sample sizes). All four authors responded to our email, but only two provided the data as requested; one did not have the data anymore, and one did not give a conclusive response. Additionally, to locate grey literature (e.g., unpublished data), we used a standardised email template (</w:t>
      </w:r>
      <w:hyperlink w:anchor="figsupp-email">
        <w:r w:rsidR="001F0F81" w:rsidRPr="00E5133E">
          <w:rPr>
            <w:rStyle w:val="Hyperlink"/>
            <w:rFonts w:ascii="Arial" w:hAnsi="Arial"/>
          </w:rPr>
          <w:t>Figure S5</w:t>
        </w:r>
      </w:hyperlink>
      <w:r w:rsidRPr="00E5133E">
        <w:rPr>
          <w:rFonts w:ascii="Arial" w:hAnsi="Arial"/>
        </w:rPr>
        <w:t>) to write to the corresponding author(s) of all the 23 articles that passed full-text screening asking for any potential unpublished data that could be included in our meta-analysis. We obtained unpublished data for a study on blue tits and a study on common buzzards (</w:t>
      </w:r>
      <w:r w:rsidRPr="00E5133E">
        <w:rPr>
          <w:rFonts w:ascii="Arial" w:hAnsi="Arial"/>
          <w:i/>
        </w:rPr>
        <w:t>Buteo buteo</w:t>
      </w:r>
      <w:r w:rsidRPr="00E5133E">
        <w:rPr>
          <w:rFonts w:ascii="Arial" w:hAnsi="Arial"/>
        </w:rPr>
        <w:t xml:space="preserve">; see description in </w:t>
      </w:r>
      <w:hyperlink w:anchor="figsupp-unpublished-study">
        <w:r w:rsidR="001F0F81" w:rsidRPr="00E5133E">
          <w:rPr>
            <w:rStyle w:val="Hyperlink"/>
            <w:rFonts w:ascii="Arial" w:hAnsi="Arial"/>
          </w:rPr>
          <w:t>Figure S6</w:t>
        </w:r>
      </w:hyperlink>
      <w:r w:rsidRPr="00E5133E">
        <w:rPr>
          <w:rFonts w:ascii="Arial" w:hAnsi="Arial"/>
        </w:rPr>
        <w:t>).</w:t>
      </w:r>
    </w:p>
    <w:p w14:paraId="3772D8B0" w14:textId="77777777" w:rsidR="001F0F81" w:rsidRPr="00E5133E" w:rsidRDefault="00000000">
      <w:pPr>
        <w:pStyle w:val="Heading2"/>
        <w:rPr>
          <w:rFonts w:ascii="Arial" w:hAnsi="Arial"/>
        </w:rPr>
      </w:pPr>
      <w:bookmarkStart w:id="76" w:name="effect-size-calculation"/>
      <w:bookmarkEnd w:id="68"/>
      <w:r w:rsidRPr="00E5133E">
        <w:rPr>
          <w:rFonts w:ascii="Arial" w:hAnsi="Arial"/>
        </w:rPr>
        <w:t>Effect size calculation</w:t>
      </w:r>
    </w:p>
    <w:p w14:paraId="466CC67D" w14:textId="77777777" w:rsidR="001F0F81" w:rsidRPr="00E5133E" w:rsidRDefault="00000000" w:rsidP="00E5133E">
      <w:pPr>
        <w:pStyle w:val="BodyText"/>
        <w:rPr>
          <w:rFonts w:ascii="Arial" w:hAnsi="Arial"/>
        </w:rPr>
      </w:pPr>
      <w:r w:rsidRPr="00E5133E">
        <w:rPr>
          <w:rFonts w:ascii="Arial" w:hAnsi="Arial"/>
        </w:rPr>
        <w:t>Using the means, standard deviations, and sample sizes for each control-treatment comparison, we calculated two effect sizes: a log response ratio (lnRR) and a standardised mean difference with heteroskedasticity correction (SMDH), using the ‘escalc’ function (measure = ‘ROM’ and ‘SMDH’, respectively, vtype = ‘LS’) in the R package ‘metafor’ v4.8-0 [49]. We specified the treatment group as the numerator and the control group as the denominator for lnRR, and treatment minus control for SMDH, such that positive values indicate a positive effect of GNM on fitness. In cases such as measures of parasite load or prevalence, laying or hatching dates, courtship time, or scab scores, the effect size sign was inverted before analysis to ensure that a positive value consistently meant an increase in fitness across all fitness proxies (i.e., to ensure comparability across effect sizes). Since SMDH can only be calculated when the degrees of freedom (i.e., n1+n2−2) are greater than 1, we had to exclude nine effect sizes from one study that did not fulfil that requirement.</w:t>
      </w:r>
    </w:p>
    <w:p w14:paraId="56078E43" w14:textId="48600B4D" w:rsidR="001F0F81" w:rsidRPr="00E5133E" w:rsidRDefault="00000000">
      <w:pPr>
        <w:pStyle w:val="BodyText"/>
        <w:rPr>
          <w:rFonts w:ascii="Arial" w:hAnsi="Arial"/>
        </w:rPr>
      </w:pPr>
      <w:del w:id="77" w:author="Authors" w:date="2026-05-20T15:02:00Z" w16du:dateUtc="2026-05-20T13:02:00Z">
        <w:r>
          <w:lastRenderedPageBreak/>
          <w:delText>For the few cases for which</w:delText>
        </w:r>
      </w:del>
      <w:ins w:id="78" w:author="Authors" w:date="2026-05-20T15:02:00Z" w16du:dateUtc="2026-05-20T13:02:00Z">
        <w:r w:rsidRPr="00272DE5">
          <w:rPr>
            <w:rFonts w:ascii="Arial" w:hAnsi="Arial" w:cs="Arial"/>
          </w:rPr>
          <w:t>When</w:t>
        </w:r>
      </w:ins>
      <w:r w:rsidRPr="00E5133E">
        <w:rPr>
          <w:rFonts w:ascii="Arial" w:hAnsi="Arial"/>
        </w:rPr>
        <w:t xml:space="preserve"> we could not extract means and variances but inferential statistics such as t and F values (k = 4, n = 2), we </w:t>
      </w:r>
      <w:del w:id="79" w:author="Authors" w:date="2026-05-20T15:02:00Z" w16du:dateUtc="2026-05-20T13:02:00Z">
        <w:r>
          <w:delText>estimated</w:delText>
        </w:r>
      </w:del>
      <w:ins w:id="80" w:author="Authors" w:date="2026-05-20T15:02:00Z" w16du:dateUtc="2026-05-20T13:02:00Z">
        <w:r w:rsidRPr="00272DE5">
          <w:rPr>
            <w:rFonts w:ascii="Arial" w:hAnsi="Arial" w:cs="Arial"/>
          </w:rPr>
          <w:t>transformed them into</w:t>
        </w:r>
      </w:ins>
      <w:r w:rsidRPr="00E5133E">
        <w:rPr>
          <w:rFonts w:ascii="Arial" w:hAnsi="Arial"/>
        </w:rPr>
        <w:t xml:space="preserve"> SMD values </w:t>
      </w:r>
      <w:del w:id="81" w:author="Authors" w:date="2026-05-20T15:02:00Z" w16du:dateUtc="2026-05-20T13:02:00Z">
        <w:r>
          <w:delText xml:space="preserve">from those statistics </w:delText>
        </w:r>
      </w:del>
      <w:r w:rsidRPr="00E5133E">
        <w:rPr>
          <w:rFonts w:ascii="Arial" w:hAnsi="Arial"/>
        </w:rPr>
        <w:t>[50]. For dichotomous variables (e.g., nest success, recorded as successful vs unsuccessful and analysed as counts per group, k = 4, n = 2), we calculated log odds ratios (lnOR) using the ‘escalc’ function (measure = OR) from ‘metafor’ and subsequently converted them to SMD [50]. Since lnRR cannot be calculated from inferential statistics, dichotomous variables, or traits including zero or negative values (k = 7), the number of effect sizes included in the lnRR subset (k = 259, n = 28) is smaller than that of SMDH (k = 274, n = 28).</w:t>
      </w:r>
    </w:p>
    <w:p w14:paraId="7AE98CE8" w14:textId="279E64D6" w:rsidR="001F0F81" w:rsidRPr="00E5133E" w:rsidRDefault="00000000">
      <w:pPr>
        <w:pStyle w:val="BodyText"/>
        <w:rPr>
          <w:rFonts w:ascii="Arial" w:hAnsi="Arial"/>
        </w:rPr>
      </w:pPr>
      <w:r w:rsidRPr="00E5133E">
        <w:rPr>
          <w:rFonts w:ascii="Arial" w:hAnsi="Arial"/>
        </w:rPr>
        <w:t xml:space="preserve">When calculating each effect size’s sampling variance, we used the number of nests per group, rather than the number of individuals, whenever possible, to account for within-nest non-independence due to shared genetic background and early-life environment. In cases where the same control or treatment group was used in multiple comparisons, sample sizes were adjusted before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 [51] for </w:t>
      </w:r>
      <w:proofErr w:type="spellStart"/>
      <w:r w:rsidRPr="00E5133E">
        <w:rPr>
          <w:rFonts w:ascii="Arial" w:hAnsi="Arial"/>
        </w:rPr>
        <w:t>lnRR</w:t>
      </w:r>
      <w:proofErr w:type="spellEnd"/>
      <w:r w:rsidRPr="00E5133E">
        <w:rPr>
          <w:rFonts w:ascii="Arial" w:hAnsi="Arial"/>
        </w:rPr>
        <w:t xml:space="preserve">, and </w:t>
      </w:r>
      <m:oMath>
        <m:f>
          <m:fPr>
            <m:ctrlPr>
              <w:del w:id="82" w:author="Authors" w:date="2026-05-20T15:02:00Z" w16du:dateUtc="2026-05-20T13:02:00Z">
                <w:rPr>
                  <w:rFonts w:ascii="Cambria Math" w:hAnsi="Cambria Math"/>
                </w:rPr>
              </w:del>
            </m:ctrlPr>
          </m:fPr>
          <m:num>
            <m:sSub>
              <m:sSubPr>
                <m:ctrlPr>
                  <w:del w:id="83" w:author="Authors" w:date="2026-05-20T15:02:00Z" w16du:dateUtc="2026-05-20T13:02:00Z">
                    <w:rPr>
                      <w:rFonts w:ascii="Cambria Math" w:hAnsi="Cambria Math"/>
                    </w:rPr>
                  </w:del>
                </m:ctrlPr>
              </m:sSubPr>
              <m:e>
                <m:r>
                  <w:del w:id="84" w:author="Authors" w:date="2026-05-20T15:02:00Z" w16du:dateUtc="2026-05-20T13:02:00Z">
                    <w:rPr>
                      <w:rFonts w:ascii="Cambria Math" w:hAnsi="Cambria Math"/>
                    </w:rPr>
                    <m:t>n</m:t>
                  </w:del>
                </m:r>
              </m:e>
              <m:sub>
                <m:r>
                  <w:del w:id="85" w:author="Authors" w:date="2026-05-20T15:02:00Z" w16du:dateUtc="2026-05-20T13:02:00Z">
                    <w:rPr>
                      <w:rFonts w:ascii="Cambria Math" w:hAnsi="Cambria Math"/>
                    </w:rPr>
                    <m:t>1</m:t>
                  </w:del>
                </m:r>
              </m:sub>
            </m:sSub>
            <m:r>
              <w:del w:id="86" w:author="Authors" w:date="2026-05-20T15:02:00Z" w16du:dateUtc="2026-05-20T13:02:00Z">
                <m:rPr>
                  <m:sty m:val="p"/>
                </m:rPr>
                <w:rPr>
                  <w:rFonts w:ascii="Cambria Math" w:hAnsi="Cambria Math"/>
                </w:rPr>
                <m:t>+</m:t>
              </w:del>
            </m:r>
            <m:sSub>
              <m:sSubPr>
                <m:ctrlPr>
                  <w:del w:id="87" w:author="Authors" w:date="2026-05-20T15:02:00Z" w16du:dateUtc="2026-05-20T13:02:00Z">
                    <w:rPr>
                      <w:rFonts w:ascii="Cambria Math" w:hAnsi="Cambria Math"/>
                    </w:rPr>
                  </w:del>
                </m:ctrlPr>
              </m:sSubPr>
              <m:e>
                <m:r>
                  <w:del w:id="88" w:author="Authors" w:date="2026-05-20T15:02:00Z" w16du:dateUtc="2026-05-20T13:02:00Z">
                    <w:rPr>
                      <w:rFonts w:ascii="Cambria Math" w:hAnsi="Cambria Math"/>
                    </w:rPr>
                    <m:t>n</m:t>
                  </w:del>
                </m:r>
              </m:e>
              <m:sub>
                <m:r>
                  <w:del w:id="89" w:author="Authors" w:date="2026-05-20T15:02:00Z" w16du:dateUtc="2026-05-20T13:02:00Z">
                    <w:rPr>
                      <w:rFonts w:ascii="Cambria Math" w:hAnsi="Cambria Math"/>
                    </w:rPr>
                    <m:t>2</m:t>
                  </w:del>
                </m:r>
              </m:sub>
            </m:sSub>
          </m:num>
          <m:den>
            <m:sSub>
              <m:sSubPr>
                <m:ctrlPr>
                  <w:del w:id="90" w:author="Authors" w:date="2026-05-20T15:02:00Z" w16du:dateUtc="2026-05-20T13:02:00Z">
                    <w:rPr>
                      <w:rFonts w:ascii="Cambria Math" w:hAnsi="Cambria Math"/>
                    </w:rPr>
                  </w:del>
                </m:ctrlPr>
              </m:sSubPr>
              <m:e>
                <m:r>
                  <w:del w:id="91" w:author="Authors" w:date="2026-05-20T15:02:00Z" w16du:dateUtc="2026-05-20T13:02:00Z">
                    <w:rPr>
                      <w:rFonts w:ascii="Cambria Math" w:hAnsi="Cambria Math"/>
                    </w:rPr>
                    <m:t>n</m:t>
                  </w:del>
                </m:r>
              </m:e>
              <m:sub>
                <m:r>
                  <w:del w:id="92" w:author="Authors" w:date="2026-05-20T15:02:00Z" w16du:dateUtc="2026-05-20T13:02:00Z">
                    <w:rPr>
                      <w:rFonts w:ascii="Cambria Math" w:hAnsi="Cambria Math"/>
                    </w:rPr>
                    <m:t>1</m:t>
                  </w:del>
                </m:r>
              </m:sub>
            </m:sSub>
            <m:r>
              <w:del w:id="93" w:author="Authors" w:date="2026-05-20T15:02:00Z" w16du:dateUtc="2026-05-20T13:02:00Z">
                <m:rPr>
                  <m:sty m:val="p"/>
                </m:rPr>
                <w:rPr>
                  <w:rFonts w:ascii="Cambria Math" w:hAnsi="Cambria Math"/>
                </w:rPr>
                <m:t>×</m:t>
              </w:del>
            </m:r>
            <m:sSub>
              <m:sSubPr>
                <m:ctrlPr>
                  <w:del w:id="94" w:author="Authors" w:date="2026-05-20T15:02:00Z" w16du:dateUtc="2026-05-20T13:02:00Z">
                    <w:rPr>
                      <w:rFonts w:ascii="Cambria Math" w:hAnsi="Cambria Math"/>
                    </w:rPr>
                  </w:del>
                </m:ctrlPr>
              </m:sSubPr>
              <m:e>
                <m:r>
                  <w:del w:id="95" w:author="Authors" w:date="2026-05-20T15:02:00Z" w16du:dateUtc="2026-05-20T13:02:00Z">
                    <w:rPr>
                      <w:rFonts w:ascii="Cambria Math" w:hAnsi="Cambria Math"/>
                    </w:rPr>
                    <m:t>n</m:t>
                  </w:del>
                </m:r>
              </m:e>
              <m:sub>
                <m:r>
                  <w:del w:id="96" w:author="Authors" w:date="2026-05-20T15:02:00Z" w16du:dateUtc="2026-05-20T13:02:00Z">
                    <w:rPr>
                      <w:rFonts w:ascii="Cambria Math" w:hAnsi="Cambria Math"/>
                    </w:rPr>
                    <m:t>2</m:t>
                  </w:del>
                </m:r>
              </m:sub>
            </m:sSub>
          </m:den>
        </m:f>
      </m:oMath>
      <w:ins w:id="97" w:author="Authors" w:date="2026-05-20T15:02:00Z" w16du:dateUtc="2026-05-20T13:02:00Z">
        <w:r w:rsidRPr="00272DE5">
          <w:rPr>
            <w:rFonts w:ascii="Arial" w:hAnsi="Arial" w:cs="Arial"/>
          </w:rPr>
          <w:t xml:space="preserve">using </w:t>
        </w:r>
      </w:ins>
      <m:oMath>
        <m:f>
          <m:fPr>
            <m:ctrlPr>
              <w:ins w:id="98" w:author="Authors" w:date="2026-05-20T15:02:00Z" w16du:dateUtc="2026-05-20T13:02:00Z">
                <w:rPr>
                  <w:rFonts w:ascii="Cambria Math" w:hAnsi="Cambria Math" w:cs="Arial"/>
                </w:rPr>
              </w:ins>
            </m:ctrlPr>
          </m:fPr>
          <m:num>
            <m:sSub>
              <m:sSubPr>
                <m:ctrlPr>
                  <w:ins w:id="99" w:author="Authors" w:date="2026-05-20T15:02:00Z" w16du:dateUtc="2026-05-20T13:02:00Z">
                    <w:rPr>
                      <w:rFonts w:ascii="Cambria Math" w:hAnsi="Cambria Math" w:cs="Arial"/>
                    </w:rPr>
                  </w:ins>
                </m:ctrlPr>
              </m:sSubPr>
              <m:e>
                <m:r>
                  <w:ins w:id="100" w:author="Authors" w:date="2026-05-20T15:02:00Z" w16du:dateUtc="2026-05-20T13:02:00Z">
                    <w:rPr>
                      <w:rFonts w:ascii="Cambria Math" w:hAnsi="Cambria Math" w:cs="Arial"/>
                    </w:rPr>
                    <m:t>n</m:t>
                  </w:ins>
                </m:r>
              </m:e>
              <m:sub>
                <m:r>
                  <w:ins w:id="101" w:author="Authors" w:date="2026-05-20T15:02:00Z" w16du:dateUtc="2026-05-20T13:02:00Z">
                    <w:rPr>
                      <w:rFonts w:ascii="Cambria Math" w:hAnsi="Cambria Math" w:cs="Arial"/>
                    </w:rPr>
                    <m:t>1</m:t>
                  </w:ins>
                </m:r>
              </m:sub>
            </m:sSub>
            <m:r>
              <w:ins w:id="102" w:author="Authors" w:date="2026-05-20T15:02:00Z" w16du:dateUtc="2026-05-20T13:02:00Z">
                <m:rPr>
                  <m:sty m:val="p"/>
                </m:rPr>
                <w:rPr>
                  <w:rFonts w:ascii="Cambria Math" w:hAnsi="Cambria Math" w:cs="Arial"/>
                </w:rPr>
                <m:t>+</m:t>
              </w:ins>
            </m:r>
            <m:sSub>
              <m:sSubPr>
                <m:ctrlPr>
                  <w:ins w:id="103" w:author="Authors" w:date="2026-05-20T15:02:00Z" w16du:dateUtc="2026-05-20T13:02:00Z">
                    <w:rPr>
                      <w:rFonts w:ascii="Cambria Math" w:hAnsi="Cambria Math" w:cs="Arial"/>
                    </w:rPr>
                  </w:ins>
                </m:ctrlPr>
              </m:sSubPr>
              <m:e>
                <m:r>
                  <w:ins w:id="104" w:author="Authors" w:date="2026-05-20T15:02:00Z" w16du:dateUtc="2026-05-20T13:02:00Z">
                    <w:rPr>
                      <w:rFonts w:ascii="Cambria Math" w:hAnsi="Cambria Math" w:cs="Arial"/>
                    </w:rPr>
                    <m:t>n</m:t>
                  </w:ins>
                </m:r>
              </m:e>
              <m:sub>
                <m:r>
                  <w:ins w:id="105" w:author="Authors" w:date="2026-05-20T15:02:00Z" w16du:dateUtc="2026-05-20T13:02:00Z">
                    <w:rPr>
                      <w:rFonts w:ascii="Cambria Math" w:hAnsi="Cambria Math" w:cs="Arial"/>
                    </w:rPr>
                    <m:t>2</m:t>
                  </w:ins>
                </m:r>
              </m:sub>
            </m:sSub>
          </m:num>
          <m:den>
            <m:sSub>
              <m:sSubPr>
                <m:ctrlPr>
                  <w:ins w:id="106" w:author="Authors" w:date="2026-05-20T15:02:00Z" w16du:dateUtc="2026-05-20T13:02:00Z">
                    <w:rPr>
                      <w:rFonts w:ascii="Cambria Math" w:hAnsi="Cambria Math" w:cs="Arial"/>
                    </w:rPr>
                  </w:ins>
                </m:ctrlPr>
              </m:sSubPr>
              <m:e>
                <m:r>
                  <w:ins w:id="107" w:author="Authors" w:date="2026-05-20T15:02:00Z" w16du:dateUtc="2026-05-20T13:02:00Z">
                    <w:rPr>
                      <w:rFonts w:ascii="Cambria Math" w:hAnsi="Cambria Math" w:cs="Arial"/>
                    </w:rPr>
                    <m:t>n</m:t>
                  </w:ins>
                </m:r>
              </m:e>
              <m:sub>
                <m:r>
                  <w:ins w:id="108" w:author="Authors" w:date="2026-05-20T15:02:00Z" w16du:dateUtc="2026-05-20T13:02:00Z">
                    <w:rPr>
                      <w:rFonts w:ascii="Cambria Math" w:hAnsi="Cambria Math" w:cs="Arial"/>
                    </w:rPr>
                    <m:t>1</m:t>
                  </w:ins>
                </m:r>
              </m:sub>
            </m:sSub>
            <m:r>
              <w:ins w:id="109" w:author="Authors" w:date="2026-05-20T15:02:00Z" w16du:dateUtc="2026-05-20T13:02:00Z">
                <m:rPr>
                  <m:sty m:val="p"/>
                </m:rPr>
                <w:rPr>
                  <w:rFonts w:ascii="Cambria Math" w:hAnsi="Cambria Math" w:cs="Arial"/>
                </w:rPr>
                <m:t>×</m:t>
              </w:ins>
            </m:r>
            <m:sSub>
              <m:sSubPr>
                <m:ctrlPr>
                  <w:ins w:id="110" w:author="Authors" w:date="2026-05-20T15:02:00Z" w16du:dateUtc="2026-05-20T13:02:00Z">
                    <w:rPr>
                      <w:rFonts w:ascii="Cambria Math" w:hAnsi="Cambria Math" w:cs="Arial"/>
                    </w:rPr>
                  </w:ins>
                </m:ctrlPr>
              </m:sSubPr>
              <m:e>
                <m:r>
                  <w:ins w:id="111" w:author="Authors" w:date="2026-05-20T15:02:00Z" w16du:dateUtc="2026-05-20T13:02:00Z">
                    <w:rPr>
                      <w:rFonts w:ascii="Cambria Math" w:hAnsi="Cambria Math" w:cs="Arial"/>
                    </w:rPr>
                    <m:t>n</m:t>
                  </w:ins>
                </m:r>
              </m:e>
              <m:sub>
                <m:r>
                  <w:ins w:id="112" w:author="Authors" w:date="2026-05-20T15:02:00Z" w16du:dateUtc="2026-05-20T13:02:00Z">
                    <w:rPr>
                      <w:rFonts w:ascii="Cambria Math" w:hAnsi="Cambria Math" w:cs="Arial"/>
                    </w:rPr>
                    <m:t>2</m:t>
                  </w:ins>
                </m:r>
              </m:sub>
            </m:sSub>
          </m:den>
        </m:f>
      </m:oMath>
      <w:r w:rsidRPr="00E5133E">
        <w:rPr>
          <w:rFonts w:ascii="Arial" w:hAnsi="Arial"/>
        </w:rPr>
        <w:t xml:space="preserve"> for SMDH [52].</w:t>
      </w:r>
    </w:p>
    <w:p w14:paraId="6CCFA80D" w14:textId="77777777" w:rsidR="001F0F81" w:rsidRPr="00E5133E" w:rsidRDefault="00000000">
      <w:pPr>
        <w:pStyle w:val="Heading2"/>
        <w:rPr>
          <w:rFonts w:ascii="Arial" w:hAnsi="Arial"/>
        </w:rPr>
      </w:pPr>
      <w:bookmarkStart w:id="113" w:name="data-analysis"/>
      <w:bookmarkEnd w:id="76"/>
      <w:r w:rsidRPr="00E5133E">
        <w:rPr>
          <w:rFonts w:ascii="Arial" w:hAnsi="Arial"/>
        </w:rPr>
        <w:t>Data analysis</w:t>
      </w:r>
    </w:p>
    <w:p w14:paraId="756ED9A7" w14:textId="028F33BF" w:rsidR="001F0F81" w:rsidRPr="00E5133E" w:rsidRDefault="00000000">
      <w:pPr>
        <w:pStyle w:val="FirstParagraph"/>
        <w:rPr>
          <w:rFonts w:ascii="Arial" w:hAnsi="Arial"/>
        </w:rPr>
      </w:pPr>
      <w:r w:rsidRPr="00E5133E">
        <w:rPr>
          <w:rFonts w:ascii="Arial" w:hAnsi="Arial"/>
        </w:rPr>
        <w:t>We performed all analyses in R v4.5.1 [53]. All multilevel meta-analytical models and meta-regressions were fitted using ‘metafor’ v4.8-0 [49]. Sampling variances were modelled as variance-covariance matrices assuming a 0.5 correlation (</w:t>
      </w:r>
      <m:oMath>
        <m:r>
          <w:rPr>
            <w:rFonts w:ascii="Cambria Math" w:hAnsi="Cambria Math" w:cs="Arial"/>
          </w:rPr>
          <m:t>ρ</m:t>
        </m:r>
      </m:oMath>
      <w:r w:rsidRPr="00E5133E">
        <w:rPr>
          <w:rFonts w:ascii="Arial" w:hAnsi="Arial"/>
        </w:rPr>
        <w:t xml:space="preserve">) between sampling variances from the same study [54] using the ‘vcalc’ function from ‘metafor’ (see Supplementary Appendix </w:t>
      </w:r>
      <w:hyperlink w:anchor="figsupp-correlation">
        <w:r w:rsidR="001F0F81" w:rsidRPr="00E5133E">
          <w:rPr>
            <w:rStyle w:val="Hyperlink"/>
            <w:rFonts w:ascii="Arial" w:hAnsi="Arial"/>
          </w:rPr>
          <w:t>Figure S9</w:t>
        </w:r>
      </w:hyperlink>
      <w:r w:rsidRPr="00E5133E">
        <w:rPr>
          <w:rFonts w:ascii="Arial" w:hAnsi="Arial"/>
        </w:rPr>
        <w:t xml:space="preserve"> for sensitivity analyses showing that conclusions </w:t>
      </w:r>
      <w:del w:id="114" w:author="Authors" w:date="2026-05-20T15:02:00Z" w16du:dateUtc="2026-05-20T13:02:00Z">
        <w:r>
          <w:delText>remain</w:delText>
        </w:r>
      </w:del>
      <w:ins w:id="115" w:author="Authors" w:date="2026-05-20T15:02:00Z" w16du:dateUtc="2026-05-20T13:02:00Z">
        <w:r w:rsidRPr="00272DE5">
          <w:rPr>
            <w:rFonts w:ascii="Arial" w:hAnsi="Arial" w:cs="Arial"/>
          </w:rPr>
          <w:t>remained</w:t>
        </w:r>
      </w:ins>
      <w:r w:rsidRPr="00E5133E">
        <w:rPr>
          <w:rFonts w:ascii="Arial" w:hAnsi="Arial"/>
        </w:rPr>
        <w:t xml:space="preserve"> the same when using different values of </w:t>
      </w:r>
      <m:oMath>
        <m:r>
          <w:rPr>
            <w:rFonts w:ascii="Cambria Math" w:hAnsi="Cambria Math" w:cs="Arial"/>
          </w:rPr>
          <m:t>ρ</m:t>
        </m:r>
      </m:oMath>
      <w:r w:rsidRPr="00E5133E">
        <w:rPr>
          <w:rFonts w:ascii="Arial" w:hAnsi="Arial"/>
        </w:rPr>
        <w:t>).</w:t>
      </w:r>
    </w:p>
    <w:p w14:paraId="38A0E144" w14:textId="63F41F23" w:rsidR="001F0F81" w:rsidRPr="00E5133E" w:rsidRDefault="00000000">
      <w:pPr>
        <w:pStyle w:val="BodyText"/>
        <w:rPr>
          <w:rFonts w:ascii="Arial" w:hAnsi="Arial"/>
        </w:rPr>
      </w:pPr>
      <w:r w:rsidRPr="00E5133E">
        <w:rPr>
          <w:rFonts w:ascii="Arial" w:hAnsi="Arial"/>
        </w:rPr>
        <w:t xml:space="preserve">We originally considered the following levels of non-independence for our analyses: multiple effect sizes collected from (a) same study (Paper ID), (b) bird species (Species ID), (c) geographical locations (Population ID), (d) sub-populations within the same location (Experiment ID; e.g., birds studied at the same location for multiple years), (e) groups of individuals within a population (Group ID; e.g., males and females in a population, first clutch and second clutch), and (f) repeated measurement of the same trait for the same individuals (Repeated trait ID; e.g., chick mass on day 7, 14 and 21). In the end, our random effect structure deviated from our pre-registration because Experiment ID and Group ID represented nearly the same grouping structure, so we </w:t>
      </w:r>
      <w:del w:id="116" w:author="Authors" w:date="2026-05-20T15:02:00Z" w16du:dateUtc="2026-05-20T13:02:00Z">
        <w:r>
          <w:delText>decided to leave</w:delText>
        </w:r>
      </w:del>
      <w:ins w:id="117" w:author="Authors" w:date="2026-05-20T15:02:00Z" w16du:dateUtc="2026-05-20T13:02:00Z">
        <w:r w:rsidRPr="00272DE5">
          <w:rPr>
            <w:rFonts w:ascii="Arial" w:hAnsi="Arial" w:cs="Arial"/>
          </w:rPr>
          <w:t>left</w:t>
        </w:r>
      </w:ins>
      <w:r w:rsidRPr="00E5133E">
        <w:rPr>
          <w:rFonts w:ascii="Arial" w:hAnsi="Arial"/>
        </w:rPr>
        <w:t xml:space="preserve"> out the one with lesser resolution (i.e., Experiment ID). Additionally, few effect sizes were measured repeatedly, making Repeated trait ID almost identical to Observation ID (</w:t>
      </w:r>
      <w:hyperlink w:anchor="figsupp-random-effect">
        <w:r w:rsidR="001F0F81" w:rsidRPr="00E5133E">
          <w:rPr>
            <w:rStyle w:val="Hyperlink"/>
            <w:rFonts w:ascii="Arial" w:hAnsi="Arial"/>
          </w:rPr>
          <w:t>Figure S8</w:t>
        </w:r>
      </w:hyperlink>
      <w:r w:rsidRPr="00E5133E">
        <w:rPr>
          <w:rFonts w:ascii="Arial" w:hAnsi="Arial"/>
        </w:rPr>
        <w:t xml:space="preserve">), so we excluded Repeated trait ID. Last, we </w:t>
      </w:r>
      <w:del w:id="118" w:author="Authors" w:date="2026-05-20T15:02:00Z" w16du:dateUtc="2026-05-20T13:02:00Z">
        <w:r>
          <w:delText>decided to add</w:delText>
        </w:r>
      </w:del>
      <w:ins w:id="119" w:author="Authors" w:date="2026-05-20T15:02:00Z" w16du:dateUtc="2026-05-20T13:02:00Z">
        <w:r w:rsidRPr="00272DE5">
          <w:rPr>
            <w:rFonts w:ascii="Arial" w:hAnsi="Arial" w:cs="Arial"/>
          </w:rPr>
          <w:t>added</w:t>
        </w:r>
      </w:ins>
      <w:r w:rsidRPr="00E5133E">
        <w:rPr>
          <w:rFonts w:ascii="Arial" w:hAnsi="Arial"/>
        </w:rPr>
        <w:t xml:space="preserve"> Population ID since we noticed after extracting the data, but before any analyses, that several studies were performed in the same geographical locations. Unless stated otherwise, we fitted the following random effects in all our models to account for non-independence: Paper ID, Group ID, Species ID, Population ID, and an observation-level random effect (Observation ID).</w:t>
      </w:r>
    </w:p>
    <w:p w14:paraId="0EEEC273" w14:textId="7B29B656" w:rsidR="001F0F81" w:rsidRPr="00E5133E" w:rsidRDefault="00000000">
      <w:pPr>
        <w:pStyle w:val="BodyText"/>
        <w:rPr>
          <w:rFonts w:ascii="Arial" w:hAnsi="Arial"/>
        </w:rPr>
      </w:pPr>
      <w:r w:rsidRPr="00E5133E">
        <w:rPr>
          <w:rFonts w:ascii="Arial" w:hAnsi="Arial"/>
          <w:b/>
        </w:rPr>
        <w:lastRenderedPageBreak/>
        <w:t>Meta-analytic mean and hypotheses</w:t>
      </w:r>
      <w:r w:rsidRPr="00E5133E">
        <w:rPr>
          <w:rFonts w:ascii="Arial" w:hAnsi="Arial"/>
        </w:rPr>
        <w:t xml:space="preserve">: To estimate the effect of GNM on fitness estimates across </w:t>
      </w:r>
      <w:del w:id="120" w:author="Authors" w:date="2026-05-20T15:02:00Z" w16du:dateUtc="2026-05-20T13:02:00Z">
        <w:r>
          <w:delText xml:space="preserve">bird </w:delText>
        </w:r>
      </w:del>
      <w:r w:rsidRPr="00E5133E">
        <w:rPr>
          <w:rFonts w:ascii="Arial" w:hAnsi="Arial"/>
        </w:rPr>
        <w:t xml:space="preserve">species, we fitted two separate sets of models for each effect size: lnRR and SMD(H). First, we fitted multilevel intercept-only meta-analytical models to test the overall effect of GNM on fitness estimates, its uncertainty and heterogeneity. We used the ‘rma.mv’ function from the ‘metafor’ package (method = ‘REML’ and test = ‘t’ for calculating the test statistics and confidence intervals for the moderators). Although we excluded traits for which their link with fitness is debated in the literature </w:t>
      </w:r>
      <w:ins w:id="121" w:author="Authors" w:date="2026-05-20T15:02:00Z" w16du:dateUtc="2026-05-20T13:02:00Z">
        <w:r w:rsidRPr="00272DE5">
          <w:rPr>
            <w:rFonts w:ascii="Arial" w:hAnsi="Arial" w:cs="Arial"/>
          </w:rPr>
          <w:t xml:space="preserve">from our main analysis </w:t>
        </w:r>
      </w:ins>
      <w:r w:rsidRPr="00E5133E">
        <w:rPr>
          <w:rFonts w:ascii="Arial" w:hAnsi="Arial"/>
        </w:rPr>
        <w:t xml:space="preserve">(e.g., sex ratio [55]; yolk hormones levels, [56]; more in </w:t>
      </w:r>
      <w:hyperlink w:anchor="tabsupp-fitness-proxies">
        <w:r w:rsidR="001F0F81" w:rsidRPr="00E5133E">
          <w:rPr>
            <w:rStyle w:val="Hyperlink"/>
            <w:rFonts w:ascii="Arial" w:hAnsi="Arial"/>
          </w:rPr>
          <w:t>Table S2</w:t>
        </w:r>
      </w:hyperlink>
      <w:del w:id="122" w:author="Authors" w:date="2026-05-20T15:02:00Z" w16du:dateUtc="2026-05-20T13:02:00Z">
        <w:r>
          <w:delText>) from our main analysis,</w:delText>
        </w:r>
      </w:del>
      <w:ins w:id="123" w:author="Authors" w:date="2026-05-20T15:02:00Z" w16du:dateUtc="2026-05-20T13:02:00Z">
        <w:r w:rsidRPr="00272DE5">
          <w:rPr>
            <w:rFonts w:ascii="Arial" w:hAnsi="Arial" w:cs="Arial"/>
          </w:rPr>
          <w:t>),</w:t>
        </w:r>
      </w:ins>
      <w:r w:rsidRPr="00E5133E">
        <w:rPr>
          <w:rFonts w:ascii="Arial" w:hAnsi="Arial"/>
        </w:rPr>
        <w:t xml:space="preserve"> we conducted a sensitivity analysis including these traits that confirmed the robustness of our results (</w:t>
      </w:r>
      <w:hyperlink w:anchor="tabsupp-SA-intercept">
        <w:r w:rsidR="001F0F81" w:rsidRPr="00E5133E">
          <w:rPr>
            <w:rStyle w:val="Hyperlink"/>
            <w:rFonts w:ascii="Arial" w:hAnsi="Arial"/>
          </w:rPr>
          <w:t>Table S3</w:t>
        </w:r>
      </w:hyperlink>
      <w:r w:rsidRPr="00E5133E">
        <w:rPr>
          <w:rFonts w:ascii="Arial" w:hAnsi="Arial"/>
        </w:rPr>
        <w:t>; k = 21, n = 8). For all intercept-only models, we estimated the total amount of absolute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E5133E">
        <w:rPr>
          <w:rFonts w:ascii="Arial" w:hAnsi="Arial"/>
        </w:rPr>
        <w:t>; i.e., the total variation not explained by sampling error), its sources or relative heterogeneity (</w:t>
      </w:r>
      <m:oMath>
        <m:sSup>
          <m:sSupPr>
            <m:ctrlPr>
              <w:rPr>
                <w:rFonts w:ascii="Cambria Math" w:hAnsi="Cambria Math" w:cs="Arial"/>
              </w:rPr>
            </m:ctrlPr>
          </m:sSupPr>
          <m:e>
            <m:r>
              <w:rPr>
                <w:rFonts w:ascii="Cambria Math" w:hAnsi="Cambria Math" w:cs="Arial"/>
              </w:rPr>
              <m:t>I</m:t>
            </m:r>
          </m:e>
          <m:sup>
            <m:r>
              <w:rPr>
                <w:rFonts w:ascii="Cambria Math" w:hAnsi="Cambria Math" w:cs="Arial"/>
              </w:rPr>
              <m:t>2</m:t>
            </m:r>
          </m:sup>
        </m:sSup>
      </m:oMath>
      <w:r w:rsidRPr="00E5133E">
        <w:rPr>
          <w:rFonts w:ascii="Arial" w:hAnsi="Arial"/>
        </w:rPr>
        <w:t>), mean-standardised metric (CVH2) and variance-mean-standardised metric of heterogeneity (M2) following the pluralistic approach suggested by [57].</w:t>
      </w:r>
    </w:p>
    <w:p w14:paraId="78A679F5" w14:textId="0F7E64F0" w:rsidR="001F0F81" w:rsidRPr="00E5133E" w:rsidRDefault="00000000">
      <w:pPr>
        <w:pStyle w:val="BodyText"/>
        <w:rPr>
          <w:rFonts w:ascii="Arial" w:hAnsi="Arial"/>
        </w:rPr>
      </w:pPr>
      <w:r w:rsidRPr="00E5133E">
        <w:rPr>
          <w:rFonts w:ascii="Arial" w:hAnsi="Arial"/>
        </w:rPr>
        <w:t>We ran several</w:t>
      </w:r>
      <w:ins w:id="124" w:author="Authors" w:date="2026-05-20T15:02:00Z" w16du:dateUtc="2026-05-20T13:02:00Z">
        <w:r w:rsidRPr="00272DE5">
          <w:rPr>
            <w:rFonts w:ascii="Arial" w:hAnsi="Arial" w:cs="Arial"/>
          </w:rPr>
          <w:t xml:space="preserve"> additional</w:t>
        </w:r>
      </w:ins>
      <w:r w:rsidRPr="00E5133E">
        <w:rPr>
          <w:rFonts w:ascii="Arial" w:hAnsi="Arial"/>
        </w:rPr>
        <w:t xml:space="preserve"> sensitivity analyses to test the robustness of the overall results to the: (i) use of pre-registered bivariate multilevel meta-analytic model including both effect sizes as response variables; (ii) inclusion of traits for which their relationship with fitness was debated in the literature (non-pre-registered); (iii) removal of effect sizes that were originally reported as simply statistically non-significant and we assumed them to be zero (non-pre-registered); (iv) both (ii) and (iii) (non-pre-registered); (v) removal of effect sizes from non-aromatic vs. aromatic experimental design (non-pre-registered); (vi) removal of effect sizes from </w:t>
      </w:r>
      <w:ins w:id="125" w:author="Authors" w:date="2026-05-20T15:02:00Z" w16du:dateUtc="2026-05-20T13:02:00Z">
        <w:r w:rsidRPr="00272DE5">
          <w:rPr>
            <w:rFonts w:ascii="Arial" w:hAnsi="Arial" w:cs="Arial"/>
          </w:rPr>
          <w:t>no material vs. </w:t>
        </w:r>
      </w:ins>
      <w:r w:rsidRPr="00E5133E">
        <w:rPr>
          <w:rFonts w:ascii="Arial" w:hAnsi="Arial"/>
        </w:rPr>
        <w:t xml:space="preserve">non-aromatic </w:t>
      </w:r>
      <w:del w:id="126" w:author="Authors" w:date="2026-05-20T15:02:00Z" w16du:dateUtc="2026-05-20T13:02:00Z">
        <w:r>
          <w:delText xml:space="preserve">vs. no added material </w:delText>
        </w:r>
      </w:del>
      <w:r w:rsidRPr="00E5133E">
        <w:rPr>
          <w:rFonts w:ascii="Arial" w:hAnsi="Arial"/>
        </w:rPr>
        <w:t>experimental design (non-pre-registered); (vii</w:t>
      </w:r>
      <w:del w:id="127" w:author="Authors" w:date="2026-05-20T15:02:00Z" w16du:dateUtc="2026-05-20T13:02:00Z">
        <w:r>
          <w:delText>) removal of effect sizes from aromatic vs. non-aromatic material experimental design (non-pre-registered); (viii</w:delText>
        </w:r>
      </w:del>
      <w:r w:rsidRPr="00E5133E">
        <w:rPr>
          <w:rFonts w:ascii="Arial" w:hAnsi="Arial"/>
        </w:rPr>
        <w:t>) removal of effect sizes that were calculated by transforming inferential statistics (pre-registered); (</w:t>
      </w:r>
      <w:del w:id="128" w:author="Authors" w:date="2026-05-20T15:02:00Z" w16du:dateUtc="2026-05-20T13:02:00Z">
        <w:r>
          <w:delText>ix</w:delText>
        </w:r>
      </w:del>
      <w:ins w:id="129" w:author="Authors" w:date="2026-05-20T15:02:00Z" w16du:dateUtc="2026-05-20T13:02:00Z">
        <w:r w:rsidRPr="00272DE5">
          <w:rPr>
            <w:rFonts w:ascii="Arial" w:hAnsi="Arial" w:cs="Arial"/>
          </w:rPr>
          <w:t>viii</w:t>
        </w:r>
      </w:ins>
      <w:r w:rsidRPr="00E5133E">
        <w:rPr>
          <w:rFonts w:ascii="Arial" w:hAnsi="Arial"/>
        </w:rPr>
        <w:t xml:space="preserve">) removal of effect sizes that failed the Geary’s Test for </w:t>
      </w:r>
      <w:proofErr w:type="spellStart"/>
      <w:r w:rsidRPr="00E5133E">
        <w:rPr>
          <w:rFonts w:ascii="Arial" w:hAnsi="Arial"/>
        </w:rPr>
        <w:t>lnRR</w:t>
      </w:r>
      <w:proofErr w:type="spellEnd"/>
      <w:r w:rsidRPr="00E5133E">
        <w:rPr>
          <w:rFonts w:ascii="Arial" w:hAnsi="Arial"/>
        </w:rPr>
        <w:t xml:space="preserve"> (non-pre-registered); (</w:t>
      </w:r>
      <w:del w:id="130" w:author="Authors" w:date="2026-05-20T15:02:00Z" w16du:dateUtc="2026-05-20T13:02:00Z">
        <w:r>
          <w:delText>x</w:delText>
        </w:r>
      </w:del>
      <w:ins w:id="131" w:author="Authors" w:date="2026-05-20T15:02:00Z" w16du:dateUtc="2026-05-20T13:02:00Z">
        <w:r w:rsidRPr="00272DE5">
          <w:rPr>
            <w:rFonts w:ascii="Arial" w:hAnsi="Arial" w:cs="Arial"/>
          </w:rPr>
          <w:t>ix</w:t>
        </w:r>
      </w:ins>
      <w:r w:rsidRPr="00E5133E">
        <w:rPr>
          <w:rFonts w:ascii="Arial" w:hAnsi="Arial"/>
        </w:rPr>
        <w:t>) removal of unpublished data (non-pre-registered); and (</w:t>
      </w:r>
      <w:del w:id="132" w:author="Authors" w:date="2026-05-20T15:02:00Z" w16du:dateUtc="2026-05-20T13:02:00Z">
        <w:r>
          <w:delText>xi</w:delText>
        </w:r>
      </w:del>
      <w:ins w:id="133" w:author="Authors" w:date="2026-05-20T15:02:00Z" w16du:dateUtc="2026-05-20T13:02:00Z">
        <w:r w:rsidRPr="00272DE5">
          <w:rPr>
            <w:rFonts w:ascii="Arial" w:hAnsi="Arial" w:cs="Arial"/>
          </w:rPr>
          <w:t>x</w:t>
        </w:r>
      </w:ins>
      <w:r w:rsidRPr="00E5133E">
        <w:rPr>
          <w:rFonts w:ascii="Arial" w:hAnsi="Arial"/>
        </w:rPr>
        <w:t>) use of different values of correlation (</w:t>
      </w:r>
      <m:oMath>
        <m:r>
          <w:rPr>
            <w:rFonts w:ascii="Cambria Math" w:hAnsi="Cambria Math" w:cs="Arial"/>
          </w:rPr>
          <m:t>ρ</m:t>
        </m:r>
      </m:oMath>
      <w:r w:rsidRPr="00E5133E">
        <w:rPr>
          <w:rFonts w:ascii="Arial" w:hAnsi="Arial"/>
        </w:rPr>
        <w:t xml:space="preserve">) between sampling variance for variance-covariance matrix (pre-registered). The number of effect sizes </w:t>
      </w:r>
      <w:ins w:id="134" w:author="Authors" w:date="2026-05-20T15:02:00Z" w16du:dateUtc="2026-05-20T13:02:00Z">
        <w:r w:rsidRPr="00272DE5">
          <w:rPr>
            <w:rFonts w:ascii="Arial" w:hAnsi="Arial" w:cs="Arial"/>
          </w:rPr>
          <w:t xml:space="preserve">(k) </w:t>
        </w:r>
      </w:ins>
      <w:r w:rsidRPr="00E5133E">
        <w:rPr>
          <w:rFonts w:ascii="Arial" w:hAnsi="Arial"/>
        </w:rPr>
        <w:t>included in those sensitivity analyses ranged from 131 to 274 (</w:t>
      </w:r>
      <w:hyperlink w:anchor="tabsupp-SA-intercept">
        <w:r w:rsidR="001F0F81" w:rsidRPr="00E5133E">
          <w:rPr>
            <w:rStyle w:val="Hyperlink"/>
            <w:rFonts w:ascii="Arial" w:hAnsi="Arial"/>
          </w:rPr>
          <w:t>Table S3</w:t>
        </w:r>
      </w:hyperlink>
      <w:r w:rsidRPr="00E5133E">
        <w:rPr>
          <w:rFonts w:ascii="Arial" w:hAnsi="Arial"/>
        </w:rPr>
        <w:t>).</w:t>
      </w:r>
      <w:ins w:id="135" w:author="Authors" w:date="2026-05-20T15:02:00Z" w16du:dateUtc="2026-05-20T13:02:00Z">
        <w:r w:rsidRPr="00272DE5">
          <w:rPr>
            <w:rFonts w:ascii="Arial" w:hAnsi="Arial" w:cs="Arial"/>
          </w:rPr>
          <w:t xml:space="preserve"> In all cases, the results were qualitatively unchanged, indicating that our main conclusions were robust to these alternative criteria.</w:t>
        </w:r>
      </w:ins>
    </w:p>
    <w:p w14:paraId="25A1B773" w14:textId="77777777" w:rsidR="001F0F81" w:rsidRPr="00E5133E" w:rsidRDefault="00000000">
      <w:pPr>
        <w:pStyle w:val="BodyText"/>
        <w:rPr>
          <w:rFonts w:ascii="Arial" w:hAnsi="Arial"/>
        </w:rPr>
      </w:pPr>
      <w:r w:rsidRPr="00E5133E">
        <w:rPr>
          <w:rFonts w:ascii="Arial" w:hAnsi="Arial"/>
        </w:rPr>
        <w:t xml:space="preserve">To test the relative importance of the two main functional hypotheses suggested for GNM, that is, the courtship and the parental care hypothesis (which combines the nest protection and drug hypotheses), we ran a multilevel meta-regression including the moderator ‘hypothesis’ (levels: courtship, parental care, both, where ‘both’ refers to fitness proxies not uniquely assigned to either mechanism because they may reflect both courtship and parental care, e.g., offspring morphology or survival). For all meta-regressions, we estimated </w:t>
      </w:r>
      <m:oMath>
        <m:sSubSup>
          <m:sSubSupPr>
            <m:ctrlPr>
              <w:rPr>
                <w:rFonts w:ascii="Cambria Math" w:hAnsi="Cambria Math" w:cs="Arial"/>
              </w:rPr>
            </m:ctrlPr>
          </m:sSubSupPr>
          <m:e>
            <m:r>
              <w:rPr>
                <w:rFonts w:ascii="Cambria Math" w:hAnsi="Cambria Math" w:cs="Arial"/>
              </w:rPr>
              <m:t>R</m:t>
            </m:r>
          </m:e>
          <m:sub>
            <m:r>
              <w:rPr>
                <w:rFonts w:ascii="Cambria Math" w:hAnsi="Cambria Math" w:cs="Arial"/>
              </w:rPr>
              <m:t>marginal</m:t>
            </m:r>
          </m:sub>
          <m:sup>
            <m:r>
              <w:rPr>
                <w:rFonts w:ascii="Cambria Math" w:hAnsi="Cambria Math" w:cs="Arial"/>
              </w:rPr>
              <m:t>2</m:t>
            </m:r>
          </m:sup>
        </m:sSubSup>
      </m:oMath>
      <w:r w:rsidRPr="00E5133E">
        <w:rPr>
          <w:rFonts w:ascii="Arial" w:hAnsi="Arial"/>
        </w:rPr>
        <w:t>, which corresponds to the percentage of heterogeneity explained by the moderators [58].</w:t>
      </w:r>
    </w:p>
    <w:p w14:paraId="5FB7CEF5" w14:textId="77777777" w:rsidR="001F0F81" w:rsidRPr="00E5133E" w:rsidRDefault="00000000">
      <w:pPr>
        <w:pStyle w:val="BodyText"/>
        <w:rPr>
          <w:rFonts w:ascii="Arial" w:hAnsi="Arial"/>
        </w:rPr>
      </w:pPr>
      <w:r w:rsidRPr="00E5133E">
        <w:rPr>
          <w:rFonts w:ascii="Arial" w:hAnsi="Arial"/>
          <w:b/>
        </w:rPr>
        <w:t>Exploratory meta-regressions:</w:t>
      </w:r>
      <w:r w:rsidRPr="00E5133E">
        <w:rPr>
          <w:rFonts w:ascii="Arial" w:hAnsi="Arial"/>
        </w:rPr>
        <w:t xml:space="preserve"> We performed additional pre-registered multilevel meta-regressions for which we did not have clear directional predictions. To understand the effect of the type of experimental design (i.e., whether the authors compared non-aromatic vs. aromatic, no material vs. aromatic, no material vs. non-aromatic), we ran a meta-regression with the type of ‘experimental design’ as the moderator. To test the effect of time of addition of GNM on fitness (levels: before egg hatching, after egg </w:t>
      </w:r>
      <w:r w:rsidRPr="00E5133E">
        <w:rPr>
          <w:rFonts w:ascii="Arial" w:hAnsi="Arial"/>
        </w:rPr>
        <w:lastRenderedPageBreak/>
        <w:t xml:space="preserve">hatching, continuously throughout the nesting phase), we ran a meta-regression with ‘time of addition of GNM’ as the moderator. We also ran a meta-regression using ‘bird species’ as the moderator (levels: </w:t>
      </w:r>
      <w:r w:rsidRPr="00E5133E">
        <w:rPr>
          <w:rFonts w:ascii="Arial" w:hAnsi="Arial"/>
          <w:i/>
        </w:rPr>
        <w:t>Buteo buteo</w:t>
      </w:r>
      <w:r w:rsidRPr="00E5133E">
        <w:rPr>
          <w:rFonts w:ascii="Arial" w:hAnsi="Arial"/>
        </w:rPr>
        <w:t xml:space="preserve">, </w:t>
      </w:r>
      <w:r w:rsidRPr="00E5133E">
        <w:rPr>
          <w:rFonts w:ascii="Arial" w:hAnsi="Arial"/>
          <w:i/>
        </w:rPr>
        <w:t>Cyanistes caeruleus</w:t>
      </w:r>
      <w:r w:rsidRPr="00E5133E">
        <w:rPr>
          <w:rFonts w:ascii="Arial" w:hAnsi="Arial"/>
        </w:rPr>
        <w:t xml:space="preserve">, </w:t>
      </w:r>
      <w:r w:rsidRPr="00E5133E">
        <w:rPr>
          <w:rFonts w:ascii="Arial" w:hAnsi="Arial"/>
          <w:i/>
        </w:rPr>
        <w:t>Passer cinnamomeus</w:t>
      </w:r>
      <w:r w:rsidRPr="00E5133E">
        <w:rPr>
          <w:rFonts w:ascii="Arial" w:hAnsi="Arial"/>
        </w:rPr>
        <w:t xml:space="preserve">, </w:t>
      </w:r>
      <w:r w:rsidRPr="00E5133E">
        <w:rPr>
          <w:rFonts w:ascii="Arial" w:hAnsi="Arial"/>
          <w:i/>
        </w:rPr>
        <w:t>Parus major</w:t>
      </w:r>
      <w:r w:rsidRPr="00E5133E">
        <w:rPr>
          <w:rFonts w:ascii="Arial" w:hAnsi="Arial"/>
        </w:rPr>
        <w:t xml:space="preserve">, </w:t>
      </w:r>
      <w:r w:rsidRPr="00E5133E">
        <w:rPr>
          <w:rFonts w:ascii="Arial" w:hAnsi="Arial"/>
          <w:i/>
        </w:rPr>
        <w:t>Sturnus unicolor</w:t>
      </w:r>
      <w:r w:rsidRPr="00E5133E">
        <w:rPr>
          <w:rFonts w:ascii="Arial" w:hAnsi="Arial"/>
        </w:rPr>
        <w:t xml:space="preserve">, </w:t>
      </w:r>
      <w:r w:rsidRPr="00E5133E">
        <w:rPr>
          <w:rFonts w:ascii="Arial" w:hAnsi="Arial"/>
          <w:i/>
        </w:rPr>
        <w:t>Sturnus vulgaris</w:t>
      </w:r>
      <w:r w:rsidRPr="00E5133E">
        <w:rPr>
          <w:rFonts w:ascii="Arial" w:hAnsi="Arial"/>
        </w:rPr>
        <w:t xml:space="preserve">, </w:t>
      </w:r>
      <w:r w:rsidRPr="00E5133E">
        <w:rPr>
          <w:rFonts w:ascii="Arial" w:hAnsi="Arial"/>
          <w:i/>
        </w:rPr>
        <w:t>Tachycineta bicolor</w:t>
      </w:r>
      <w:r w:rsidRPr="00E5133E">
        <w:rPr>
          <w:rFonts w:ascii="Arial" w:hAnsi="Arial"/>
        </w:rPr>
        <w:t>) to understand if and how the effect of GNM on fitness might differ among species. Furthermore, we explored whether the effect of GNM on fitness varied across the different ‘category of fitness proxy’ studied (levels: behaviour, morphology, parasite and pathogenic load, phenology, physiology, reproduction) by running a meta-regression with this moderator. Last, for the data subset on parasites and pathogens (k = 90, n = 16), we ran a meta-regression with ‘type of parasite’ as the moderator (levels: arthropod, micro-organism).</w:t>
      </w:r>
    </w:p>
    <w:p w14:paraId="298B68F1" w14:textId="7EF315BD" w:rsidR="001F0F81" w:rsidRPr="00E5133E" w:rsidRDefault="00000000">
      <w:pPr>
        <w:pStyle w:val="BodyText"/>
        <w:rPr>
          <w:rFonts w:ascii="Arial" w:hAnsi="Arial"/>
        </w:rPr>
      </w:pPr>
      <w:r w:rsidRPr="00E5133E">
        <w:rPr>
          <w:rFonts w:ascii="Arial" w:hAnsi="Arial"/>
        </w:rPr>
        <w:t>In addition,</w:t>
      </w:r>
      <w:del w:id="136" w:author="Authors" w:date="2026-05-20T15:02:00Z" w16du:dateUtc="2026-05-20T13:02:00Z">
        <w:r>
          <w:delText xml:space="preserve"> following recommendations by [59] and [60],</w:delText>
        </w:r>
      </w:del>
      <w:r w:rsidRPr="00E5133E">
        <w:rPr>
          <w:rFonts w:ascii="Arial" w:hAnsi="Arial"/>
        </w:rPr>
        <w:t xml:space="preserve"> we performed three additional pre-registered multilevel meta-regressions to explore differences in internal validity across the studies associated with our conclusions (i.e., Risk of Bias, or RoB). Specifically, we evaluated the effects of (i) blinding (whether outcome assessors were blinded to the experimental group), (ii) random assignment to treatment, and (iii) partial reporting (whether all measured outcomes were completely reported or only a subset). For each study, each of these three moderators were coded (levels: yes, no) and included in a separate meta-regression for both lnRR and SMD(H).</w:t>
      </w:r>
      <w:ins w:id="137" w:author="Authors" w:date="2026-05-20T15:02:00Z" w16du:dateUtc="2026-05-20T13:02:00Z">
        <w:r w:rsidRPr="00272DE5">
          <w:rPr>
            <w:rFonts w:ascii="Arial" w:hAnsi="Arial" w:cs="Arial"/>
          </w:rPr>
          <w:t xml:space="preserve"> These meta-regressions aimed at exploring how features associated with risk of bias may explain additional heterogeneity among effect sizes [59,60].</w:t>
        </w:r>
      </w:ins>
    </w:p>
    <w:p w14:paraId="6445BA84" w14:textId="4E95E999" w:rsidR="001F0F81" w:rsidRPr="00E5133E" w:rsidRDefault="00000000">
      <w:pPr>
        <w:pStyle w:val="BodyText"/>
        <w:rPr>
          <w:rFonts w:ascii="Arial" w:hAnsi="Arial"/>
        </w:rPr>
      </w:pPr>
      <w:r w:rsidRPr="00E5133E">
        <w:rPr>
          <w:rFonts w:ascii="Arial" w:hAnsi="Arial"/>
          <w:b/>
        </w:rPr>
        <w:t>Publication Bias Test:</w:t>
      </w:r>
      <w:r w:rsidRPr="00E5133E">
        <w:rPr>
          <w:rFonts w:ascii="Arial" w:hAnsi="Arial"/>
        </w:rPr>
        <w:t xml:space="preserve"> Publication bias occurs when a subset of research findings, most often statistically non-significant ones, are less likely to be published or published later [61]. Two types of publication biases are commonplace in ecology and evolutionary biology: small-study (i.e., small sample size studies reporting larger overall effect sizes due to missing effect sizes) and decline effects (i.e., effect sizes decreasing over time) [62]. We tested them for both lnRR and SMD(H) separately</w:t>
      </w:r>
      <w:del w:id="138" w:author="Authors" w:date="2026-05-20T15:02:00Z" w16du:dateUtc="2026-05-20T13:02:00Z">
        <w:r>
          <w:delText xml:space="preserve"> following [63].</w:delText>
        </w:r>
      </w:del>
      <w:ins w:id="139" w:author="Authors" w:date="2026-05-20T15:02:00Z" w16du:dateUtc="2026-05-20T13:02:00Z">
        <w:r w:rsidRPr="00272DE5">
          <w:rPr>
            <w:rFonts w:ascii="Arial" w:hAnsi="Arial" w:cs="Arial"/>
          </w:rPr>
          <w:t>, following [63], first for published studies only (i.e., excluding the two unpublished datasets), then for all studies.</w:t>
        </w:r>
      </w:ins>
      <w:r w:rsidRPr="00E5133E">
        <w:rPr>
          <w:rFonts w:ascii="Arial" w:hAnsi="Arial"/>
        </w:rPr>
        <w:t xml:space="preserve"> To test for small-study effects, we ran a multilevel meta-regression using the ‘square-root of the inverse of the effective sample size’ as the moderator (i.e., </w:t>
      </w:r>
      <m:oMath>
        <m:rad>
          <m:radPr>
            <m:degHide m:val="1"/>
            <m:ctrlPr>
              <w:rPr>
                <w:rFonts w:ascii="Cambria Math" w:hAnsi="Cambria Math" w:cs="Arial"/>
              </w:rPr>
            </m:ctrlPr>
          </m:radPr>
          <m:deg/>
          <m:e>
            <m:d>
              <m:dPr>
                <m:ctrlPr>
                  <w:rPr>
                    <w:rFonts w:ascii="Cambria Math" w:hAnsi="Cambria Math" w:cs="Arial"/>
                  </w:rPr>
                </m:ctrlPr>
              </m:dPr>
              <m:e>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r>
              <m:rPr>
                <m:sty m:val="p"/>
              </m:rPr>
              <w:rPr>
                <w:rFonts w:ascii="Cambria Math" w:hAnsi="Cambria Math" w:cs="Arial"/>
              </w:rPr>
              <m:t>/</m:t>
            </m:r>
            <m:d>
              <m:dPr>
                <m:ctrlPr>
                  <w:rPr>
                    <w:rFonts w:ascii="Cambria Math" w:hAnsi="Cambria Math" w:cs="Arial"/>
                  </w:rPr>
                </m:ctrlPr>
              </m:dPr>
              <m:e>
                <m:r>
                  <w:rPr>
                    <w:rFonts w:ascii="Cambria Math" w:hAnsi="Cambria Math" w:cs="Arial"/>
                  </w:rPr>
                  <m:t>4</m:t>
                </m:r>
                <m:sSub>
                  <m:sSubPr>
                    <m:ctrlPr>
                      <w:rPr>
                        <w:rFonts w:ascii="Cambria Math" w:hAnsi="Cambria Math" w:cs="Arial"/>
                      </w:rPr>
                    </m:ctrlPr>
                  </m:sSubPr>
                  <m:e>
                    <m:r>
                      <w:rPr>
                        <w:rFonts w:ascii="Cambria Math" w:hAnsi="Cambria Math" w:cs="Arial"/>
                      </w:rPr>
                      <m:t>n</m:t>
                    </m:r>
                  </m:e>
                  <m:sub>
                    <m:r>
                      <w:rPr>
                        <w:rFonts w:ascii="Cambria Math" w:hAnsi="Cambria Math" w:cs="Arial"/>
                      </w:rPr>
                      <m:t>1</m:t>
                    </m:r>
                  </m:sub>
                </m:sSub>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e>
            </m:d>
          </m:e>
        </m:rad>
      </m:oMath>
      <w:r w:rsidRPr="00E5133E">
        <w:rPr>
          <w:rFonts w:ascii="Arial" w:hAnsi="Arial"/>
        </w:rPr>
        <w:t xml:space="preserve">). </w:t>
      </w:r>
      <w:ins w:id="140" w:author="Authors" w:date="2026-05-20T15:02:00Z" w16du:dateUtc="2026-05-20T13:02:00Z">
        <w:r w:rsidRPr="00272DE5">
          <w:rPr>
            <w:rFonts w:ascii="Arial" w:hAnsi="Arial" w:cs="Arial"/>
          </w:rPr>
          <w:t xml:space="preserve">Note that the intercept of this meta-regression provides a </w:t>
        </w:r>
        <w:proofErr w:type="spellStart"/>
        <w:r w:rsidRPr="00272DE5">
          <w:rPr>
            <w:rFonts w:ascii="Arial" w:hAnsi="Arial" w:cs="Arial"/>
          </w:rPr>
          <w:t>sensivity</w:t>
        </w:r>
        <w:proofErr w:type="spellEnd"/>
        <w:r w:rsidRPr="00272DE5">
          <w:rPr>
            <w:rFonts w:ascii="Arial" w:hAnsi="Arial" w:cs="Arial"/>
          </w:rPr>
          <w:t xml:space="preserve"> test of the overall estimate adjusted for small-study effects. </w:t>
        </w:r>
      </w:ins>
      <w:r w:rsidRPr="00E5133E">
        <w:rPr>
          <w:rFonts w:ascii="Arial" w:hAnsi="Arial"/>
        </w:rPr>
        <w:t>To test for decline effects (also known as time-lag bias, [64]), we ran a multilevel meta-regression using ‘year of publication’ (mean-centered) as the moderator. Throughout, 95% CI and 95% PI refer to 95% confidence intervals and 95% prediction intervals, respectively.</w:t>
      </w:r>
    </w:p>
    <w:p w14:paraId="62115968" w14:textId="77777777" w:rsidR="001F0F81" w:rsidRPr="00E5133E" w:rsidRDefault="00000000">
      <w:pPr>
        <w:pStyle w:val="Heading1"/>
        <w:rPr>
          <w:rFonts w:ascii="Arial" w:hAnsi="Arial"/>
        </w:rPr>
      </w:pPr>
      <w:bookmarkStart w:id="141" w:name="results"/>
      <w:bookmarkEnd w:id="60"/>
      <w:bookmarkEnd w:id="113"/>
      <w:r w:rsidRPr="00E5133E">
        <w:rPr>
          <w:rFonts w:ascii="Arial" w:hAnsi="Arial"/>
        </w:rPr>
        <w:t>Results</w:t>
      </w:r>
    </w:p>
    <w:p w14:paraId="487BE514" w14:textId="381FDE65" w:rsidR="00272DE5" w:rsidRPr="00E5133E" w:rsidRDefault="00000000" w:rsidP="00E5133E">
      <w:pPr>
        <w:pStyle w:val="BodyText"/>
        <w:rPr>
          <w:rFonts w:ascii="Arial" w:hAnsi="Arial"/>
        </w:rPr>
      </w:pPr>
      <w:r w:rsidRPr="00E5133E">
        <w:rPr>
          <w:rFonts w:ascii="Arial" w:hAnsi="Arial"/>
        </w:rPr>
        <w:t>We obtained 274 effect sizes from 28 studies conducted on 7 species across 17 geographical locations (</w:t>
      </w:r>
      <w:hyperlink w:anchor="figmain-distribution">
        <w:r w:rsidR="00272DE5" w:rsidRPr="00E5133E">
          <w:rPr>
            <w:rStyle w:val="Hyperlink"/>
            <w:rFonts w:ascii="Arial" w:hAnsi="Arial"/>
          </w:rPr>
          <w:t>Figure 1</w:t>
        </w:r>
      </w:hyperlink>
      <w:r w:rsidRPr="00E5133E">
        <w:rPr>
          <w:rFonts w:ascii="Arial" w:hAnsi="Arial"/>
        </w:rPr>
        <w:t>). About 81% of the effect sizes came from only three bird species (</w:t>
      </w:r>
      <w:r w:rsidRPr="00E5133E">
        <w:rPr>
          <w:rFonts w:ascii="Arial" w:hAnsi="Arial"/>
          <w:i/>
        </w:rPr>
        <w:t>Cyanistes caeruleus</w:t>
      </w:r>
      <w:r w:rsidRPr="00E5133E">
        <w:rPr>
          <w:rFonts w:ascii="Arial" w:hAnsi="Arial"/>
        </w:rPr>
        <w:t xml:space="preserve">, k = 77; </w:t>
      </w:r>
      <w:r w:rsidRPr="00E5133E">
        <w:rPr>
          <w:rFonts w:ascii="Arial" w:hAnsi="Arial"/>
          <w:i/>
        </w:rPr>
        <w:t>Sturnus unicolor</w:t>
      </w:r>
      <w:r w:rsidRPr="00E5133E">
        <w:rPr>
          <w:rFonts w:ascii="Arial" w:hAnsi="Arial"/>
        </w:rPr>
        <w:t xml:space="preserve">, k = 60; </w:t>
      </w:r>
      <w:r w:rsidRPr="00E5133E">
        <w:rPr>
          <w:rFonts w:ascii="Arial" w:hAnsi="Arial"/>
          <w:i/>
        </w:rPr>
        <w:t>Sturnus vulgaris</w:t>
      </w:r>
      <w:r w:rsidRPr="00E5133E">
        <w:rPr>
          <w:rFonts w:ascii="Arial" w:hAnsi="Arial"/>
        </w:rPr>
        <w:t xml:space="preserve">, k = 86). Our dataset included studies published between 1988 and 2024. The mean (± standard deviation) number of effect sizes calculated per study was 9.8 ± 6.4 (median: 8.5, range: 2–24) and the mean effective sample size (i.e., the number of </w:t>
      </w:r>
      <w:r w:rsidRPr="00E5133E">
        <w:rPr>
          <w:rFonts w:ascii="Arial" w:hAnsi="Arial"/>
        </w:rPr>
        <w:lastRenderedPageBreak/>
        <w:t>nests/individuals per effect size after accounting for shared-group non-independence) was 32.3 ±31.1 (median: 22.0, range: 3–210 nests/individuals; 31 data points had a sample size of less than 5 nests in each group).</w:t>
      </w:r>
      <w:bookmarkStart w:id="142" w:name="meta-analytic-mean"/>
    </w:p>
    <w:p w14:paraId="40BDD49C" w14:textId="0DB088C7" w:rsidR="001F0F81" w:rsidRPr="00E5133E" w:rsidRDefault="00000000">
      <w:pPr>
        <w:pStyle w:val="Heading2"/>
        <w:rPr>
          <w:rFonts w:ascii="Arial" w:hAnsi="Arial"/>
        </w:rPr>
      </w:pPr>
      <w:r w:rsidRPr="00E5133E">
        <w:rPr>
          <w:rFonts w:ascii="Arial" w:hAnsi="Arial"/>
        </w:rPr>
        <w:t>Meta-analytic mean</w:t>
      </w:r>
    </w:p>
    <w:p w14:paraId="7EBF7C6D" w14:textId="77777777" w:rsidR="001F0F81" w:rsidRPr="00E5133E" w:rsidRDefault="00000000" w:rsidP="00E5133E">
      <w:pPr>
        <w:pStyle w:val="BodyText"/>
        <w:rPr>
          <w:rFonts w:ascii="Arial" w:hAnsi="Arial"/>
        </w:rPr>
      </w:pPr>
      <w:r w:rsidRPr="00E5133E">
        <w:rPr>
          <w:rFonts w:ascii="Arial" w:hAnsi="Arial"/>
        </w:rPr>
        <w:t xml:space="preserve">Both </w:t>
      </w:r>
      <w:proofErr w:type="spellStart"/>
      <w:r w:rsidRPr="00E5133E">
        <w:rPr>
          <w:rFonts w:ascii="Arial" w:hAnsi="Arial"/>
        </w:rPr>
        <w:t>lnRR</w:t>
      </w:r>
      <w:proofErr w:type="spellEnd"/>
      <w:r w:rsidRPr="00E5133E">
        <w:rPr>
          <w:rFonts w:ascii="Arial" w:hAnsi="Arial"/>
        </w:rPr>
        <w:t xml:space="preserve"> and SMD(H) intercept-only meta-analyses showed an average positive effect of GNM on the fitness proxies; however, this overall effect was only statistically significant for SMD(H). For lnRR, nests with an experimental increase in GNM showed an average statistically non-significant increase in fitness estimates of 1.9% (</w:t>
      </w:r>
      <w:hyperlink w:anchor="figmain-mean-effect">
        <w:r w:rsidR="001F0F81" w:rsidRPr="00E5133E">
          <w:rPr>
            <w:rStyle w:val="Hyperlink"/>
            <w:rFonts w:ascii="Arial" w:hAnsi="Arial"/>
          </w:rPr>
          <w:t>Figure 2</w:t>
        </w:r>
      </w:hyperlink>
      <w:r w:rsidRPr="00E5133E">
        <w:rPr>
          <w:rFonts w:ascii="Arial" w:hAnsi="Arial"/>
        </w:rPr>
        <w:t xml:space="preserve"> A; lnRR = 0.019, 95% CI: [-0.012, 0.050], 95% PI: [-0.281, 0.319], p-value = 0.223, k = 238, n = 26) but the heterogeneity among effect sizes was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E5133E">
        <w:rPr>
          <w:rFonts w:ascii="Arial" w:hAnsi="Arial"/>
        </w:rPr>
        <w:t>) was 0.023 (</w:t>
      </w:r>
      <w:r w:rsidRPr="00E5133E">
        <w:rPr>
          <w:rFonts w:ascii="Arial" w:hAnsi="Arial"/>
          <w:i/>
        </w:rPr>
        <w:t>Q</w:t>
      </w:r>
      <w:r w:rsidRPr="00E5133E">
        <w:rPr>
          <w:rFonts w:ascii="Arial" w:hAnsi="Arial"/>
        </w:rPr>
        <w:t xml:space="preserve"> = 2277.7, p &lt; 0.001), the measures of relative (</w:t>
      </w:r>
      <w:r w:rsidRPr="00E5133E">
        <w:rPr>
          <w:rFonts w:ascii="Arial" w:hAnsi="Arial"/>
          <w:i/>
        </w:rPr>
        <w:t>I</w:t>
      </w:r>
      <w:r w:rsidRPr="00E5133E">
        <w:rPr>
          <w:rFonts w:ascii="Arial" w:hAnsi="Arial"/>
          <w:i/>
          <w:vertAlign w:val="superscript"/>
        </w:rPr>
        <w:t>2</w:t>
      </w:r>
      <w:r w:rsidRPr="00E5133E">
        <w:rPr>
          <w:rFonts w:ascii="Arial" w:hAnsi="Arial"/>
          <w:i/>
          <w:vertAlign w:val="subscript"/>
        </w:rPr>
        <w:t>total</w:t>
      </w:r>
      <w:r w:rsidRPr="00E5133E">
        <w:rPr>
          <w:rFonts w:ascii="Arial" w:hAnsi="Arial"/>
        </w:rPr>
        <w:t xml:space="preserve"> = 98.6%) and standardised heterogeneity (CVH2</w:t>
      </w:r>
      <w:r w:rsidRPr="00E5133E">
        <w:rPr>
          <w:rFonts w:ascii="Arial" w:hAnsi="Arial"/>
          <w:vertAlign w:val="subscript"/>
        </w:rPr>
        <w:t>total</w:t>
      </w:r>
      <w:r w:rsidRPr="00E5133E">
        <w:rPr>
          <w:rFonts w:ascii="Arial" w:hAnsi="Arial"/>
        </w:rPr>
        <w:t xml:space="preserve"> = 63.59; M2</w:t>
      </w:r>
      <w:r w:rsidRPr="00E5133E">
        <w:rPr>
          <w:rFonts w:ascii="Arial" w:hAnsi="Arial"/>
          <w:vertAlign w:val="subscript"/>
        </w:rPr>
        <w:t>total =</w:t>
      </w:r>
      <w:r w:rsidRPr="00E5133E">
        <w:rPr>
          <w:rFonts w:ascii="Arial" w:hAnsi="Arial"/>
        </w:rPr>
        <w:t xml:space="preserve"> 0.98) all suggested high heterogeneity across effect sizes, exceeding the 75</w:t>
      </w:r>
      <w:r w:rsidRPr="00E5133E">
        <w:rPr>
          <w:rFonts w:ascii="Arial" w:hAnsi="Arial"/>
          <w:vertAlign w:val="superscript"/>
        </w:rPr>
        <w:t>th</w:t>
      </w:r>
      <w:r w:rsidRPr="00E5133E">
        <w:rPr>
          <w:rFonts w:ascii="Arial" w:hAnsi="Arial"/>
        </w:rPr>
        <w:t xml:space="preserve"> percentile of empirically derived estimates from meta-analyses in ecology and evolution [57].</w:t>
      </w:r>
    </w:p>
    <w:p w14:paraId="13155D15" w14:textId="03CC098F" w:rsidR="001F0F81" w:rsidRPr="00E5133E" w:rsidRDefault="00000000">
      <w:pPr>
        <w:pStyle w:val="BodyText"/>
        <w:rPr>
          <w:rFonts w:ascii="Arial" w:hAnsi="Arial"/>
        </w:rPr>
      </w:pPr>
      <w:r w:rsidRPr="00E5133E">
        <w:rPr>
          <w:rFonts w:ascii="Arial" w:hAnsi="Arial"/>
        </w:rPr>
        <w:t>For SMD(H), nests with an experimental increase in GNM showed an average statistically significant increase in fitness estimates (</w:t>
      </w:r>
      <w:hyperlink w:anchor="figmain-mean-effect">
        <w:r w:rsidR="001F0F81" w:rsidRPr="00E5133E">
          <w:rPr>
            <w:rStyle w:val="Hyperlink"/>
            <w:rFonts w:ascii="Arial" w:hAnsi="Arial"/>
          </w:rPr>
          <w:t>Figure 2</w:t>
        </w:r>
      </w:hyperlink>
      <w:r w:rsidRPr="00E5133E">
        <w:rPr>
          <w:rFonts w:ascii="Arial" w:hAnsi="Arial"/>
        </w:rPr>
        <w:t xml:space="preserve"> B; SMD(H) = 0.179, 95% CI: [0.048, 0.310], 95% PI: [-0.829, 1.188], p-value = 0.008, k = 253, n = 26), but the heterogeneity among effect sizes was moderate to high. Total raw heterogeneity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E5133E">
        <w:rPr>
          <w:rFonts w:ascii="Arial" w:hAnsi="Arial"/>
        </w:rPr>
        <w:t>) was 0.258 (</w:t>
      </w:r>
      <w:r w:rsidRPr="00E5133E">
        <w:rPr>
          <w:rFonts w:ascii="Arial" w:hAnsi="Arial"/>
          <w:i/>
        </w:rPr>
        <w:t>Q</w:t>
      </w:r>
      <w:r w:rsidRPr="00E5133E">
        <w:rPr>
          <w:rFonts w:ascii="Arial" w:hAnsi="Arial"/>
        </w:rPr>
        <w:t xml:space="preserve"> = 1114.7, p &lt; 0.001), and both relative (</w:t>
      </w:r>
      <w:r w:rsidRPr="00E5133E">
        <w:rPr>
          <w:rFonts w:ascii="Arial" w:hAnsi="Arial"/>
          <w:i/>
        </w:rPr>
        <w:t>I</w:t>
      </w:r>
      <w:r w:rsidRPr="00E5133E">
        <w:rPr>
          <w:rFonts w:ascii="Arial" w:hAnsi="Arial"/>
          <w:i/>
          <w:vertAlign w:val="superscript"/>
        </w:rPr>
        <w:t>2</w:t>
      </w:r>
      <w:r w:rsidRPr="00E5133E">
        <w:rPr>
          <w:rFonts w:ascii="Arial" w:hAnsi="Arial"/>
          <w:i/>
          <w:vertAlign w:val="subscript"/>
        </w:rPr>
        <w:t>total</w:t>
      </w:r>
      <w:r w:rsidRPr="00E5133E">
        <w:rPr>
          <w:rFonts w:ascii="Arial" w:hAnsi="Arial"/>
        </w:rPr>
        <w:t xml:space="preserve"> = 66.1%) and standardised heterogeneity metrics (CVH2</w:t>
      </w:r>
      <w:r w:rsidRPr="00E5133E">
        <w:rPr>
          <w:rFonts w:ascii="Arial" w:hAnsi="Arial"/>
          <w:vertAlign w:val="subscript"/>
        </w:rPr>
        <w:t>total</w:t>
      </w:r>
      <w:r w:rsidRPr="00E5133E">
        <w:rPr>
          <w:rFonts w:ascii="Arial" w:hAnsi="Arial"/>
        </w:rPr>
        <w:t xml:space="preserve"> = 8.02; M2</w:t>
      </w:r>
      <w:r w:rsidRPr="00E5133E">
        <w:rPr>
          <w:rFonts w:ascii="Arial" w:hAnsi="Arial"/>
          <w:vertAlign w:val="subscript"/>
        </w:rPr>
        <w:t>total</w:t>
      </w:r>
      <w:r w:rsidRPr="00E5133E">
        <w:rPr>
          <w:rFonts w:ascii="Arial" w:hAnsi="Arial"/>
        </w:rPr>
        <w:t> = 0.89) lay between the 50</w:t>
      </w:r>
      <w:r w:rsidRPr="00E5133E">
        <w:rPr>
          <w:rFonts w:ascii="Arial" w:hAnsi="Arial"/>
          <w:vertAlign w:val="superscript"/>
        </w:rPr>
        <w:t>th</w:t>
      </w:r>
      <w:r w:rsidRPr="00E5133E">
        <w:rPr>
          <w:rFonts w:ascii="Arial" w:hAnsi="Arial"/>
        </w:rPr>
        <w:t xml:space="preserve"> and 75</w:t>
      </w:r>
      <w:r w:rsidRPr="00E5133E">
        <w:rPr>
          <w:rFonts w:ascii="Arial" w:hAnsi="Arial"/>
          <w:vertAlign w:val="superscript"/>
        </w:rPr>
        <w:t>th</w:t>
      </w:r>
      <w:r w:rsidRPr="00E5133E">
        <w:rPr>
          <w:rFonts w:ascii="Arial" w:hAnsi="Arial"/>
        </w:rPr>
        <w:t xml:space="preserve"> percentile of empirically derived estimates [57].</w:t>
      </w:r>
    </w:p>
    <w:p w14:paraId="05ADA1E5" w14:textId="77777777" w:rsidR="001F0F81" w:rsidRPr="00E5133E" w:rsidRDefault="00000000">
      <w:pPr>
        <w:pStyle w:val="Heading2"/>
        <w:rPr>
          <w:rFonts w:ascii="Arial" w:hAnsi="Arial"/>
        </w:rPr>
      </w:pPr>
      <w:bookmarkStart w:id="143" w:name="functional-hypotheses"/>
      <w:bookmarkEnd w:id="142"/>
      <w:r w:rsidRPr="00E5133E">
        <w:rPr>
          <w:rFonts w:ascii="Arial" w:hAnsi="Arial"/>
        </w:rPr>
        <w:t>Functional hypotheses</w:t>
      </w:r>
    </w:p>
    <w:p w14:paraId="71B427E3" w14:textId="77777777" w:rsidR="001F0F81" w:rsidRPr="00E5133E" w:rsidRDefault="00000000" w:rsidP="00E5133E">
      <w:pPr>
        <w:pStyle w:val="BodyText"/>
        <w:rPr>
          <w:rFonts w:ascii="Arial" w:hAnsi="Arial"/>
        </w:rPr>
      </w:pPr>
      <w:r w:rsidRPr="00E5133E">
        <w:rPr>
          <w:rFonts w:ascii="Arial" w:hAnsi="Arial"/>
        </w:rPr>
        <w:t>Our multilevel meta-regressions found no clear support for either of the two hypotheses separately (</w:t>
      </w:r>
      <w:hyperlink w:anchor="figmain-hypothesis">
        <w:r w:rsidR="001F0F81" w:rsidRPr="00E5133E">
          <w:rPr>
            <w:rStyle w:val="Hyperlink"/>
            <w:rFonts w:ascii="Arial" w:hAnsi="Arial"/>
          </w:rPr>
          <w:t>Figure 3</w:t>
        </w:r>
      </w:hyperlink>
      <w:r w:rsidRPr="00E5133E">
        <w:rPr>
          <w:rFonts w:ascii="Arial" w:hAnsi="Arial"/>
        </w:rPr>
        <w:t>). The estimates for the courtship hypothesis (lnRR</w:t>
      </w:r>
      <w:r w:rsidRPr="00E5133E">
        <w:rPr>
          <w:rFonts w:ascii="Arial" w:hAnsi="Arial"/>
          <w:vertAlign w:val="subscript"/>
        </w:rPr>
        <w:t>courtship</w:t>
      </w:r>
      <w:r w:rsidRPr="00E5133E">
        <w:rPr>
          <w:rFonts w:ascii="Arial" w:hAnsi="Arial"/>
        </w:rPr>
        <w:t xml:space="preserve"> = 0.039, 95% CI: [-0.172, 0.250], 95% PI: [-0.329, 0.407], p-value = 0.716, k = 8, n = 2; SMD(H)</w:t>
      </w:r>
      <w:r w:rsidRPr="00E5133E">
        <w:rPr>
          <w:rFonts w:ascii="Arial" w:hAnsi="Arial"/>
          <w:vertAlign w:val="subscript"/>
        </w:rPr>
        <w:t>courtship</w:t>
      </w:r>
      <w:r w:rsidRPr="00E5133E">
        <w:rPr>
          <w:rFonts w:ascii="Arial" w:hAnsi="Arial"/>
        </w:rPr>
        <w:t xml:space="preserve"> = 0.171, 95% CI: [-0.360, 0.702], 95% PI: [-0.964, 1.305], p-value = 0.527, k = 8, n = 2), and the “parental care hypothesis” (lnRR</w:t>
      </w:r>
      <w:r w:rsidRPr="00E5133E">
        <w:rPr>
          <w:rFonts w:ascii="Arial" w:hAnsi="Arial"/>
          <w:vertAlign w:val="subscript"/>
        </w:rPr>
        <w:t>parental_care</w:t>
      </w:r>
      <w:r w:rsidRPr="00E5133E">
        <w:rPr>
          <w:rFonts w:ascii="Arial" w:hAnsi="Arial"/>
        </w:rPr>
        <w:t xml:space="preserve"> = -0.010, 95% CI: [-0.065, 0.045], 95% PI: [-0.316, 0.296], p-value = 0.716, k = 106, n = 19; SMD(H)</w:t>
      </w:r>
      <w:r w:rsidRPr="00E5133E">
        <w:rPr>
          <w:rFonts w:ascii="Arial" w:hAnsi="Arial"/>
          <w:vertAlign w:val="subscript"/>
        </w:rPr>
        <w:t>parental_care</w:t>
      </w:r>
      <w:r w:rsidRPr="00E5133E">
        <w:rPr>
          <w:rFonts w:ascii="Arial" w:hAnsi="Arial"/>
        </w:rPr>
        <w:t xml:space="preserve"> = 0.109, 95% CI: [-0.060, 0.278], 95% PI: [-0.908, 1.126], p-value = 0.204, k = 115, n = 19) were statistically non-significant. However, the third level in this meta-regression (“Both”), which contained about half of all effect sizes that could not be unequivocally assigned to only one hypothesis, showed an average positive GNM effect on the fitness estimates, statistically significantly so for SMD(H) (lnRR</w:t>
      </w:r>
      <w:r w:rsidRPr="00E5133E">
        <w:rPr>
          <w:rFonts w:ascii="Arial" w:hAnsi="Arial"/>
          <w:vertAlign w:val="subscript"/>
        </w:rPr>
        <w:t>both</w:t>
      </w:r>
      <w:r w:rsidRPr="00E5133E">
        <w:rPr>
          <w:rFonts w:ascii="Arial" w:hAnsi="Arial"/>
        </w:rPr>
        <w:t xml:space="preserve"> = 0.028, 95% CI: [-0.006, 0.062], 95% PI: [-0.275, 0.331], p-value = 0.110, k = 124, n = 22; SMD(H)</w:t>
      </w:r>
      <w:r w:rsidRPr="00E5133E">
        <w:rPr>
          <w:rFonts w:ascii="Arial" w:hAnsi="Arial"/>
          <w:vertAlign w:val="subscript"/>
        </w:rPr>
        <w:t>both</w:t>
      </w:r>
      <w:r w:rsidRPr="00E5133E">
        <w:rPr>
          <w:rFonts w:ascii="Arial" w:hAnsi="Arial"/>
        </w:rPr>
        <w:t xml:space="preserve"> = 0.231, 95% CI: [ 0.079, 0.382], 95% PI: [-0.784, 1.245], p-value = 0.003, k = 130, n = 23). None of the three categories differed statistically significantly from each other (p-value</w:t>
      </w:r>
      <w:r w:rsidRPr="00E5133E">
        <w:rPr>
          <w:rFonts w:ascii="Arial" w:hAnsi="Arial"/>
          <w:vertAlign w:val="subscript"/>
        </w:rPr>
        <w:t>lnRR</w:t>
      </w:r>
      <w:r w:rsidRPr="00E5133E">
        <w:rPr>
          <w:rFonts w:ascii="Arial" w:hAnsi="Arial"/>
        </w:rPr>
        <w:t xml:space="preserve"> &gt; 0.211 and p-value</w:t>
      </w:r>
      <w:r w:rsidRPr="00E5133E">
        <w:rPr>
          <w:rFonts w:ascii="Arial" w:hAnsi="Arial"/>
          <w:vertAlign w:val="subscript"/>
        </w:rPr>
        <w:t>SMD(H)</w:t>
      </w:r>
      <w:r w:rsidRPr="00E5133E">
        <w:rPr>
          <w:rFonts w:ascii="Arial" w:hAnsi="Arial"/>
        </w:rPr>
        <w:t xml:space="preserve"> &gt; 0.178 in all cases), and the moderator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1.6%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1.4%).</w:t>
      </w:r>
    </w:p>
    <w:p w14:paraId="17917CCB" w14:textId="77777777" w:rsidR="001F0F81" w:rsidRPr="00E5133E" w:rsidRDefault="00000000">
      <w:pPr>
        <w:pStyle w:val="Heading2"/>
        <w:rPr>
          <w:rFonts w:ascii="Arial" w:hAnsi="Arial"/>
        </w:rPr>
      </w:pPr>
      <w:bookmarkStart w:id="144" w:name="exploratory-meta-regressions"/>
      <w:bookmarkEnd w:id="143"/>
      <w:r w:rsidRPr="00E5133E">
        <w:rPr>
          <w:rFonts w:ascii="Arial" w:hAnsi="Arial"/>
        </w:rPr>
        <w:lastRenderedPageBreak/>
        <w:t>Exploratory meta-regressions</w:t>
      </w:r>
    </w:p>
    <w:p w14:paraId="0BAE64A5" w14:textId="77777777" w:rsidR="001F0F81" w:rsidRPr="00E5133E" w:rsidRDefault="00000000" w:rsidP="00E5133E">
      <w:pPr>
        <w:pStyle w:val="BodyText"/>
        <w:rPr>
          <w:rFonts w:ascii="Arial" w:hAnsi="Arial"/>
        </w:rPr>
      </w:pPr>
      <w:r w:rsidRPr="00E5133E">
        <w:rPr>
          <w:rFonts w:ascii="Arial" w:hAnsi="Arial"/>
        </w:rPr>
        <w:t>First, the overall effect of GNM on fitness estimates differed largely depending on the experimental design used in each study (</w:t>
      </w:r>
      <w:hyperlink w:anchor="figmain-design-time">
        <w:r w:rsidR="001F0F81" w:rsidRPr="00E5133E">
          <w:rPr>
            <w:rStyle w:val="Hyperlink"/>
            <w:rFonts w:ascii="Arial" w:hAnsi="Arial"/>
          </w:rPr>
          <w:t>Figure 4</w:t>
        </w:r>
      </w:hyperlink>
      <w:r w:rsidRPr="00E5133E">
        <w:rPr>
          <w:rFonts w:ascii="Arial" w:hAnsi="Arial"/>
        </w:rPr>
        <w:t xml:space="preserve"> </w:t>
      </w:r>
      <w:proofErr w:type="gramStart"/>
      <w:r w:rsidRPr="00E5133E">
        <w:rPr>
          <w:rFonts w:ascii="Arial" w:hAnsi="Arial"/>
        </w:rPr>
        <w:t>A,B</w:t>
      </w:r>
      <w:proofErr w:type="gramEnd"/>
      <w:r w:rsidRPr="00E5133E">
        <w:rPr>
          <w:rFonts w:ascii="Arial" w:hAnsi="Arial"/>
        </w:rPr>
        <w:t>). The overall effect size for the comparison between no material and aromatic GNM was positive and statistically significant (lnRR</w:t>
      </w:r>
      <w:r w:rsidRPr="00E5133E">
        <w:rPr>
          <w:rFonts w:ascii="Arial" w:hAnsi="Arial"/>
          <w:vertAlign w:val="subscript"/>
        </w:rPr>
        <w:t>no-material-vs-aromatic</w:t>
      </w:r>
      <w:r w:rsidRPr="00E5133E">
        <w:rPr>
          <w:rFonts w:ascii="Arial" w:hAnsi="Arial"/>
        </w:rPr>
        <w:t xml:space="preserve"> = 0.111, 95% CI: [ 0.021, 0.200], 95% PI: [-0.225, 0.446], p-value = 0.016, k = 90, n = 12 and SMD(H)</w:t>
      </w:r>
      <w:r w:rsidRPr="00E5133E">
        <w:rPr>
          <w:rFonts w:ascii="Arial" w:hAnsi="Arial"/>
          <w:vertAlign w:val="subscript"/>
        </w:rPr>
        <w:t>no-material-vs-aromatic</w:t>
      </w:r>
      <w:r w:rsidRPr="00E5133E">
        <w:rPr>
          <w:rFonts w:ascii="Arial" w:hAnsi="Arial"/>
        </w:rPr>
        <w:t xml:space="preserve"> = 0.712, 95% CI: [ 0.309, 1.114], 95% PI: [-0.826, 2.250], p-value = 0.001, k = 94, n = 12], whereas, the comparison between non-aromatic GNM and aromatic GNM was statistically non-significant (</w:t>
      </w:r>
      <w:hyperlink w:anchor="tabmain-MLMR">
        <w:r w:rsidR="001F0F81" w:rsidRPr="00E5133E">
          <w:rPr>
            <w:rStyle w:val="Hyperlink"/>
            <w:rFonts w:ascii="Arial" w:hAnsi="Arial"/>
          </w:rPr>
          <w:t>Table 1</w:t>
        </w:r>
      </w:hyperlink>
      <w:r w:rsidRPr="00E5133E">
        <w:rPr>
          <w:rFonts w:ascii="Arial" w:hAnsi="Arial"/>
        </w:rPr>
        <w:t>). The comparison between no material and non-aromatic GNM was negative and, although based on only 3 studies, statistically significant for lnRR (lnRR</w:t>
      </w:r>
      <w:r w:rsidRPr="00E5133E">
        <w:rPr>
          <w:rFonts w:ascii="Arial" w:hAnsi="Arial"/>
          <w:vertAlign w:val="subscript"/>
        </w:rPr>
        <w:t>no-material-vs-non-aromatic</w:t>
      </w:r>
      <w:r w:rsidRPr="00E5133E">
        <w:rPr>
          <w:rFonts w:ascii="Arial" w:hAnsi="Arial"/>
        </w:rPr>
        <w:t xml:space="preserve"> = -0.349, 95% CI: [-0.504, -0.195], 95% PI: [-0.708, 0.009], p-value &lt;0.001, k = 10, n = 3; </w:t>
      </w:r>
      <w:hyperlink w:anchor="tabmain-MLMR">
        <w:r w:rsidR="001F0F81" w:rsidRPr="00E5133E">
          <w:rPr>
            <w:rStyle w:val="Hyperlink"/>
            <w:rFonts w:ascii="Arial" w:hAnsi="Arial"/>
          </w:rPr>
          <w:t>Table 1</w:t>
        </w:r>
      </w:hyperlink>
      <w:r w:rsidRPr="00E5133E">
        <w:rPr>
          <w:rFonts w:ascii="Arial" w:hAnsi="Arial"/>
        </w:rPr>
        <w:t>). All levels differed statistically significantly from each other except one (p-value</w:t>
      </w:r>
      <w:r w:rsidRPr="00E5133E">
        <w:rPr>
          <w:rFonts w:ascii="Arial" w:hAnsi="Arial"/>
          <w:vertAlign w:val="subscript"/>
        </w:rPr>
        <w:t>lnRR</w:t>
      </w:r>
      <w:r w:rsidRPr="00E5133E">
        <w:rPr>
          <w:rFonts w:ascii="Arial" w:hAnsi="Arial"/>
        </w:rPr>
        <w:t xml:space="preserve"> &lt; 0.004 and p-value</w:t>
      </w:r>
      <w:r w:rsidRPr="00E5133E">
        <w:rPr>
          <w:rFonts w:ascii="Arial" w:hAnsi="Arial"/>
          <w:vertAlign w:val="subscript"/>
        </w:rPr>
        <w:t>SMD(H)</w:t>
      </w:r>
      <w:r w:rsidRPr="00E5133E">
        <w:rPr>
          <w:rFonts w:ascii="Arial" w:hAnsi="Arial"/>
        </w:rPr>
        <w:t xml:space="preserve"> &lt; 0.001 in all cases, except  SMD(H)</w:t>
      </w:r>
      <w:r w:rsidRPr="00E5133E">
        <w:rPr>
          <w:rFonts w:ascii="Arial" w:hAnsi="Arial"/>
          <w:vertAlign w:val="subscript"/>
        </w:rPr>
        <w:t>no-material-vs-aromatic</w:t>
      </w:r>
      <w:r w:rsidRPr="00E5133E">
        <w:rPr>
          <w:rFonts w:ascii="Arial" w:hAnsi="Arial"/>
        </w:rPr>
        <w:t xml:space="preserve"> vs. SMD(H)</w:t>
      </w:r>
      <w:r w:rsidRPr="00E5133E">
        <w:rPr>
          <w:rFonts w:ascii="Arial" w:hAnsi="Arial"/>
          <w:vertAlign w:val="subscript"/>
        </w:rPr>
        <w:t>no-material-vs-non-aromatic</w:t>
      </w:r>
      <w:r w:rsidRPr="00E5133E">
        <w:rPr>
          <w:rFonts w:ascii="Arial" w:hAnsi="Arial"/>
        </w:rPr>
        <w:t xml:space="preserve"> p-value = 0.140), and the moderator experimental design explained a large proportion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27.8%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24.4%).</w:t>
      </w:r>
    </w:p>
    <w:p w14:paraId="4426DEBF" w14:textId="4D0F57DD" w:rsidR="001F0F81" w:rsidRPr="00E5133E" w:rsidRDefault="00000000">
      <w:pPr>
        <w:pStyle w:val="BodyText"/>
        <w:rPr>
          <w:rFonts w:ascii="Arial" w:hAnsi="Arial"/>
        </w:rPr>
      </w:pPr>
      <w:r w:rsidRPr="00E5133E">
        <w:rPr>
          <w:rFonts w:ascii="Arial" w:hAnsi="Arial"/>
        </w:rPr>
        <w:t xml:space="preserve">Second, the overall positive effect of GNM on fitness outcomes </w:t>
      </w:r>
      <w:del w:id="145" w:author="Authors" w:date="2026-05-20T15:02:00Z" w16du:dateUtc="2026-05-20T13:02:00Z">
        <w:r>
          <w:delText>tended to be larger</w:delText>
        </w:r>
      </w:del>
      <w:ins w:id="146" w:author="Authors" w:date="2026-05-20T15:02:00Z" w16du:dateUtc="2026-05-20T13:02:00Z">
        <w:r w:rsidRPr="00272DE5">
          <w:rPr>
            <w:rFonts w:ascii="Arial" w:hAnsi="Arial" w:cs="Arial"/>
          </w:rPr>
          <w:t>was largest</w:t>
        </w:r>
      </w:ins>
      <w:r w:rsidRPr="00E5133E">
        <w:rPr>
          <w:rFonts w:ascii="Arial" w:hAnsi="Arial"/>
        </w:rPr>
        <w:t xml:space="preserve"> when </w:t>
      </w:r>
      <w:del w:id="147" w:author="Authors" w:date="2026-05-20T15:02:00Z" w16du:dateUtc="2026-05-20T13:02:00Z">
        <w:r>
          <w:delText>GNM</w:delText>
        </w:r>
      </w:del>
      <w:ins w:id="148" w:author="Authors" w:date="2026-05-20T15:02:00Z" w16du:dateUtc="2026-05-20T13:02:00Z">
        <w:r w:rsidRPr="00272DE5">
          <w:rPr>
            <w:rFonts w:ascii="Arial" w:hAnsi="Arial" w:cs="Arial"/>
          </w:rPr>
          <w:t>material</w:t>
        </w:r>
      </w:ins>
      <w:r w:rsidRPr="00E5133E">
        <w:rPr>
          <w:rFonts w:ascii="Arial" w:hAnsi="Arial"/>
        </w:rPr>
        <w:t xml:space="preserve"> was added continuously throughout the nesting phase (</w:t>
      </w:r>
      <w:hyperlink w:anchor="figmain-design-time">
        <w:r w:rsidR="001F0F81" w:rsidRPr="00E5133E">
          <w:rPr>
            <w:rStyle w:val="Hyperlink"/>
            <w:rFonts w:ascii="Arial" w:hAnsi="Arial"/>
          </w:rPr>
          <w:t>Figure 4</w:t>
        </w:r>
      </w:hyperlink>
      <w:r w:rsidRPr="00E5133E">
        <w:rPr>
          <w:rFonts w:ascii="Arial" w:hAnsi="Arial"/>
        </w:rPr>
        <w:t xml:space="preserve"> </w:t>
      </w:r>
      <w:proofErr w:type="gramStart"/>
      <w:r w:rsidRPr="00E5133E">
        <w:rPr>
          <w:rFonts w:ascii="Arial" w:hAnsi="Arial"/>
        </w:rPr>
        <w:t>C,D</w:t>
      </w:r>
      <w:proofErr w:type="gramEnd"/>
      <w:r w:rsidRPr="00E5133E">
        <w:rPr>
          <w:rFonts w:ascii="Arial" w:hAnsi="Arial"/>
        </w:rPr>
        <w:t xml:space="preserve">). </w:t>
      </w:r>
      <w:del w:id="149" w:author="Authors" w:date="2026-05-20T15:02:00Z" w16du:dateUtc="2026-05-20T13:02:00Z">
        <w:r>
          <w:delText xml:space="preserve">The </w:delText>
        </w:r>
      </w:del>
      <w:ins w:id="150" w:author="Authors" w:date="2026-05-20T15:02:00Z" w16du:dateUtc="2026-05-20T13:02:00Z">
        <w:r w:rsidRPr="00272DE5">
          <w:rPr>
            <w:rFonts w:ascii="Arial" w:hAnsi="Arial" w:cs="Arial"/>
          </w:rPr>
          <w:t xml:space="preserve">For continuous addition, the </w:t>
        </w:r>
      </w:ins>
      <w:r w:rsidRPr="00E5133E">
        <w:rPr>
          <w:rFonts w:ascii="Arial" w:hAnsi="Arial"/>
        </w:rPr>
        <w:t xml:space="preserve">overall effect was positive </w:t>
      </w:r>
      <w:ins w:id="151" w:author="Authors" w:date="2026-05-20T15:02:00Z" w16du:dateUtc="2026-05-20T13:02:00Z">
        <w:r w:rsidRPr="00272DE5">
          <w:rPr>
            <w:rFonts w:ascii="Arial" w:hAnsi="Arial" w:cs="Arial"/>
          </w:rPr>
          <w:t xml:space="preserve">for </w:t>
        </w:r>
        <w:proofErr w:type="spellStart"/>
        <w:r w:rsidRPr="00272DE5">
          <w:rPr>
            <w:rFonts w:ascii="Arial" w:hAnsi="Arial" w:cs="Arial"/>
          </w:rPr>
          <w:t>lnRR</w:t>
        </w:r>
        <w:proofErr w:type="spellEnd"/>
        <w:r w:rsidRPr="00272DE5">
          <w:rPr>
            <w:rFonts w:ascii="Arial" w:hAnsi="Arial" w:cs="Arial"/>
          </w:rPr>
          <w:t xml:space="preserve"> </w:t>
        </w:r>
      </w:ins>
      <w:r w:rsidRPr="00E5133E">
        <w:rPr>
          <w:rFonts w:ascii="Arial" w:hAnsi="Arial"/>
        </w:rPr>
        <w:t xml:space="preserve">and </w:t>
      </w:r>
      <w:ins w:id="152" w:author="Authors" w:date="2026-05-20T15:02:00Z" w16du:dateUtc="2026-05-20T13:02:00Z">
        <w:r w:rsidRPr="00272DE5">
          <w:rPr>
            <w:rFonts w:ascii="Arial" w:hAnsi="Arial" w:cs="Arial"/>
          </w:rPr>
          <w:t xml:space="preserve">SMD(H) but </w:t>
        </w:r>
      </w:ins>
      <w:r w:rsidRPr="00E5133E">
        <w:rPr>
          <w:rFonts w:ascii="Arial" w:hAnsi="Arial"/>
        </w:rPr>
        <w:t xml:space="preserve">statistically significant </w:t>
      </w:r>
      <w:del w:id="153" w:author="Authors" w:date="2026-05-20T15:02:00Z" w16du:dateUtc="2026-05-20T13:02:00Z">
        <w:r>
          <w:delText>for SMD(H) when material was continuously and experimentally added to the nest</w:delText>
        </w:r>
      </w:del>
      <w:ins w:id="154" w:author="Authors" w:date="2026-05-20T15:02:00Z" w16du:dateUtc="2026-05-20T13:02:00Z">
        <w:r w:rsidRPr="00272DE5">
          <w:rPr>
            <w:rFonts w:ascii="Arial" w:hAnsi="Arial" w:cs="Arial"/>
          </w:rPr>
          <w:t>only for SMD(H)</w:t>
        </w:r>
      </w:ins>
      <w:r w:rsidRPr="00E5133E">
        <w:rPr>
          <w:rFonts w:ascii="Arial" w:hAnsi="Arial"/>
        </w:rPr>
        <w:t xml:space="preserve"> (lnRR</w:t>
      </w:r>
      <w:r w:rsidRPr="00E5133E">
        <w:rPr>
          <w:rFonts w:ascii="Arial" w:hAnsi="Arial"/>
          <w:vertAlign w:val="subscript"/>
        </w:rPr>
        <w:t>continuously</w:t>
      </w:r>
      <w:r w:rsidRPr="00E5133E">
        <w:rPr>
          <w:rFonts w:ascii="Arial" w:hAnsi="Arial"/>
        </w:rPr>
        <w:t xml:space="preserve"> = 0.034, 95% CI: [-0.014, 0.083], 95% PI: [-0.270, 0.338], p-value = 0.165, k = 95, n = 12; SMD(H)</w:t>
      </w:r>
      <w:r w:rsidRPr="00E5133E">
        <w:rPr>
          <w:rFonts w:ascii="Arial" w:hAnsi="Arial"/>
          <w:vertAlign w:val="subscript"/>
        </w:rPr>
        <w:t>continuously</w:t>
      </w:r>
      <w:r w:rsidRPr="00E5133E">
        <w:rPr>
          <w:rFonts w:ascii="Arial" w:hAnsi="Arial"/>
        </w:rPr>
        <w:t xml:space="preserve"> = 0.302, 95% CI: [ 0.069, 0.534], 95% PI: [-0.726, 1.329], p-value = 0.011, k = 105, n = 12), whereas the effect was small and statistically non-significant when added before egg hatching (</w:t>
      </w:r>
      <w:hyperlink w:anchor="tabmain-MLMR">
        <w:r w:rsidR="001F0F81" w:rsidRPr="00E5133E">
          <w:rPr>
            <w:rStyle w:val="Hyperlink"/>
            <w:rFonts w:ascii="Arial" w:hAnsi="Arial"/>
          </w:rPr>
          <w:t>Table 1</w:t>
        </w:r>
      </w:hyperlink>
      <w:r w:rsidRPr="00E5133E">
        <w:rPr>
          <w:rFonts w:ascii="Arial" w:hAnsi="Arial"/>
        </w:rPr>
        <w:t xml:space="preserve">). Last, the overall effect </w:t>
      </w:r>
      <w:del w:id="155" w:author="Authors" w:date="2026-05-20T15:02:00Z" w16du:dateUtc="2026-05-20T13:02:00Z">
        <w:r>
          <w:delText>also tended to be</w:delText>
        </w:r>
      </w:del>
      <w:ins w:id="156" w:author="Authors" w:date="2026-05-20T15:02:00Z" w16du:dateUtc="2026-05-20T13:02:00Z">
        <w:r w:rsidRPr="00272DE5">
          <w:rPr>
            <w:rFonts w:ascii="Arial" w:hAnsi="Arial" w:cs="Arial"/>
          </w:rPr>
          <w:t>was</w:t>
        </w:r>
      </w:ins>
      <w:r w:rsidRPr="00E5133E">
        <w:rPr>
          <w:rFonts w:ascii="Arial" w:hAnsi="Arial"/>
        </w:rPr>
        <w:t xml:space="preserve"> positive for SMD(H) when GNM was added after egg hatching only, although </w:t>
      </w:r>
      <w:del w:id="157" w:author="Authors" w:date="2026-05-20T15:02:00Z" w16du:dateUtc="2026-05-20T13:02:00Z">
        <w:r>
          <w:delText>only marginally so</w:delText>
        </w:r>
      </w:del>
      <w:ins w:id="158" w:author="Authors" w:date="2026-05-20T15:02:00Z" w16du:dateUtc="2026-05-20T13:02:00Z">
        <w:r w:rsidRPr="00272DE5">
          <w:rPr>
            <w:rFonts w:ascii="Arial" w:hAnsi="Arial" w:cs="Arial"/>
          </w:rPr>
          <w:t>the confidence interval overlapped zero</w:t>
        </w:r>
      </w:ins>
      <w:r w:rsidRPr="00E5133E">
        <w:rPr>
          <w:rFonts w:ascii="Arial" w:hAnsi="Arial"/>
        </w:rPr>
        <w:t xml:space="preserve"> (SMD(H)</w:t>
      </w:r>
      <w:proofErr w:type="spellStart"/>
      <w:r w:rsidRPr="00E5133E">
        <w:rPr>
          <w:rFonts w:ascii="Arial" w:hAnsi="Arial"/>
          <w:vertAlign w:val="subscript"/>
        </w:rPr>
        <w:t>after_egg_hatching</w:t>
      </w:r>
      <w:proofErr w:type="spellEnd"/>
      <w:r w:rsidRPr="00E5133E">
        <w:rPr>
          <w:rFonts w:ascii="Arial" w:hAnsi="Arial"/>
        </w:rPr>
        <w:t xml:space="preserve"> = 0.267, 95% CI: [-0.024, 0.559], 95% PI: [-0.775, 1.310], p-value = 0.072, k = 57, n = 5; </w:t>
      </w:r>
      <w:hyperlink w:anchor="tabmain-MLMR">
        <w:r w:rsidR="001F0F81" w:rsidRPr="00E5133E">
          <w:rPr>
            <w:rStyle w:val="Hyperlink"/>
            <w:rFonts w:ascii="Arial" w:hAnsi="Arial"/>
          </w:rPr>
          <w:t>Table 1</w:t>
        </w:r>
      </w:hyperlink>
      <w:r w:rsidRPr="00E5133E">
        <w:rPr>
          <w:rFonts w:ascii="Arial" w:hAnsi="Arial"/>
        </w:rPr>
        <w:t>). The three categories did not differ statistically significantly from each other (p-value</w:t>
      </w:r>
      <w:r w:rsidRPr="00E5133E">
        <w:rPr>
          <w:rFonts w:ascii="Arial" w:hAnsi="Arial"/>
          <w:vertAlign w:val="subscript"/>
        </w:rPr>
        <w:t>lnRR</w:t>
      </w:r>
      <w:r w:rsidRPr="00E5133E">
        <w:rPr>
          <w:rFonts w:ascii="Arial" w:hAnsi="Arial"/>
        </w:rPr>
        <w:t xml:space="preserve"> &gt; 0.307 and p-value</w:t>
      </w:r>
      <w:r w:rsidRPr="00E5133E">
        <w:rPr>
          <w:rFonts w:ascii="Arial" w:hAnsi="Arial"/>
          <w:vertAlign w:val="subscript"/>
        </w:rPr>
        <w:t>SMD(H)</w:t>
      </w:r>
      <w:r w:rsidRPr="00E5133E">
        <w:rPr>
          <w:rFonts w:ascii="Arial" w:hAnsi="Arial"/>
        </w:rPr>
        <w:t xml:space="preserve"> &gt; 0.243 in all cases). The timing of GNM addition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1.2%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4.5 %).</w:t>
      </w:r>
    </w:p>
    <w:p w14:paraId="223C176F" w14:textId="42AA2274" w:rsidR="001F0F81" w:rsidRPr="00E5133E" w:rsidRDefault="00000000">
      <w:pPr>
        <w:pStyle w:val="BodyText"/>
        <w:rPr>
          <w:rFonts w:ascii="Arial" w:hAnsi="Arial"/>
        </w:rPr>
      </w:pPr>
      <w:r w:rsidRPr="00E5133E">
        <w:rPr>
          <w:rFonts w:ascii="Arial" w:hAnsi="Arial"/>
        </w:rPr>
        <w:t>Third, although none of the species-specific mean estimates were statistically significant, most were positive (</w:t>
      </w:r>
      <w:hyperlink w:anchor="figsupp-MR">
        <w:r w:rsidR="001F0F81" w:rsidRPr="00E5133E">
          <w:rPr>
            <w:rStyle w:val="Hyperlink"/>
            <w:rFonts w:ascii="Arial" w:hAnsi="Arial"/>
          </w:rPr>
          <w:t>Figure S13</w:t>
        </w:r>
      </w:hyperlink>
      <w:r w:rsidRPr="00E5133E">
        <w:rPr>
          <w:rFonts w:ascii="Arial" w:hAnsi="Arial"/>
        </w:rPr>
        <w:t xml:space="preserve">, </w:t>
      </w:r>
      <w:hyperlink w:anchor="tabmain-MLMR">
        <w:r w:rsidR="001F0F81" w:rsidRPr="00E5133E">
          <w:rPr>
            <w:rStyle w:val="Hyperlink"/>
            <w:rFonts w:ascii="Arial" w:hAnsi="Arial"/>
          </w:rPr>
          <w:t>Table 1</w:t>
        </w:r>
      </w:hyperlink>
      <w:r w:rsidRPr="00E5133E">
        <w:rPr>
          <w:rFonts w:ascii="Arial" w:hAnsi="Arial"/>
        </w:rPr>
        <w:t xml:space="preserve">), and bird species explained </w:t>
      </w:r>
      <w:del w:id="159" w:author="Authors" w:date="2026-05-20T15:02:00Z" w16du:dateUtc="2026-05-20T13:02:00Z">
        <w:r>
          <w:delText>a small amount of</w:delText>
        </w:r>
      </w:del>
      <w:ins w:id="160" w:author="Authors" w:date="2026-05-20T15:02:00Z" w16du:dateUtc="2026-05-20T13:02:00Z">
        <w:r w:rsidRPr="00272DE5">
          <w:rPr>
            <w:rFonts w:ascii="Arial" w:hAnsi="Arial" w:cs="Arial"/>
          </w:rPr>
          <w:t>some</w:t>
        </w:r>
      </w:ins>
      <w:r w:rsidRPr="00E5133E">
        <w:rPr>
          <w:rFonts w:ascii="Arial" w:hAnsi="Arial"/>
        </w:rPr>
        <w:t xml:space="preserv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5.3%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xml:space="preserve"> = 8.5%). Fourth, most fitness proxy categories had positive mean estimates, but only morphology was statistically significant, and only for SMD(H) (SMDH</w:t>
      </w:r>
      <w:r w:rsidRPr="00E5133E">
        <w:rPr>
          <w:rFonts w:ascii="Arial" w:hAnsi="Arial"/>
          <w:vertAlign w:val="subscript"/>
        </w:rPr>
        <w:t>morphology</w:t>
      </w:r>
      <w:r w:rsidRPr="00E5133E">
        <w:rPr>
          <w:rFonts w:ascii="Arial" w:hAnsi="Arial"/>
        </w:rPr>
        <w:t xml:space="preserve"> = 0.310, 95% CI: [ 0.112, 0.509], 95% PI: [-0.723, 1.343], p-value = 0.002, k = 65, n = 15; </w:t>
      </w:r>
      <w:hyperlink w:anchor="figsupp-MR">
        <w:r w:rsidR="001F0F81" w:rsidRPr="00E5133E">
          <w:rPr>
            <w:rStyle w:val="Hyperlink"/>
            <w:rFonts w:ascii="Arial" w:hAnsi="Arial"/>
          </w:rPr>
          <w:t>Figure S13</w:t>
        </w:r>
      </w:hyperlink>
      <w:r w:rsidRPr="00E5133E">
        <w:rPr>
          <w:rFonts w:ascii="Arial" w:hAnsi="Arial"/>
        </w:rPr>
        <w:t xml:space="preserve">; </w:t>
      </w:r>
      <w:hyperlink w:anchor="tabmain-MLMR">
        <w:r w:rsidR="001F0F81" w:rsidRPr="00E5133E">
          <w:rPr>
            <w:rStyle w:val="Hyperlink"/>
            <w:rFonts w:ascii="Arial" w:hAnsi="Arial"/>
          </w:rPr>
          <w:t>Table 1</w:t>
        </w:r>
      </w:hyperlink>
      <w:r w:rsidRPr="00E5133E">
        <w:rPr>
          <w:rFonts w:ascii="Arial" w:hAnsi="Arial"/>
        </w:rPr>
        <w:t>) and fitness proxy category accounted for a small amount of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3.7%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xml:space="preserve">= 2.4%). Fifth, for the subset of outcomes relating to pathogen and parasitic load, </w:t>
      </w:r>
      <w:del w:id="161" w:author="Authors" w:date="2026-05-20T15:02:00Z" w16du:dateUtc="2026-05-20T13:02:00Z">
        <w:r>
          <w:delText>estimates for</w:delText>
        </w:r>
      </w:del>
      <w:ins w:id="162" w:author="Authors" w:date="2026-05-20T15:02:00Z" w16du:dateUtc="2026-05-20T13:02:00Z">
        <w:r w:rsidRPr="00272DE5">
          <w:rPr>
            <w:rFonts w:ascii="Arial" w:hAnsi="Arial" w:cs="Arial"/>
          </w:rPr>
          <w:t>we found no statistically significant difference between</w:t>
        </w:r>
      </w:ins>
      <w:r w:rsidRPr="00E5133E">
        <w:rPr>
          <w:rFonts w:ascii="Arial" w:hAnsi="Arial"/>
        </w:rPr>
        <w:t xml:space="preserve"> arthropods and micro-organisms</w:t>
      </w:r>
      <w:del w:id="163" w:author="Authors" w:date="2026-05-20T15:02:00Z" w16du:dateUtc="2026-05-20T13:02:00Z">
        <w:r>
          <w:delText xml:space="preserve"> did not differ statistically significantly</w:delText>
        </w:r>
      </w:del>
      <w:r w:rsidRPr="00E5133E">
        <w:rPr>
          <w:rFonts w:ascii="Arial" w:hAnsi="Arial"/>
        </w:rPr>
        <w:t xml:space="preserve"> (</w:t>
      </w:r>
      <w:hyperlink w:anchor="figsupp-MR">
        <w:r w:rsidR="001F0F81" w:rsidRPr="00E5133E">
          <w:rPr>
            <w:rStyle w:val="Hyperlink"/>
            <w:rFonts w:ascii="Arial" w:hAnsi="Arial"/>
          </w:rPr>
          <w:t>Figure S13</w:t>
        </w:r>
      </w:hyperlink>
      <w:r w:rsidRPr="00E5133E">
        <w:rPr>
          <w:rFonts w:ascii="Arial" w:hAnsi="Arial"/>
        </w:rPr>
        <w:t xml:space="preserve"> ; </w:t>
      </w:r>
      <w:hyperlink w:anchor="tabmain-MLMR">
        <w:r w:rsidR="001F0F81" w:rsidRPr="00E5133E">
          <w:rPr>
            <w:rStyle w:val="Hyperlink"/>
            <w:rFonts w:ascii="Arial" w:hAnsi="Arial"/>
          </w:rPr>
          <w:t>Table 1</w:t>
        </w:r>
      </w:hyperlink>
      <w:r w:rsidRPr="00E5133E">
        <w:rPr>
          <w:rFonts w:ascii="Arial" w:hAnsi="Arial"/>
        </w:rPr>
        <w:t>) and the type of parasite or pathogen explained little heterogeneity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0.4% and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xml:space="preserve">= 1.6%). Lastly, the evaluation of potential </w:t>
      </w:r>
      <w:del w:id="164" w:author="Authors" w:date="2026-05-20T15:02:00Z" w16du:dateUtc="2026-05-20T13:02:00Z">
        <w:r>
          <w:delText>Risk</w:delText>
        </w:r>
      </w:del>
      <w:ins w:id="165" w:author="Authors" w:date="2026-05-20T15:02:00Z" w16du:dateUtc="2026-05-20T13:02:00Z">
        <w:r w:rsidRPr="00272DE5">
          <w:rPr>
            <w:rFonts w:ascii="Arial" w:hAnsi="Arial" w:cs="Arial"/>
          </w:rPr>
          <w:t>risk</w:t>
        </w:r>
      </w:ins>
      <w:r w:rsidRPr="00E5133E">
        <w:rPr>
          <w:rFonts w:ascii="Arial" w:hAnsi="Arial"/>
        </w:rPr>
        <w:t xml:space="preserve"> of </w:t>
      </w:r>
      <w:del w:id="166" w:author="Authors" w:date="2026-05-20T15:02:00Z" w16du:dateUtc="2026-05-20T13:02:00Z">
        <w:r>
          <w:delText>Bias</w:delText>
        </w:r>
      </w:del>
      <w:ins w:id="167" w:author="Authors" w:date="2026-05-20T15:02:00Z" w16du:dateUtc="2026-05-20T13:02:00Z">
        <w:r w:rsidRPr="00272DE5">
          <w:rPr>
            <w:rFonts w:ascii="Arial" w:hAnsi="Arial" w:cs="Arial"/>
          </w:rPr>
          <w:t>bias</w:t>
        </w:r>
      </w:ins>
      <w:r w:rsidRPr="00E5133E">
        <w:rPr>
          <w:rFonts w:ascii="Arial" w:hAnsi="Arial"/>
        </w:rPr>
        <w:t xml:space="preserve"> categories (i.e., blinding, random assignment to each </w:t>
      </w:r>
      <w:r w:rsidRPr="00E5133E">
        <w:rPr>
          <w:rFonts w:ascii="Arial" w:hAnsi="Arial"/>
        </w:rPr>
        <w:lastRenderedPageBreak/>
        <w:t xml:space="preserve">treatment, and partial reporting) was limited by the small number of studies in some categories (details in </w:t>
      </w:r>
      <w:hyperlink w:anchor="tabsupp-SA-RoB">
        <w:r w:rsidR="001F0F81" w:rsidRPr="00E5133E">
          <w:rPr>
            <w:rStyle w:val="Hyperlink"/>
            <w:rFonts w:ascii="Arial" w:hAnsi="Arial"/>
          </w:rPr>
          <w:t>Table S4</w:t>
        </w:r>
      </w:hyperlink>
      <w:r w:rsidRPr="00E5133E">
        <w:rPr>
          <w:rFonts w:ascii="Arial" w:hAnsi="Arial"/>
        </w:rPr>
        <w:t>)</w:t>
      </w:r>
    </w:p>
    <w:p w14:paraId="06E5848C" w14:textId="77777777" w:rsidR="001F0F81" w:rsidRPr="00E5133E" w:rsidRDefault="00000000">
      <w:pPr>
        <w:pStyle w:val="Heading2"/>
        <w:rPr>
          <w:rFonts w:ascii="Arial" w:hAnsi="Arial"/>
        </w:rPr>
      </w:pPr>
      <w:bookmarkStart w:id="168" w:name="publication-bias"/>
      <w:bookmarkEnd w:id="144"/>
      <w:r w:rsidRPr="00E5133E">
        <w:rPr>
          <w:rFonts w:ascii="Arial" w:hAnsi="Arial"/>
        </w:rPr>
        <w:t>Publication Bias</w:t>
      </w:r>
    </w:p>
    <w:p w14:paraId="5111750C" w14:textId="24592E59" w:rsidR="001F0F81" w:rsidRPr="00E5133E" w:rsidRDefault="00000000" w:rsidP="00E5133E">
      <w:pPr>
        <w:pStyle w:val="BodyText"/>
        <w:rPr>
          <w:rFonts w:ascii="Arial" w:hAnsi="Arial"/>
        </w:rPr>
      </w:pPr>
      <w:r w:rsidRPr="00E5133E">
        <w:rPr>
          <w:rFonts w:ascii="Arial" w:hAnsi="Arial"/>
        </w:rPr>
        <w:t>We found no conclusive evidence for the existence of publication bias in the published literature (</w:t>
      </w:r>
      <w:hyperlink w:anchor="figsupp-pub-bias">
        <w:r w:rsidR="001F0F81" w:rsidRPr="00E5133E">
          <w:rPr>
            <w:rStyle w:val="Hyperlink"/>
            <w:rFonts w:ascii="Arial" w:hAnsi="Arial"/>
          </w:rPr>
          <w:t>Figure S14</w:t>
        </w:r>
      </w:hyperlink>
      <w:r w:rsidRPr="00E5133E">
        <w:rPr>
          <w:rFonts w:ascii="Arial" w:hAnsi="Arial"/>
        </w:rPr>
        <w:t>). There was no statistical evidence for small-study effect for lnRR (lnRR</w:t>
      </w:r>
      <w:r w:rsidRPr="00E5133E">
        <w:rPr>
          <w:rFonts w:ascii="Arial" w:hAnsi="Arial"/>
          <w:vertAlign w:val="subscript"/>
        </w:rPr>
        <w:t>intercept</w:t>
      </w:r>
      <w:r w:rsidRPr="00E5133E">
        <w:rPr>
          <w:rFonts w:ascii="Arial" w:hAnsi="Arial"/>
        </w:rPr>
        <w:t>= 0.003, 95% CI: [-0.066, 0.072], p-value = 0.926, lnRR</w:t>
      </w:r>
      <w:r w:rsidRPr="00E5133E">
        <w:rPr>
          <w:rFonts w:ascii="Arial" w:hAnsi="Arial"/>
          <w:vertAlign w:val="subscript"/>
        </w:rPr>
        <w:t>slope</w:t>
      </w:r>
      <w:r w:rsidRPr="00E5133E">
        <w:rPr>
          <w:rFonts w:ascii="Arial" w:hAnsi="Arial"/>
        </w:rPr>
        <w:t xml:space="preserve"> = 0.079, 95% CI: [-0.215; 0.373], p-value = 0.595, k = 221,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lnRR</m:t>
                </m:r>
              </m:e>
            </m:d>
          </m:sub>
          <m:sup>
            <m:r>
              <w:rPr>
                <w:rFonts w:ascii="Cambria Math" w:hAnsi="Cambria Math" w:cs="Arial"/>
              </w:rPr>
              <m:t>2</m:t>
            </m:r>
          </m:sup>
        </m:sSubSup>
      </m:oMath>
      <w:r w:rsidRPr="00E5133E">
        <w:rPr>
          <w:rFonts w:ascii="Arial" w:hAnsi="Arial"/>
        </w:rPr>
        <w:t xml:space="preserve"> = 0.3%). For SMD(H), </w:t>
      </w:r>
      <w:del w:id="169" w:author="Authors" w:date="2026-05-20T15:02:00Z" w16du:dateUtc="2026-05-20T13:02:00Z">
        <w:r>
          <w:delText xml:space="preserve">there was a tendency for </w:delText>
        </w:r>
      </w:del>
      <w:r w:rsidRPr="00E5133E">
        <w:rPr>
          <w:rFonts w:ascii="Arial" w:hAnsi="Arial"/>
        </w:rPr>
        <w:t xml:space="preserve">effect sizes </w:t>
      </w:r>
      <w:del w:id="170" w:author="Authors" w:date="2026-05-20T15:02:00Z" w16du:dateUtc="2026-05-20T13:02:00Z">
        <w:r>
          <w:delText>to be</w:delText>
        </w:r>
      </w:del>
      <w:ins w:id="171" w:author="Authors" w:date="2026-05-20T15:02:00Z" w16du:dateUtc="2026-05-20T13:02:00Z">
        <w:r w:rsidRPr="00272DE5">
          <w:rPr>
            <w:rFonts w:ascii="Arial" w:hAnsi="Arial" w:cs="Arial"/>
          </w:rPr>
          <w:t>were</w:t>
        </w:r>
      </w:ins>
      <w:r w:rsidRPr="00E5133E">
        <w:rPr>
          <w:rFonts w:ascii="Arial" w:hAnsi="Arial"/>
        </w:rPr>
        <w:t xml:space="preserve"> larger when sample size was smaller</w:t>
      </w:r>
      <w:ins w:id="172" w:author="Authors" w:date="2026-05-20T15:02:00Z" w16du:dateUtc="2026-05-20T13:02:00Z">
        <w:r w:rsidRPr="00272DE5">
          <w:rPr>
            <w:rFonts w:ascii="Arial" w:hAnsi="Arial" w:cs="Arial"/>
          </w:rPr>
          <w:t>, but the confidence interval overlapped zero</w:t>
        </w:r>
      </w:ins>
      <w:r w:rsidRPr="00E5133E">
        <w:rPr>
          <w:rFonts w:ascii="Arial" w:hAnsi="Arial"/>
        </w:rPr>
        <w:t xml:space="preserve"> (</w:t>
      </w:r>
      <w:proofErr w:type="spellStart"/>
      <w:r w:rsidRPr="00E5133E">
        <w:rPr>
          <w:rFonts w:ascii="Arial" w:hAnsi="Arial"/>
        </w:rPr>
        <w:t>SMDH</w:t>
      </w:r>
      <w:r w:rsidRPr="00E5133E">
        <w:rPr>
          <w:rFonts w:ascii="Arial" w:hAnsi="Arial"/>
          <w:vertAlign w:val="subscript"/>
        </w:rPr>
        <w:t>slope</w:t>
      </w:r>
      <w:proofErr w:type="spellEnd"/>
      <w:r w:rsidRPr="00E5133E">
        <w:rPr>
          <w:rFonts w:ascii="Arial" w:hAnsi="Arial"/>
        </w:rPr>
        <w:t xml:space="preserve"> = 1.393, 95% CI: [-0.143, 2.929], p-value = 0.075, k = 235, n = 24, </w:t>
      </w:r>
      <m:oMath>
        <m:sSubSup>
          <m:sSubSupPr>
            <m:ctrlPr>
              <w:rPr>
                <w:rFonts w:ascii="Cambria Math" w:hAnsi="Cambria Math" w:cs="Arial"/>
              </w:rPr>
            </m:ctrlPr>
          </m:sSubSupPr>
          <m:e>
            <m:r>
              <m:rPr>
                <m:sty m:val="p"/>
              </m:rPr>
              <w:rPr>
                <w:rFonts w:ascii="Cambria Math" w:hAnsi="Cambria Math" w:cs="Arial"/>
              </w:rPr>
              <m:t>R</m:t>
            </m:r>
          </m:e>
          <m:sub>
            <m:r>
              <m:rPr>
                <m:sty m:val="p"/>
              </m:rPr>
              <w:rPr>
                <w:rFonts w:ascii="Cambria Math" w:hAnsi="Cambria Math" w:cs="Arial"/>
              </w:rPr>
              <m:t>marginal</m:t>
            </m:r>
            <m:d>
              <m:dPr>
                <m:ctrlPr>
                  <w:rPr>
                    <w:rFonts w:ascii="Cambria Math" w:hAnsi="Cambria Math" w:cs="Arial"/>
                  </w:rPr>
                </m:ctrlPr>
              </m:dPr>
              <m:e>
                <m:r>
                  <m:rPr>
                    <m:sty m:val="p"/>
                  </m:rPr>
                  <w:rPr>
                    <w:rFonts w:ascii="Cambria Math" w:hAnsi="Cambria Math" w:cs="Arial"/>
                  </w:rPr>
                  <m:t>SMD</m:t>
                </m:r>
                <m:d>
                  <m:dPr>
                    <m:ctrlPr>
                      <w:rPr>
                        <w:rFonts w:ascii="Cambria Math" w:hAnsi="Cambria Math" w:cs="Arial"/>
                      </w:rPr>
                    </m:ctrlPr>
                  </m:dPr>
                  <m:e>
                    <m:r>
                      <m:rPr>
                        <m:sty m:val="p"/>
                      </m:rPr>
                      <w:rPr>
                        <w:rFonts w:ascii="Cambria Math" w:hAnsi="Cambria Math" w:cs="Arial"/>
                      </w:rPr>
                      <m:t>H</m:t>
                    </m:r>
                  </m:e>
                </m:d>
              </m:e>
            </m:d>
          </m:sub>
          <m:sup>
            <m:r>
              <w:rPr>
                <w:rFonts w:ascii="Cambria Math" w:hAnsi="Cambria Math" w:cs="Arial"/>
              </w:rPr>
              <m:t>2</m:t>
            </m:r>
          </m:sup>
        </m:sSubSup>
      </m:oMath>
      <w:r w:rsidRPr="00E5133E">
        <w:rPr>
          <w:rFonts w:ascii="Arial" w:hAnsi="Arial"/>
        </w:rPr>
        <w:t>= 8.3</w:t>
      </w:r>
      <w:del w:id="173" w:author="Authors" w:date="2026-05-20T15:02:00Z" w16du:dateUtc="2026-05-20T13:02:00Z">
        <w:r>
          <w:delText>%) with the overall adjusted effect decreasing substantially</w:delText>
        </w:r>
      </w:del>
      <w:ins w:id="174" w:author="Authors" w:date="2026-05-20T15:02:00Z" w16du:dateUtc="2026-05-20T13:02:00Z">
        <w:r w:rsidRPr="00272DE5">
          <w:rPr>
            <w:rFonts w:ascii="Arial" w:hAnsi="Arial" w:cs="Arial"/>
          </w:rPr>
          <w:t>%), a pattern that was ameliorated by including the two unpublished studies (</w:t>
        </w:r>
        <w:proofErr w:type="spellStart"/>
        <w:r w:rsidRPr="00272DE5">
          <w:rPr>
            <w:rFonts w:ascii="Arial" w:hAnsi="Arial" w:cs="Arial"/>
          </w:rPr>
          <w:t>SMDH</w:t>
        </w:r>
        <w:r w:rsidRPr="00272DE5">
          <w:rPr>
            <w:rFonts w:ascii="Arial" w:hAnsi="Arial" w:cs="Arial"/>
            <w:vertAlign w:val="subscript"/>
          </w:rPr>
          <w:t>slope</w:t>
        </w:r>
        <w:proofErr w:type="spellEnd"/>
        <w:r w:rsidRPr="00272DE5">
          <w:rPr>
            <w:rFonts w:ascii="Arial" w:hAnsi="Arial" w:cs="Arial"/>
          </w:rPr>
          <w:t xml:space="preserve"> = 1.218, 95% CI: [-0.225, 2.661], p-value = 0.098, k = 253, n = 26, </w:t>
        </w:r>
      </w:ins>
      <m:oMath>
        <m:sSubSup>
          <m:sSubSupPr>
            <m:ctrlPr>
              <w:ins w:id="175" w:author="Authors" w:date="2026-05-20T15:02:00Z" w16du:dateUtc="2026-05-20T13:02:00Z">
                <w:rPr>
                  <w:rFonts w:ascii="Cambria Math" w:hAnsi="Cambria Math" w:cs="Arial"/>
                </w:rPr>
              </w:ins>
            </m:ctrlPr>
          </m:sSubSupPr>
          <m:e>
            <m:r>
              <w:ins w:id="176" w:author="Authors" w:date="2026-05-20T15:02:00Z" w16du:dateUtc="2026-05-20T13:02:00Z">
                <m:rPr>
                  <m:sty m:val="p"/>
                </m:rPr>
                <w:rPr>
                  <w:rFonts w:ascii="Cambria Math" w:hAnsi="Cambria Math" w:cs="Arial"/>
                </w:rPr>
                <m:t>R</m:t>
              </w:ins>
            </m:r>
          </m:e>
          <m:sub>
            <m:r>
              <w:ins w:id="177" w:author="Authors" w:date="2026-05-20T15:02:00Z" w16du:dateUtc="2026-05-20T13:02:00Z">
                <m:rPr>
                  <m:sty m:val="p"/>
                </m:rPr>
                <w:rPr>
                  <w:rFonts w:ascii="Cambria Math" w:hAnsi="Cambria Math" w:cs="Arial"/>
                </w:rPr>
                <m:t>marginal</m:t>
              </w:ins>
            </m:r>
            <m:d>
              <m:dPr>
                <m:ctrlPr>
                  <w:ins w:id="178" w:author="Authors" w:date="2026-05-20T15:02:00Z" w16du:dateUtc="2026-05-20T13:02:00Z">
                    <w:rPr>
                      <w:rFonts w:ascii="Cambria Math" w:hAnsi="Cambria Math" w:cs="Arial"/>
                    </w:rPr>
                  </w:ins>
                </m:ctrlPr>
              </m:dPr>
              <m:e>
                <m:r>
                  <w:ins w:id="179" w:author="Authors" w:date="2026-05-20T15:02:00Z" w16du:dateUtc="2026-05-20T13:02:00Z">
                    <m:rPr>
                      <m:sty m:val="p"/>
                    </m:rPr>
                    <w:rPr>
                      <w:rFonts w:ascii="Cambria Math" w:hAnsi="Cambria Math" w:cs="Arial"/>
                    </w:rPr>
                    <m:t>SMD</m:t>
                  </w:ins>
                </m:r>
                <m:d>
                  <m:dPr>
                    <m:ctrlPr>
                      <w:ins w:id="180" w:author="Authors" w:date="2026-05-20T15:02:00Z" w16du:dateUtc="2026-05-20T13:02:00Z">
                        <w:rPr>
                          <w:rFonts w:ascii="Cambria Math" w:hAnsi="Cambria Math" w:cs="Arial"/>
                        </w:rPr>
                      </w:ins>
                    </m:ctrlPr>
                  </m:dPr>
                  <m:e>
                    <m:r>
                      <w:ins w:id="181" w:author="Authors" w:date="2026-05-20T15:02:00Z" w16du:dateUtc="2026-05-20T13:02:00Z">
                        <m:rPr>
                          <m:sty m:val="p"/>
                        </m:rPr>
                        <w:rPr>
                          <w:rFonts w:ascii="Cambria Math" w:hAnsi="Cambria Math" w:cs="Arial"/>
                        </w:rPr>
                        <m:t>H</m:t>
                      </w:ins>
                    </m:r>
                  </m:e>
                </m:d>
              </m:e>
            </m:d>
          </m:sub>
          <m:sup>
            <m:r>
              <w:ins w:id="182" w:author="Authors" w:date="2026-05-20T15:02:00Z" w16du:dateUtc="2026-05-20T13:02:00Z">
                <w:rPr>
                  <w:rFonts w:ascii="Cambria Math" w:hAnsi="Cambria Math" w:cs="Arial"/>
                </w:rPr>
                <m:t>2</m:t>
              </w:ins>
            </m:r>
          </m:sup>
        </m:sSubSup>
      </m:oMath>
      <w:ins w:id="183" w:author="Authors" w:date="2026-05-20T15:02:00Z" w16du:dateUtc="2026-05-20T13:02:00Z">
        <w:r w:rsidRPr="00272DE5">
          <w:rPr>
            <w:rFonts w:ascii="Arial" w:hAnsi="Arial" w:cs="Arial"/>
          </w:rPr>
          <w:t>= 6.7%). The overall effect adjusted for small-study effects was not statistically different from zero</w:t>
        </w:r>
      </w:ins>
      <w:r w:rsidRPr="00E5133E">
        <w:rPr>
          <w:rFonts w:ascii="Arial" w:hAnsi="Arial"/>
        </w:rPr>
        <w:t xml:space="preserve"> (SMDH</w:t>
      </w:r>
      <w:r w:rsidRPr="00E5133E">
        <w:rPr>
          <w:rFonts w:ascii="Arial" w:hAnsi="Arial"/>
          <w:vertAlign w:val="subscript"/>
        </w:rPr>
        <w:t>intercept</w:t>
      </w:r>
      <w:r w:rsidRPr="00E5133E">
        <w:rPr>
          <w:rFonts w:ascii="Arial" w:hAnsi="Arial"/>
        </w:rPr>
        <w:t xml:space="preserve"> = -0.035, 95% CI: [-0.319, 0.249], p-value = 0.809). In addition, since published effect sizes did not change over time, our analyses suggest no clear evidence of decline effects in published effect sizes (see </w:t>
      </w:r>
      <w:hyperlink w:anchor="figsupp-pub-bias">
        <w:r w:rsidR="001F0F81" w:rsidRPr="00E5133E">
          <w:rPr>
            <w:rStyle w:val="Hyperlink"/>
            <w:rFonts w:ascii="Arial" w:hAnsi="Arial"/>
          </w:rPr>
          <w:t>Figure S14</w:t>
        </w:r>
      </w:hyperlink>
      <w:r w:rsidRPr="00E5133E">
        <w:rPr>
          <w:rFonts w:ascii="Arial" w:hAnsi="Arial"/>
        </w:rPr>
        <w:t>).</w:t>
      </w:r>
    </w:p>
    <w:p w14:paraId="25C43A88" w14:textId="77777777" w:rsidR="001F0F81" w:rsidRPr="00E5133E" w:rsidRDefault="00000000">
      <w:pPr>
        <w:pStyle w:val="Heading1"/>
        <w:rPr>
          <w:rFonts w:ascii="Arial" w:hAnsi="Arial"/>
        </w:rPr>
      </w:pPr>
      <w:bookmarkStart w:id="184" w:name="discussion"/>
      <w:bookmarkEnd w:id="141"/>
      <w:bookmarkEnd w:id="168"/>
      <w:r w:rsidRPr="00E5133E">
        <w:rPr>
          <w:rFonts w:ascii="Arial" w:hAnsi="Arial"/>
        </w:rPr>
        <w:t>Discussion</w:t>
      </w:r>
    </w:p>
    <w:p w14:paraId="74063FD5" w14:textId="762EFC93" w:rsidR="001F0F81" w:rsidRPr="00E5133E" w:rsidRDefault="00000000">
      <w:pPr>
        <w:pStyle w:val="FirstParagraph"/>
        <w:rPr>
          <w:rFonts w:ascii="Arial" w:hAnsi="Arial"/>
        </w:rPr>
      </w:pPr>
      <w:r w:rsidRPr="00E5133E">
        <w:rPr>
          <w:rFonts w:ascii="Arial" w:hAnsi="Arial"/>
        </w:rPr>
        <w:t xml:space="preserve">Our meta-analysis of experimental studies shows that green nest material (GNM) has a </w:t>
      </w:r>
      <w:del w:id="185" w:author="Authors" w:date="2026-05-20T15:02:00Z" w16du:dateUtc="2026-05-20T13:02:00Z">
        <w:r>
          <w:delText xml:space="preserve">small </w:delText>
        </w:r>
      </w:del>
      <w:r w:rsidRPr="00E5133E">
        <w:rPr>
          <w:rFonts w:ascii="Arial" w:hAnsi="Arial"/>
        </w:rPr>
        <w:t xml:space="preserve">positive effect on fitness </w:t>
      </w:r>
      <w:del w:id="186" w:author="Authors" w:date="2026-05-20T15:02:00Z" w16du:dateUtc="2026-05-20T13:02:00Z">
        <w:r>
          <w:delText>in birds</w:delText>
        </w:r>
      </w:del>
      <w:ins w:id="187" w:author="Authors" w:date="2026-05-20T15:02:00Z" w16du:dateUtc="2026-05-20T13:02:00Z">
        <w:r w:rsidRPr="00272DE5">
          <w:rPr>
            <w:rFonts w:ascii="Arial" w:hAnsi="Arial" w:cs="Arial"/>
          </w:rPr>
          <w:t>proxies across the bird species studied</w:t>
        </w:r>
      </w:ins>
      <w:r w:rsidRPr="00E5133E">
        <w:rPr>
          <w:rFonts w:ascii="Arial" w:hAnsi="Arial"/>
        </w:rPr>
        <w:t>. Our results were generally consistent across two effect size metrics and robust to several sensitivity analyses. However, moderate-to-high heterogeneity among effect sizes indicates that the benefits of GNM are context-dependent. We found no clear support for either of the two functional hypotheses traditionally proposed</w:t>
      </w:r>
      <w:ins w:id="188" w:author="Authors" w:date="2026-05-20T15:02:00Z" w16du:dateUtc="2026-05-20T13:02:00Z">
        <w:r w:rsidRPr="00272DE5">
          <w:rPr>
            <w:rFonts w:ascii="Arial" w:hAnsi="Arial" w:cs="Arial"/>
          </w:rPr>
          <w:t xml:space="preserve"> separately, that is</w:t>
        </w:r>
      </w:ins>
      <w:r w:rsidRPr="00E5133E">
        <w:rPr>
          <w:rFonts w:ascii="Arial" w:hAnsi="Arial"/>
        </w:rPr>
        <w:t xml:space="preserve">, the courtship hypothesis and the parental care hypothesis (i.e., nest protection and drug hypotheses combined). While several studies </w:t>
      </w:r>
      <w:del w:id="189" w:author="Authors" w:date="2026-05-20T15:02:00Z" w16du:dateUtc="2026-05-20T13:02:00Z">
        <w:r>
          <w:delText>investigate</w:delText>
        </w:r>
      </w:del>
      <w:ins w:id="190" w:author="Authors" w:date="2026-05-20T15:02:00Z" w16du:dateUtc="2026-05-20T13:02:00Z">
        <w:r w:rsidRPr="00272DE5">
          <w:rPr>
            <w:rFonts w:ascii="Arial" w:hAnsi="Arial" w:cs="Arial"/>
          </w:rPr>
          <w:t>investigated</w:t>
        </w:r>
      </w:ins>
      <w:r w:rsidRPr="00E5133E">
        <w:rPr>
          <w:rFonts w:ascii="Arial" w:hAnsi="Arial"/>
        </w:rPr>
        <w:t xml:space="preserve"> the courtship hypothesis, only a few fitness proxies could be exclusively linked to this mechanism (e.g., courtship time, male provisioning), and these showed no </w:t>
      </w:r>
      <w:ins w:id="191" w:author="Authors" w:date="2026-05-20T15:02:00Z" w16du:dateUtc="2026-05-20T13:02:00Z">
        <w:r w:rsidRPr="00272DE5">
          <w:rPr>
            <w:rFonts w:ascii="Arial" w:hAnsi="Arial" w:cs="Arial"/>
          </w:rPr>
          <w:t xml:space="preserve">clear </w:t>
        </w:r>
      </w:ins>
      <w:r w:rsidRPr="00E5133E">
        <w:rPr>
          <w:rFonts w:ascii="Arial" w:hAnsi="Arial"/>
        </w:rPr>
        <w:t xml:space="preserve">effect of GNM. Similarly, fitness proxies exclusively associated with the parental care hypothesis (e.g., parasite loads, nestling health), also showed no </w:t>
      </w:r>
      <w:ins w:id="192" w:author="Authors" w:date="2026-05-20T15:02:00Z" w16du:dateUtc="2026-05-20T13:02:00Z">
        <w:r w:rsidRPr="00272DE5">
          <w:rPr>
            <w:rFonts w:ascii="Arial" w:hAnsi="Arial" w:cs="Arial"/>
          </w:rPr>
          <w:t xml:space="preserve">clear </w:t>
        </w:r>
      </w:ins>
      <w:r w:rsidRPr="00E5133E">
        <w:rPr>
          <w:rFonts w:ascii="Arial" w:hAnsi="Arial"/>
        </w:rPr>
        <w:t>effect of GNM. This finding is particularly surprising because the parental care hypothesis has been most frequently tested. While studies testing the courtship hypothesis have suggested that the aromatic volatile compounds could help receivers of the signal detect the presence of GNM in dark cavity nests [26], it is the parental care hypothesis that has stressed the importance of these compounds [65–67</w:t>
      </w:r>
      <w:del w:id="193" w:author="Authors" w:date="2026-05-20T15:02:00Z" w16du:dateUtc="2026-05-20T13:02:00Z">
        <w:r>
          <w:delText>], perhaps explaining their widespread consideration.</w:delText>
        </w:r>
      </w:del>
      <w:ins w:id="194" w:author="Authors" w:date="2026-05-20T15:02:00Z" w16du:dateUtc="2026-05-20T13:02:00Z">
        <w:r w:rsidRPr="00272DE5">
          <w:rPr>
            <w:rFonts w:ascii="Arial" w:hAnsi="Arial" w:cs="Arial"/>
          </w:rPr>
          <w:t>].</w:t>
        </w:r>
      </w:ins>
      <w:r w:rsidRPr="00E5133E">
        <w:rPr>
          <w:rFonts w:ascii="Arial" w:hAnsi="Arial"/>
        </w:rPr>
        <w:t xml:space="preserve"> Our findings challenge this assumption since experimental designs comparing aromatic with non-aromatic GNM, which account for more than half of all tests, did not show a clear fitness effect, whereas comparisons between aromatic GNM and no material did. By contrast, comparisons between non-aromatic GNM and no material suggested a negative effect of non-aromatic GNM on fitness, although this result should be interpreted cautiously because it was based on only three studies (k = 10 effect sizes). Notably, experimental design alone explained about one-quarter of the observed heterogeneity</w:t>
      </w:r>
      <w:del w:id="195" w:author="Authors" w:date="2026-05-20T15:02:00Z" w16du:dateUtc="2026-05-20T13:02:00Z">
        <w:r>
          <w:delText xml:space="preserve"> (</w:delText>
        </w:r>
      </w:del>
      <m:oMath>
        <m:sSubSup>
          <m:sSubSupPr>
            <m:ctrlPr>
              <w:del w:id="196" w:author="Authors" w:date="2026-05-20T15:02:00Z" w16du:dateUtc="2026-05-20T13:02:00Z">
                <w:rPr>
                  <w:rFonts w:ascii="Cambria Math" w:hAnsi="Cambria Math"/>
                </w:rPr>
              </w:del>
            </m:ctrlPr>
          </m:sSubSupPr>
          <m:e>
            <m:r>
              <w:del w:id="197" w:author="Authors" w:date="2026-05-20T15:02:00Z" w16du:dateUtc="2026-05-20T13:02:00Z">
                <m:rPr>
                  <m:sty m:val="p"/>
                </m:rPr>
                <w:rPr>
                  <w:rFonts w:ascii="Cambria Math" w:hAnsi="Cambria Math"/>
                </w:rPr>
                <m:t>R</m:t>
              </w:del>
            </m:r>
          </m:e>
          <m:sub>
            <m:r>
              <w:del w:id="198" w:author="Authors" w:date="2026-05-20T15:02:00Z" w16du:dateUtc="2026-05-20T13:02:00Z">
                <m:rPr>
                  <m:sty m:val="p"/>
                </m:rPr>
                <w:rPr>
                  <w:rFonts w:ascii="Cambria Math" w:hAnsi="Cambria Math"/>
                </w:rPr>
                <m:t>marginal</m:t>
              </w:del>
            </m:r>
          </m:sub>
          <m:sup>
            <m:r>
              <w:del w:id="199" w:author="Authors" w:date="2026-05-20T15:02:00Z" w16du:dateUtc="2026-05-20T13:02:00Z">
                <w:rPr>
                  <w:rFonts w:ascii="Cambria Math" w:hAnsi="Cambria Math"/>
                </w:rPr>
                <m:t>2</m:t>
              </w:del>
            </m:r>
          </m:sup>
        </m:sSubSup>
      </m:oMath>
      <w:del w:id="200" w:author="Authors" w:date="2026-05-20T15:02:00Z" w16du:dateUtc="2026-05-20T13:02:00Z">
        <w:r>
          <w:delText xml:space="preserve"> 24-28%).</w:delText>
        </w:r>
      </w:del>
      <w:ins w:id="201" w:author="Authors" w:date="2026-05-20T15:02:00Z" w16du:dateUtc="2026-05-20T13:02:00Z">
        <w:r w:rsidRPr="00272DE5">
          <w:rPr>
            <w:rFonts w:ascii="Arial" w:hAnsi="Arial" w:cs="Arial"/>
          </w:rPr>
          <w:t>.</w:t>
        </w:r>
      </w:ins>
    </w:p>
    <w:p w14:paraId="2ECBB2B6" w14:textId="39504B9A" w:rsidR="001F0F81" w:rsidRPr="00E5133E" w:rsidRDefault="00000000">
      <w:pPr>
        <w:pStyle w:val="BodyText"/>
        <w:rPr>
          <w:rFonts w:ascii="Arial" w:hAnsi="Arial"/>
        </w:rPr>
      </w:pPr>
      <w:r w:rsidRPr="00E5133E">
        <w:rPr>
          <w:rFonts w:ascii="Arial" w:hAnsi="Arial"/>
        </w:rPr>
        <w:lastRenderedPageBreak/>
        <w:t xml:space="preserve">One possible explanation is that </w:t>
      </w:r>
      <w:ins w:id="202" w:author="Authors" w:date="2026-05-20T15:02:00Z" w16du:dateUtc="2026-05-20T13:02:00Z">
        <w:r w:rsidRPr="00272DE5">
          <w:rPr>
            <w:rFonts w:ascii="Arial" w:hAnsi="Arial" w:cs="Arial"/>
          </w:rPr>
          <w:t xml:space="preserve">comparing </w:t>
        </w:r>
      </w:ins>
      <w:r w:rsidRPr="00E5133E">
        <w:rPr>
          <w:rFonts w:ascii="Arial" w:hAnsi="Arial"/>
        </w:rPr>
        <w:t xml:space="preserve">aromatic vs. non-aromatic isolates the effects of aromaticity or volatile compounds, which may be weak, context-dependent (e.g., dependent on parasite pressure, [14]), or short-lived due to rapid decay of volatiles [15] and may require repeated replenishment [68]. By contrast, </w:t>
      </w:r>
      <w:ins w:id="203" w:author="Authors" w:date="2026-05-20T15:02:00Z" w16du:dateUtc="2026-05-20T13:02:00Z">
        <w:r w:rsidRPr="00272DE5">
          <w:rPr>
            <w:rFonts w:ascii="Arial" w:hAnsi="Arial" w:cs="Arial"/>
          </w:rPr>
          <w:t xml:space="preserve">comparing </w:t>
        </w:r>
      </w:ins>
      <w:r w:rsidRPr="00E5133E">
        <w:rPr>
          <w:rFonts w:ascii="Arial" w:hAnsi="Arial"/>
        </w:rPr>
        <w:t>aromatic vs. no material</w:t>
      </w:r>
      <w:del w:id="204" w:author="Authors" w:date="2026-05-20T15:02:00Z" w16du:dateUtc="2026-05-20T13:02:00Z">
        <w:r>
          <w:delText>, capture</w:delText>
        </w:r>
      </w:del>
      <w:ins w:id="205" w:author="Authors" w:date="2026-05-20T15:02:00Z" w16du:dateUtc="2026-05-20T13:02:00Z">
        <w:r w:rsidRPr="00272DE5">
          <w:rPr>
            <w:rFonts w:ascii="Arial" w:hAnsi="Arial" w:cs="Arial"/>
          </w:rPr>
          <w:t xml:space="preserve"> captures</w:t>
        </w:r>
      </w:ins>
      <w:r w:rsidRPr="00E5133E">
        <w:rPr>
          <w:rFonts w:ascii="Arial" w:hAnsi="Arial"/>
        </w:rPr>
        <w:t xml:space="preserve"> the net effect of adding green material itself, including potential non-chemical and volatile effects, which may therefore show a clearer overall benefit. Such benefits could also relate to plant morphology such as shape or colour. In addition, only proxies that could not be clearly assigned to either of the functional hypotheses (e.g., survival rate, nestling morphology</w:t>
      </w:r>
      <w:del w:id="206" w:author="Authors" w:date="2026-05-20T15:02:00Z" w16du:dateUtc="2026-05-20T13:02:00Z">
        <w:r>
          <w:delText>),</w:delText>
        </w:r>
      </w:del>
      <w:ins w:id="207" w:author="Authors" w:date="2026-05-20T15:02:00Z" w16du:dateUtc="2026-05-20T13:02:00Z">
        <w:r w:rsidRPr="00272DE5">
          <w:rPr>
            <w:rFonts w:ascii="Arial" w:hAnsi="Arial" w:cs="Arial"/>
          </w:rPr>
          <w:t>)</w:t>
        </w:r>
      </w:ins>
      <w:r w:rsidRPr="00E5133E">
        <w:rPr>
          <w:rFonts w:ascii="Arial" w:hAnsi="Arial"/>
        </w:rPr>
        <w:t xml:space="preserve"> and were therefore </w:t>
      </w:r>
      <w:del w:id="208" w:author="Authors" w:date="2026-05-20T15:02:00Z" w16du:dateUtc="2026-05-20T13:02:00Z">
        <w:r>
          <w:delText>categorized</w:delText>
        </w:r>
      </w:del>
      <w:proofErr w:type="spellStart"/>
      <w:ins w:id="209" w:author="Authors" w:date="2026-05-20T15:02:00Z" w16du:dateUtc="2026-05-20T13:02:00Z">
        <w:r w:rsidRPr="00272DE5">
          <w:rPr>
            <w:rFonts w:ascii="Arial" w:hAnsi="Arial" w:cs="Arial"/>
          </w:rPr>
          <w:t>categorised</w:t>
        </w:r>
      </w:ins>
      <w:proofErr w:type="spellEnd"/>
      <w:r w:rsidRPr="00E5133E">
        <w:rPr>
          <w:rFonts w:ascii="Arial" w:hAnsi="Arial"/>
        </w:rPr>
        <w:t xml:space="preserve"> as being associated with “both” hypotheses, showed a clear positive effect. This ambiguity reflects the difficulty of linking many fitness proxies to an underlying function </w:t>
      </w:r>
      <w:del w:id="210" w:author="Authors" w:date="2026-05-20T15:02:00Z" w16du:dateUtc="2026-05-20T13:02:00Z">
        <w:r>
          <w:delText>because</w:delText>
        </w:r>
      </w:del>
      <w:ins w:id="211" w:author="Authors" w:date="2026-05-20T15:02:00Z" w16du:dateUtc="2026-05-20T13:02:00Z">
        <w:r w:rsidRPr="00272DE5">
          <w:rPr>
            <w:rFonts w:ascii="Arial" w:hAnsi="Arial" w:cs="Arial"/>
          </w:rPr>
          <w:t>since</w:t>
        </w:r>
      </w:ins>
      <w:r w:rsidRPr="00E5133E">
        <w:rPr>
          <w:rFonts w:ascii="Arial" w:hAnsi="Arial"/>
        </w:rPr>
        <w:t xml:space="preserve"> they can be shaped by multiple overlapping processes. For example, nestling mass, a commonly measured fitness proxy, could </w:t>
      </w:r>
      <w:ins w:id="212" w:author="Authors" w:date="2026-05-20T15:02:00Z" w16du:dateUtc="2026-05-20T13:02:00Z">
        <w:r w:rsidRPr="00272DE5">
          <w:rPr>
            <w:rFonts w:ascii="Arial" w:hAnsi="Arial" w:cs="Arial"/>
          </w:rPr>
          <w:t xml:space="preserve">still </w:t>
        </w:r>
      </w:ins>
      <w:r w:rsidRPr="00E5133E">
        <w:rPr>
          <w:rFonts w:ascii="Arial" w:hAnsi="Arial"/>
        </w:rPr>
        <w:t xml:space="preserve">be influenced by pathogen load or direct physiological effects of plant compounds, even though our synthesis found no consistent overall evidence for parasite reduction or health benefits. </w:t>
      </w:r>
      <w:del w:id="213" w:author="Authors" w:date="2026-05-20T15:02:00Z" w16du:dateUtc="2026-05-20T13:02:00Z">
        <w:r>
          <w:delText>It</w:delText>
        </w:r>
      </w:del>
      <w:ins w:id="214" w:author="Authors" w:date="2026-05-20T15:02:00Z" w16du:dateUtc="2026-05-20T13:02:00Z">
        <w:r w:rsidRPr="00272DE5">
          <w:rPr>
            <w:rFonts w:ascii="Arial" w:hAnsi="Arial" w:cs="Arial"/>
          </w:rPr>
          <w:t>Nestling mass, however,</w:t>
        </w:r>
      </w:ins>
      <w:r w:rsidRPr="00E5133E">
        <w:rPr>
          <w:rFonts w:ascii="Arial" w:hAnsi="Arial"/>
        </w:rPr>
        <w:t xml:space="preserve"> could also respond to altered parental investment through differential allocation, making such broad proxies of fitness difficult to assign to a single function.</w:t>
      </w:r>
    </w:p>
    <w:p w14:paraId="5793ABFC" w14:textId="26036F80" w:rsidR="001F0F81" w:rsidRPr="00E5133E" w:rsidRDefault="00000000">
      <w:pPr>
        <w:pStyle w:val="BodyText"/>
        <w:rPr>
          <w:rFonts w:ascii="Arial" w:hAnsi="Arial"/>
        </w:rPr>
      </w:pPr>
      <w:r w:rsidRPr="00E5133E">
        <w:rPr>
          <w:rFonts w:ascii="Arial" w:hAnsi="Arial"/>
        </w:rPr>
        <w:t xml:space="preserve">Heterogeneity in the overall effect of GNM was mainly associated with within-study variation, with little to no among-study variation. This suggests that, once methodological (e.g., experimental design) and biological factors (e.g., species identity, category of fitness proxy) are accounted for, the overall effect found would be potentially generalisable across studies. In addition to experimental design, </w:t>
      </w:r>
      <w:del w:id="215" w:author="Authors" w:date="2026-05-20T15:02:00Z" w16du:dateUtc="2026-05-20T13:02:00Z">
        <w:r>
          <w:delText>we tested the timing of GNM addition (</w:delText>
        </w:r>
      </w:del>
      <m:oMath>
        <m:sSubSup>
          <m:sSubSupPr>
            <m:ctrlPr>
              <w:del w:id="216" w:author="Authors" w:date="2026-05-20T15:02:00Z" w16du:dateUtc="2026-05-20T13:02:00Z">
                <w:rPr>
                  <w:rFonts w:ascii="Cambria Math" w:hAnsi="Cambria Math"/>
                </w:rPr>
              </w:del>
            </m:ctrlPr>
          </m:sSubSupPr>
          <m:e>
            <m:r>
              <w:del w:id="217" w:author="Authors" w:date="2026-05-20T15:02:00Z" w16du:dateUtc="2026-05-20T13:02:00Z">
                <m:rPr>
                  <m:sty m:val="p"/>
                </m:rPr>
                <w:rPr>
                  <w:rFonts w:ascii="Cambria Math" w:hAnsi="Cambria Math"/>
                </w:rPr>
                <m:t>R</m:t>
              </w:del>
            </m:r>
          </m:e>
          <m:sub>
            <m:r>
              <w:del w:id="218" w:author="Authors" w:date="2026-05-20T15:02:00Z" w16du:dateUtc="2026-05-20T13:02:00Z">
                <m:rPr>
                  <m:sty m:val="p"/>
                </m:rPr>
                <w:rPr>
                  <w:rFonts w:ascii="Cambria Math" w:hAnsi="Cambria Math"/>
                </w:rPr>
                <m:t>marginal</m:t>
              </w:del>
            </m:r>
          </m:sub>
          <m:sup>
            <m:r>
              <w:del w:id="219" w:author="Authors" w:date="2026-05-20T15:02:00Z" w16du:dateUtc="2026-05-20T13:02:00Z">
                <w:rPr>
                  <w:rFonts w:ascii="Cambria Math" w:hAnsi="Cambria Math"/>
                </w:rPr>
                <m:t>2</m:t>
              </w:del>
            </m:r>
          </m:sup>
        </m:sSubSup>
      </m:oMath>
      <w:del w:id="220" w:author="Authors" w:date="2026-05-20T15:02:00Z" w16du:dateUtc="2026-05-20T13:02:00Z">
        <w:r>
          <w:delText>= 1-5%). Continuous</w:delText>
        </w:r>
      </w:del>
      <w:ins w:id="221" w:author="Authors" w:date="2026-05-20T15:02:00Z" w16du:dateUtc="2026-05-20T13:02:00Z">
        <w:r w:rsidRPr="00272DE5">
          <w:rPr>
            <w:rFonts w:ascii="Arial" w:hAnsi="Arial" w:cs="Arial"/>
          </w:rPr>
          <w:t>continuous</w:t>
        </w:r>
      </w:ins>
      <w:r w:rsidRPr="00E5133E">
        <w:rPr>
          <w:rFonts w:ascii="Arial" w:hAnsi="Arial"/>
        </w:rPr>
        <w:t xml:space="preserve"> supplementation</w:t>
      </w:r>
      <w:ins w:id="222" w:author="Authors" w:date="2026-05-20T15:02:00Z" w16du:dateUtc="2026-05-20T13:02:00Z">
        <w:r w:rsidRPr="00272DE5">
          <w:rPr>
            <w:rFonts w:ascii="Arial" w:hAnsi="Arial" w:cs="Arial"/>
          </w:rPr>
          <w:t xml:space="preserve"> of GNM</w:t>
        </w:r>
      </w:ins>
      <w:r w:rsidRPr="00E5133E">
        <w:rPr>
          <w:rFonts w:ascii="Arial" w:hAnsi="Arial"/>
        </w:rPr>
        <w:t xml:space="preserve"> throughout the nesting period had stronger positive effects than supplementation restricted to before or after hatching. Although not conclusive, this pattern is more consistent with the parental care hypothesis than with the courtship hypothesis. In blue tits</w:t>
      </w:r>
      <w:ins w:id="223" w:author="Authors" w:date="2026-05-20T15:02:00Z" w16du:dateUtc="2026-05-20T13:02:00Z">
        <w:r w:rsidRPr="00272DE5">
          <w:rPr>
            <w:rFonts w:ascii="Arial" w:hAnsi="Arial" w:cs="Arial"/>
          </w:rPr>
          <w:t>,</w:t>
        </w:r>
      </w:ins>
      <w:r w:rsidRPr="00E5133E">
        <w:rPr>
          <w:rFonts w:ascii="Arial" w:hAnsi="Arial"/>
        </w:rPr>
        <w:t xml:space="preserve"> the concentration of active compounds released by the aromatic plants can decrease within 24 hours [15], and females often replace experimentally removed herbs [39,68]. This repeated addition may help maintain an environment rich in volatiles that is hostile to parasites</w:t>
      </w:r>
      <w:del w:id="224" w:author="Authors" w:date="2026-05-20T15:02:00Z" w16du:dateUtc="2026-05-20T13:02:00Z">
        <w:r>
          <w:delText>. However</w:delText>
        </w:r>
      </w:del>
      <w:ins w:id="225" w:author="Authors" w:date="2026-05-20T15:02:00Z" w16du:dateUtc="2026-05-20T13:02:00Z">
        <w:r w:rsidRPr="00272DE5">
          <w:rPr>
            <w:rFonts w:ascii="Arial" w:hAnsi="Arial" w:cs="Arial"/>
          </w:rPr>
          <w:t>; however</w:t>
        </w:r>
      </w:ins>
      <w:r w:rsidRPr="00E5133E">
        <w:rPr>
          <w:rFonts w:ascii="Arial" w:hAnsi="Arial"/>
        </w:rPr>
        <w:t xml:space="preserve">, fresh GNM could also improve fitness through structural or microclimate benefits [2,42]. </w:t>
      </w:r>
      <w:del w:id="226" w:author="Authors" w:date="2026-05-20T15:02:00Z" w16du:dateUtc="2026-05-20T13:02:00Z">
        <w:r>
          <w:delText>In addition, regular</w:delText>
        </w:r>
      </w:del>
      <w:ins w:id="227" w:author="Authors" w:date="2026-05-20T15:02:00Z" w16du:dateUtc="2026-05-20T13:02:00Z">
        <w:r w:rsidRPr="00272DE5">
          <w:rPr>
            <w:rFonts w:ascii="Arial" w:hAnsi="Arial" w:cs="Arial"/>
          </w:rPr>
          <w:t>Regular</w:t>
        </w:r>
      </w:ins>
      <w:r w:rsidRPr="00E5133E">
        <w:rPr>
          <w:rFonts w:ascii="Arial" w:hAnsi="Arial"/>
        </w:rPr>
        <w:t xml:space="preserve"> replenishment of GNM by birds may help nest lining as material desiccates, thereby improving insulation and humidity buffering [42,69] and diluting faecal matter or food debris in the nest (i.e., hygiene function, [70]). This microclimate stability may accelerate nestling development while reducing thermoregulatory costs for the parents [71,72].</w:t>
      </w:r>
    </w:p>
    <w:p w14:paraId="5739C168" w14:textId="34EDF757" w:rsidR="001F0F81" w:rsidRPr="00272DE5" w:rsidRDefault="00000000">
      <w:pPr>
        <w:pStyle w:val="BodyText"/>
        <w:rPr>
          <w:ins w:id="228" w:author="Authors" w:date="2026-05-20T15:02:00Z" w16du:dateUtc="2026-05-20T13:02:00Z"/>
          <w:rFonts w:ascii="Arial" w:hAnsi="Arial" w:cs="Arial"/>
        </w:rPr>
      </w:pPr>
      <w:r w:rsidRPr="00E5133E">
        <w:rPr>
          <w:rFonts w:ascii="Arial" w:hAnsi="Arial"/>
        </w:rPr>
        <w:t xml:space="preserve">Among the biological moderators tested, species identity </w:t>
      </w:r>
      <w:del w:id="229" w:author="Authors" w:date="2026-05-20T15:02:00Z" w16du:dateUtc="2026-05-20T13:02:00Z">
        <w:r>
          <w:delText>seemed</w:delText>
        </w:r>
      </w:del>
      <w:ins w:id="230" w:author="Authors" w:date="2026-05-20T15:02:00Z" w16du:dateUtc="2026-05-20T13:02:00Z">
        <w:r w:rsidRPr="00272DE5">
          <w:rPr>
            <w:rFonts w:ascii="Arial" w:hAnsi="Arial" w:cs="Arial"/>
          </w:rPr>
          <w:t>was</w:t>
        </w:r>
      </w:ins>
      <w:r w:rsidRPr="00E5133E">
        <w:rPr>
          <w:rFonts w:ascii="Arial" w:hAnsi="Arial"/>
        </w:rPr>
        <w:t xml:space="preserve"> the most important one</w:t>
      </w:r>
      <w:del w:id="231" w:author="Authors" w:date="2026-05-20T15:02:00Z" w16du:dateUtc="2026-05-20T13:02:00Z">
        <w:r>
          <w:delText xml:space="preserve"> (</w:delText>
        </w:r>
      </w:del>
      <m:oMath>
        <m:sSubSup>
          <m:sSubSupPr>
            <m:ctrlPr>
              <w:del w:id="232" w:author="Authors" w:date="2026-05-20T15:02:00Z" w16du:dateUtc="2026-05-20T13:02:00Z">
                <w:rPr>
                  <w:rFonts w:ascii="Cambria Math" w:hAnsi="Cambria Math"/>
                </w:rPr>
              </w:del>
            </m:ctrlPr>
          </m:sSubSupPr>
          <m:e>
            <m:r>
              <w:del w:id="233" w:author="Authors" w:date="2026-05-20T15:02:00Z" w16du:dateUtc="2026-05-20T13:02:00Z">
                <m:rPr>
                  <m:sty m:val="p"/>
                </m:rPr>
                <w:rPr>
                  <w:rFonts w:ascii="Cambria Math" w:hAnsi="Cambria Math"/>
                </w:rPr>
                <m:t>R</m:t>
              </w:del>
            </m:r>
          </m:e>
          <m:sub>
            <m:r>
              <w:del w:id="234" w:author="Authors" w:date="2026-05-20T15:02:00Z" w16du:dateUtc="2026-05-20T13:02:00Z">
                <m:rPr>
                  <m:sty m:val="p"/>
                </m:rPr>
                <w:rPr>
                  <w:rFonts w:ascii="Cambria Math" w:hAnsi="Cambria Math"/>
                </w:rPr>
                <m:t>marginal</m:t>
              </w:del>
            </m:r>
          </m:sub>
          <m:sup>
            <m:r>
              <w:del w:id="235" w:author="Authors" w:date="2026-05-20T15:02:00Z" w16du:dateUtc="2026-05-20T13:02:00Z">
                <w:rPr>
                  <w:rFonts w:ascii="Cambria Math" w:hAnsi="Cambria Math"/>
                </w:rPr>
                <m:t>2</m:t>
              </w:del>
            </m:r>
          </m:sup>
        </m:sSubSup>
      </m:oMath>
      <w:del w:id="236" w:author="Authors" w:date="2026-05-20T15:02:00Z" w16du:dateUtc="2026-05-20T13:02:00Z">
        <w:r>
          <w:delText xml:space="preserve"> = 5-9%),</w:delText>
        </w:r>
      </w:del>
      <w:ins w:id="237" w:author="Authors" w:date="2026-05-20T15:02:00Z" w16du:dateUtc="2026-05-20T13:02:00Z">
        <w:r w:rsidRPr="00272DE5">
          <w:rPr>
            <w:rFonts w:ascii="Arial" w:hAnsi="Arial" w:cs="Arial"/>
          </w:rPr>
          <w:t>,</w:t>
        </w:r>
      </w:ins>
      <w:r w:rsidRPr="00E5133E">
        <w:rPr>
          <w:rFonts w:ascii="Arial" w:hAnsi="Arial"/>
        </w:rPr>
        <w:t xml:space="preserve"> providing some evidence for species-specific effects; however, </w:t>
      </w:r>
      <w:del w:id="238" w:author="Authors" w:date="2026-05-20T15:02:00Z" w16du:dateUtc="2026-05-20T13:02:00Z">
        <w:r>
          <w:delText xml:space="preserve">note that </w:delText>
        </w:r>
      </w:del>
      <w:r w:rsidRPr="00E5133E">
        <w:rPr>
          <w:rFonts w:ascii="Arial" w:hAnsi="Arial"/>
        </w:rPr>
        <w:t xml:space="preserve">three species were represented in only one study each. </w:t>
      </w:r>
      <w:del w:id="239" w:author="Authors" w:date="2026-05-20T15:02:00Z" w16du:dateUtc="2026-05-20T13:02:00Z">
        <w:r>
          <w:delText xml:space="preserve">Such variation across species is not unexpected, since some (e.g., </w:delText>
        </w:r>
      </w:del>
      <w:proofErr w:type="spellStart"/>
      <w:r w:rsidRPr="00E5133E">
        <w:rPr>
          <w:rFonts w:ascii="Arial" w:hAnsi="Arial"/>
          <w:i/>
        </w:rPr>
        <w:t>Tachycineta</w:t>
      </w:r>
      <w:proofErr w:type="spellEnd"/>
      <w:r w:rsidRPr="00E5133E">
        <w:rPr>
          <w:rFonts w:ascii="Arial" w:hAnsi="Arial"/>
          <w:i/>
        </w:rPr>
        <w:t xml:space="preserve"> bicolor</w:t>
      </w:r>
      <w:del w:id="240" w:author="Authors" w:date="2026-05-20T15:02:00Z" w16du:dateUtc="2026-05-20T13:02:00Z">
        <w:r>
          <w:delText>) do</w:delText>
        </w:r>
      </w:del>
      <w:ins w:id="241" w:author="Authors" w:date="2026-05-20T15:02:00Z" w16du:dateUtc="2026-05-20T13:02:00Z">
        <w:r w:rsidRPr="00272DE5">
          <w:rPr>
            <w:rFonts w:ascii="Arial" w:hAnsi="Arial" w:cs="Arial"/>
          </w:rPr>
          <w:t xml:space="preserve"> is a notable exception among the included species because it does</w:t>
        </w:r>
      </w:ins>
      <w:r w:rsidRPr="00E5133E">
        <w:rPr>
          <w:rFonts w:ascii="Arial" w:hAnsi="Arial"/>
        </w:rPr>
        <w:t xml:space="preserve"> not naturally incorporate GNM</w:t>
      </w:r>
      <w:ins w:id="242" w:author="Authors" w:date="2026-05-20T15:02:00Z" w16du:dateUtc="2026-05-20T13:02:00Z">
        <w:r w:rsidRPr="00272DE5">
          <w:rPr>
            <w:rFonts w:ascii="Arial" w:hAnsi="Arial" w:cs="Arial"/>
          </w:rPr>
          <w:t>. Experiments</w:t>
        </w:r>
      </w:ins>
      <w:r w:rsidRPr="00E5133E">
        <w:rPr>
          <w:rFonts w:ascii="Arial" w:hAnsi="Arial"/>
        </w:rPr>
        <w:t xml:space="preserve"> in </w:t>
      </w:r>
      <w:del w:id="243" w:author="Authors" w:date="2026-05-20T15:02:00Z" w16du:dateUtc="2026-05-20T13:02:00Z">
        <w:r>
          <w:delText>their nests, while the other</w:delText>
        </w:r>
      </w:del>
      <w:ins w:id="244" w:author="Authors" w:date="2026-05-20T15:02:00Z" w16du:dateUtc="2026-05-20T13:02:00Z">
        <w:r w:rsidRPr="00272DE5">
          <w:rPr>
            <w:rFonts w:ascii="Arial" w:hAnsi="Arial" w:cs="Arial"/>
          </w:rPr>
          <w:t>this</w:t>
        </w:r>
      </w:ins>
      <w:r w:rsidRPr="00E5133E">
        <w:rPr>
          <w:rFonts w:ascii="Arial" w:hAnsi="Arial"/>
        </w:rPr>
        <w:t xml:space="preserve"> species </w:t>
      </w:r>
      <w:del w:id="245" w:author="Authors" w:date="2026-05-20T15:02:00Z" w16du:dateUtc="2026-05-20T13:02:00Z">
        <w:r>
          <w:delText>do. Differences across</w:delText>
        </w:r>
      </w:del>
      <w:ins w:id="246" w:author="Authors" w:date="2026-05-20T15:02:00Z" w16du:dateUtc="2026-05-20T13:02:00Z">
        <w:r w:rsidRPr="00272DE5">
          <w:rPr>
            <w:rFonts w:ascii="Arial" w:hAnsi="Arial" w:cs="Arial"/>
          </w:rPr>
          <w:t>can help disentangle direct aromatic effects from courtship-related functions, but the available data showed no clear fitness benefit of aromatic GNM addition in this</w:t>
        </w:r>
      </w:ins>
      <w:r w:rsidRPr="00E5133E">
        <w:rPr>
          <w:rFonts w:ascii="Arial" w:hAnsi="Arial"/>
        </w:rPr>
        <w:t xml:space="preserve"> species</w:t>
      </w:r>
      <w:del w:id="247" w:author="Authors" w:date="2026-05-20T15:02:00Z" w16du:dateUtc="2026-05-20T13:02:00Z">
        <w:r>
          <w:delText xml:space="preserve"> in </w:delText>
        </w:r>
      </w:del>
      <w:ins w:id="248" w:author="Authors" w:date="2026-05-20T15:02:00Z" w16du:dateUtc="2026-05-20T13:02:00Z">
        <w:r w:rsidRPr="00272DE5">
          <w:rPr>
            <w:rFonts w:ascii="Arial" w:hAnsi="Arial" w:cs="Arial"/>
          </w:rPr>
          <w:t xml:space="preserve">. Most included species were cavity-nesting passerines studied in nest boxes; broad </w:t>
        </w:r>
      </w:ins>
      <w:r w:rsidRPr="00E5133E">
        <w:rPr>
          <w:rFonts w:ascii="Arial" w:hAnsi="Arial"/>
        </w:rPr>
        <w:t xml:space="preserve">life-history </w:t>
      </w:r>
      <w:del w:id="249" w:author="Authors" w:date="2026-05-20T15:02:00Z" w16du:dateUtc="2026-05-20T13:02:00Z">
        <w:r>
          <w:delText>traits, nest construction, or habitat condition (</w:delText>
        </w:r>
      </w:del>
      <w:ins w:id="250" w:author="Authors" w:date="2026-05-20T15:02:00Z" w16du:dateUtc="2026-05-20T13:02:00Z">
        <w:r w:rsidRPr="00272DE5">
          <w:rPr>
            <w:rFonts w:ascii="Arial" w:hAnsi="Arial" w:cs="Arial"/>
          </w:rPr>
          <w:t xml:space="preserve">differences are unlikely to fully explain species-specific variation. Instead, </w:t>
        </w:r>
      </w:ins>
      <w:r w:rsidRPr="00E5133E">
        <w:rPr>
          <w:rFonts w:ascii="Arial" w:hAnsi="Arial"/>
        </w:rPr>
        <w:t xml:space="preserve">such </w:t>
      </w:r>
      <w:del w:id="251" w:author="Authors" w:date="2026-05-20T15:02:00Z" w16du:dateUtc="2026-05-20T13:02:00Z">
        <w:r>
          <w:delText>as</w:delText>
        </w:r>
      </w:del>
      <w:ins w:id="252" w:author="Authors" w:date="2026-05-20T15:02:00Z" w16du:dateUtc="2026-05-20T13:02:00Z">
        <w:r w:rsidRPr="00272DE5">
          <w:rPr>
            <w:rFonts w:ascii="Arial" w:hAnsi="Arial" w:cs="Arial"/>
          </w:rPr>
          <w:t>variation may reflect differences in GNM-use that may arise from how, when, and by which sex GNM is added, whether species naturally use GNM, and the ecological contexts in which nests occur, including</w:t>
        </w:r>
      </w:ins>
      <w:r w:rsidRPr="00E5133E">
        <w:rPr>
          <w:rFonts w:ascii="Arial" w:hAnsi="Arial"/>
        </w:rPr>
        <w:t xml:space="preserve"> parasite </w:t>
      </w:r>
      <w:del w:id="253" w:author="Authors" w:date="2026-05-20T15:02:00Z" w16du:dateUtc="2026-05-20T13:02:00Z">
        <w:r>
          <w:delText>load, availability of resources),</w:delText>
        </w:r>
      </w:del>
      <w:ins w:id="254" w:author="Authors" w:date="2026-05-20T15:02:00Z" w16du:dateUtc="2026-05-20T13:02:00Z">
        <w:r w:rsidRPr="00272DE5">
          <w:rPr>
            <w:rFonts w:ascii="Arial" w:hAnsi="Arial" w:cs="Arial"/>
          </w:rPr>
          <w:t>pressure</w:t>
        </w:r>
      </w:ins>
      <w:r w:rsidRPr="00E5133E">
        <w:rPr>
          <w:rFonts w:ascii="Arial" w:hAnsi="Arial"/>
        </w:rPr>
        <w:t xml:space="preserve"> and their interplay</w:t>
      </w:r>
      <w:del w:id="255" w:author="Authors" w:date="2026-05-20T15:02:00Z" w16du:dateUtc="2026-05-20T13:02:00Z">
        <w:r>
          <w:delText xml:space="preserve"> likely influence how GNM affects fitness. </w:delText>
        </w:r>
      </w:del>
      <w:ins w:id="256" w:author="Authors" w:date="2026-05-20T15:02:00Z" w16du:dateUtc="2026-05-20T13:02:00Z">
        <w:r w:rsidRPr="00272DE5">
          <w:rPr>
            <w:rFonts w:ascii="Arial" w:hAnsi="Arial" w:cs="Arial"/>
          </w:rPr>
          <w:t>.</w:t>
        </w:r>
      </w:ins>
    </w:p>
    <w:p w14:paraId="5DBD8AF8" w14:textId="79216D38" w:rsidR="001F0F81" w:rsidRPr="00272DE5" w:rsidRDefault="00000000">
      <w:pPr>
        <w:pStyle w:val="BodyText"/>
        <w:rPr>
          <w:ins w:id="257" w:author="Authors" w:date="2026-05-20T15:02:00Z" w16du:dateUtc="2026-05-20T13:02:00Z"/>
          <w:rFonts w:ascii="Arial" w:hAnsi="Arial" w:cs="Arial"/>
        </w:rPr>
      </w:pPr>
      <w:r w:rsidRPr="00E5133E">
        <w:rPr>
          <w:rFonts w:ascii="Arial" w:hAnsi="Arial"/>
        </w:rPr>
        <w:lastRenderedPageBreak/>
        <w:t>The second most important biological moderator was the fitness proxy category</w:t>
      </w:r>
      <w:del w:id="258" w:author="Authors" w:date="2026-05-20T15:02:00Z" w16du:dateUtc="2026-05-20T13:02:00Z">
        <w:r>
          <w:delText xml:space="preserve"> (</w:delText>
        </w:r>
      </w:del>
      <m:oMath>
        <m:sSubSup>
          <m:sSubSupPr>
            <m:ctrlPr>
              <w:del w:id="259" w:author="Authors" w:date="2026-05-20T15:02:00Z" w16du:dateUtc="2026-05-20T13:02:00Z">
                <w:rPr>
                  <w:rFonts w:ascii="Cambria Math" w:hAnsi="Cambria Math"/>
                </w:rPr>
              </w:del>
            </m:ctrlPr>
          </m:sSubSupPr>
          <m:e>
            <m:r>
              <w:del w:id="260" w:author="Authors" w:date="2026-05-20T15:02:00Z" w16du:dateUtc="2026-05-20T13:02:00Z">
                <m:rPr>
                  <m:sty m:val="p"/>
                </m:rPr>
                <w:rPr>
                  <w:rFonts w:ascii="Cambria Math" w:hAnsi="Cambria Math"/>
                </w:rPr>
                <m:t>R</m:t>
              </w:del>
            </m:r>
          </m:e>
          <m:sub>
            <m:r>
              <w:del w:id="261" w:author="Authors" w:date="2026-05-20T15:02:00Z" w16du:dateUtc="2026-05-20T13:02:00Z">
                <m:rPr>
                  <m:sty m:val="p"/>
                </m:rPr>
                <w:rPr>
                  <w:rFonts w:ascii="Cambria Math" w:hAnsi="Cambria Math"/>
                </w:rPr>
                <m:t>marginal</m:t>
              </w:del>
            </m:r>
          </m:sub>
          <m:sup>
            <m:r>
              <w:del w:id="262" w:author="Authors" w:date="2026-05-20T15:02:00Z" w16du:dateUtc="2026-05-20T13:02:00Z">
                <w:rPr>
                  <w:rFonts w:ascii="Cambria Math" w:hAnsi="Cambria Math"/>
                </w:rPr>
                <m:t>2</m:t>
              </w:del>
            </m:r>
          </m:sup>
        </m:sSubSup>
      </m:oMath>
      <w:del w:id="263" w:author="Authors" w:date="2026-05-20T15:02:00Z" w16du:dateUtc="2026-05-20T13:02:00Z">
        <w:r>
          <w:delText xml:space="preserve"> = 2-4%),</w:delText>
        </w:r>
      </w:del>
      <w:ins w:id="264" w:author="Authors" w:date="2026-05-20T15:02:00Z" w16du:dateUtc="2026-05-20T13:02:00Z">
        <w:r w:rsidRPr="00272DE5">
          <w:rPr>
            <w:rFonts w:ascii="Arial" w:hAnsi="Arial" w:cs="Arial"/>
          </w:rPr>
          <w:t>,</w:t>
        </w:r>
      </w:ins>
      <w:r w:rsidRPr="00E5133E">
        <w:rPr>
          <w:rFonts w:ascii="Arial" w:hAnsi="Arial"/>
        </w:rPr>
        <w:t xml:space="preserve"> potentially indicating differences in validity across fitness proxies or reflecting differences among underlying mechanisms. </w:t>
      </w:r>
      <w:del w:id="265" w:author="Authors" w:date="2026-05-20T15:02:00Z" w16du:dateUtc="2026-05-20T13:02:00Z">
        <w:r>
          <w:delText>Among all categories, morphological</w:delText>
        </w:r>
      </w:del>
      <w:ins w:id="266" w:author="Authors" w:date="2026-05-20T15:02:00Z" w16du:dateUtc="2026-05-20T13:02:00Z">
        <w:r w:rsidRPr="00272DE5">
          <w:rPr>
            <w:rFonts w:ascii="Arial" w:hAnsi="Arial" w:cs="Arial"/>
          </w:rPr>
          <w:t>Morphological</w:t>
        </w:r>
      </w:ins>
      <w:r w:rsidRPr="00E5133E">
        <w:rPr>
          <w:rFonts w:ascii="Arial" w:hAnsi="Arial"/>
        </w:rPr>
        <w:t xml:space="preserve"> outcomes (e.g., nestling mass, tarsus length) showed the largest positive effects, suggesting that GNM has a more pronounced effect on offspring development or growth. Morphology was the second </w:t>
      </w:r>
      <w:proofErr w:type="gramStart"/>
      <w:r w:rsidRPr="00E5133E">
        <w:rPr>
          <w:rFonts w:ascii="Arial" w:hAnsi="Arial"/>
        </w:rPr>
        <w:t xml:space="preserve">most </w:t>
      </w:r>
      <w:ins w:id="267" w:author="Authors" w:date="2026-05-20T15:02:00Z" w16du:dateUtc="2026-05-20T13:02:00Z">
        <w:r w:rsidRPr="00272DE5">
          <w:rPr>
            <w:rFonts w:ascii="Arial" w:hAnsi="Arial" w:cs="Arial"/>
          </w:rPr>
          <w:t xml:space="preserve">commonly </w:t>
        </w:r>
      </w:ins>
      <w:r w:rsidRPr="00E5133E">
        <w:rPr>
          <w:rFonts w:ascii="Arial" w:hAnsi="Arial"/>
        </w:rPr>
        <w:t>measured</w:t>
      </w:r>
      <w:proofErr w:type="gramEnd"/>
      <w:r w:rsidRPr="00E5133E">
        <w:rPr>
          <w:rFonts w:ascii="Arial" w:hAnsi="Arial"/>
        </w:rPr>
        <w:t xml:space="preserve"> fitness proxy across studies, likely because </w:t>
      </w:r>
      <w:del w:id="268" w:author="Authors" w:date="2026-05-20T15:02:00Z" w16du:dateUtc="2026-05-20T13:02:00Z">
        <w:r>
          <w:delText>these</w:delText>
        </w:r>
      </w:del>
      <w:ins w:id="269" w:author="Authors" w:date="2026-05-20T15:02:00Z" w16du:dateUtc="2026-05-20T13:02:00Z">
        <w:r w:rsidRPr="00272DE5">
          <w:rPr>
            <w:rFonts w:ascii="Arial" w:hAnsi="Arial" w:cs="Arial"/>
          </w:rPr>
          <w:t>morphological</w:t>
        </w:r>
      </w:ins>
      <w:r w:rsidRPr="00E5133E">
        <w:rPr>
          <w:rFonts w:ascii="Arial" w:hAnsi="Arial"/>
        </w:rPr>
        <w:t xml:space="preserve"> traits can be obtained easily and non-invasively in the field as compared to long-term demographic (e.g., survival, recruitment) or physiological assays (e.g., blood-based immune or endocrine measures). However, while widely used as an indicator of offspring condition, these morphological </w:t>
      </w:r>
      <w:del w:id="270" w:author="Authors" w:date="2026-05-20T15:02:00Z" w16du:dateUtc="2026-05-20T13:02:00Z">
        <w:r>
          <w:delText>measures</w:delText>
        </w:r>
      </w:del>
      <w:ins w:id="271" w:author="Authors" w:date="2026-05-20T15:02:00Z" w16du:dateUtc="2026-05-20T13:02:00Z">
        <w:r w:rsidRPr="00272DE5">
          <w:rPr>
            <w:rFonts w:ascii="Arial" w:hAnsi="Arial" w:cs="Arial"/>
          </w:rPr>
          <w:t>traits</w:t>
        </w:r>
      </w:ins>
      <w:r w:rsidRPr="00E5133E">
        <w:rPr>
          <w:rFonts w:ascii="Arial" w:hAnsi="Arial"/>
        </w:rPr>
        <w:t xml:space="preserve">, like many other outcomes in the literature, </w:t>
      </w:r>
      <w:del w:id="272" w:author="Authors" w:date="2026-05-20T15:02:00Z" w16du:dateUtc="2026-05-20T13:02:00Z">
        <w:r>
          <w:delText>remain</w:delText>
        </w:r>
      </w:del>
      <w:ins w:id="273" w:author="Authors" w:date="2026-05-20T15:02:00Z" w16du:dateUtc="2026-05-20T13:02:00Z">
        <w:r w:rsidRPr="00272DE5">
          <w:rPr>
            <w:rFonts w:ascii="Arial" w:hAnsi="Arial" w:cs="Arial"/>
          </w:rPr>
          <w:t>are</w:t>
        </w:r>
      </w:ins>
      <w:r w:rsidRPr="00E5133E">
        <w:rPr>
          <w:rFonts w:ascii="Arial" w:hAnsi="Arial"/>
        </w:rPr>
        <w:t xml:space="preserve"> indirect fitness proxies, and their relationship to recruitment or survival </w:t>
      </w:r>
      <w:del w:id="274" w:author="Authors" w:date="2026-05-20T15:02:00Z" w16du:dateUtc="2026-05-20T13:02:00Z">
        <w:r>
          <w:delText>can</w:delText>
        </w:r>
      </w:del>
      <w:ins w:id="275" w:author="Authors" w:date="2026-05-20T15:02:00Z" w16du:dateUtc="2026-05-20T13:02:00Z">
        <w:r w:rsidRPr="00272DE5">
          <w:rPr>
            <w:rFonts w:ascii="Arial" w:hAnsi="Arial" w:cs="Arial"/>
          </w:rPr>
          <w:t>may</w:t>
        </w:r>
      </w:ins>
      <w:r w:rsidRPr="00E5133E">
        <w:rPr>
          <w:rFonts w:ascii="Arial" w:hAnsi="Arial"/>
        </w:rPr>
        <w:t xml:space="preserve"> be context dependent [73]. </w:t>
      </w:r>
      <w:del w:id="276" w:author="Authors" w:date="2026-05-20T15:02:00Z" w16du:dateUtc="2026-05-20T13:02:00Z">
        <w:r>
          <w:delText>This could</w:delText>
        </w:r>
      </w:del>
      <w:ins w:id="277" w:author="Authors" w:date="2026-05-20T15:02:00Z" w16du:dateUtc="2026-05-20T13:02:00Z">
        <w:r w:rsidRPr="00272DE5">
          <w:rPr>
            <w:rFonts w:ascii="Arial" w:hAnsi="Arial" w:cs="Arial"/>
          </w:rPr>
          <w:t>The positive effect of GNM on morphological traits may</w:t>
        </w:r>
      </w:ins>
      <w:r w:rsidRPr="00E5133E">
        <w:rPr>
          <w:rFonts w:ascii="Arial" w:hAnsi="Arial"/>
        </w:rPr>
        <w:t xml:space="preserve"> also reflect that morphology responds quickly to within-nest conditions, whereas effects on long-term survival may be diluted by subsequent environmental variations [74].</w:t>
      </w:r>
      <w:del w:id="278" w:author="Authors" w:date="2026-05-20T15:02:00Z" w16du:dateUtc="2026-05-20T13:02:00Z">
        <w:r>
          <w:delText xml:space="preserve"> </w:delText>
        </w:r>
      </w:del>
    </w:p>
    <w:p w14:paraId="4B894447" w14:textId="1267E4D3" w:rsidR="001F0F81" w:rsidRPr="00E5133E" w:rsidRDefault="00000000">
      <w:pPr>
        <w:pStyle w:val="BodyText"/>
        <w:rPr>
          <w:rFonts w:ascii="Arial" w:hAnsi="Arial"/>
        </w:rPr>
      </w:pPr>
      <w:r w:rsidRPr="00E5133E">
        <w:rPr>
          <w:rFonts w:ascii="Arial" w:hAnsi="Arial"/>
        </w:rPr>
        <w:t xml:space="preserve">All other fitness proxy categories, including physiology, reproduction, phenology, and behaviour, showed small to moderate positive effects, whereas proxies related to parasite or pathogen load, despite being the </w:t>
      </w:r>
      <w:proofErr w:type="gramStart"/>
      <w:r w:rsidRPr="00E5133E">
        <w:rPr>
          <w:rFonts w:ascii="Arial" w:hAnsi="Arial"/>
        </w:rPr>
        <w:t>most commonly investigated</w:t>
      </w:r>
      <w:proofErr w:type="gramEnd"/>
      <w:r w:rsidRPr="00E5133E">
        <w:rPr>
          <w:rFonts w:ascii="Arial" w:hAnsi="Arial"/>
        </w:rPr>
        <w:t xml:space="preserve">, showed weak and inconsistent effects. Parasite reduction is central to one of the two mechanisms within the parental care hypothesis (the nest protection hypothesis, [14,30]). Our results further emphasise that despite its prominence, there is a lack of clear overall evidence for the </w:t>
      </w:r>
      <w:del w:id="279" w:author="Authors" w:date="2026-05-20T15:02:00Z" w16du:dateUtc="2026-05-20T13:02:00Z">
        <w:r>
          <w:delText>parental care</w:delText>
        </w:r>
      </w:del>
      <w:ins w:id="280" w:author="Authors" w:date="2026-05-20T15:02:00Z" w16du:dateUtc="2026-05-20T13:02:00Z">
        <w:r w:rsidRPr="00272DE5">
          <w:rPr>
            <w:rFonts w:ascii="Arial" w:hAnsi="Arial" w:cs="Arial"/>
          </w:rPr>
          <w:t>nest protection</w:t>
        </w:r>
      </w:ins>
      <w:r w:rsidRPr="00E5133E">
        <w:rPr>
          <w:rFonts w:ascii="Arial" w:hAnsi="Arial"/>
        </w:rPr>
        <w:t xml:space="preserve"> hypothesis. The other hypothesis categorised within the parental care hypothesis (i.e., the drug hypothesis, [19,35]),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such as nest microclimate and incubation conditions [75] or parental investment.</w:t>
      </w:r>
    </w:p>
    <w:p w14:paraId="6C0D3F1E" w14:textId="17DF0E14" w:rsidR="001F0F81" w:rsidRPr="00E5133E" w:rsidRDefault="00000000">
      <w:pPr>
        <w:pStyle w:val="BodyText"/>
        <w:rPr>
          <w:rFonts w:ascii="Arial" w:hAnsi="Arial"/>
        </w:rPr>
      </w:pPr>
      <w:r w:rsidRPr="00E5133E">
        <w:rPr>
          <w:rFonts w:ascii="Arial" w:hAnsi="Arial"/>
        </w:rPr>
        <w:t xml:space="preserve">When interpreting our results, it is important to acknowledge some constraints of </w:t>
      </w:r>
      <w:del w:id="281" w:author="Authors" w:date="2026-05-20T15:02:00Z" w16du:dateUtc="2026-05-20T13:02:00Z">
        <w:r>
          <w:delText>the</w:delText>
        </w:r>
      </w:del>
      <w:ins w:id="282" w:author="Authors" w:date="2026-05-20T15:02:00Z" w16du:dateUtc="2026-05-20T13:02:00Z">
        <w:r w:rsidRPr="00272DE5">
          <w:rPr>
            <w:rFonts w:ascii="Arial" w:hAnsi="Arial" w:cs="Arial"/>
          </w:rPr>
          <w:t>our</w:t>
        </w:r>
      </w:ins>
      <w:r w:rsidRPr="00E5133E">
        <w:rPr>
          <w:rFonts w:ascii="Arial" w:hAnsi="Arial"/>
        </w:rPr>
        <w:t xml:space="preserve"> study and the available evidence. The overall effect of GNM differed between the two effect size metrics, which make distinct assumptions regarding the underlying biological processes and the statistical properties. </w:t>
      </w:r>
      <w:del w:id="283" w:author="Authors" w:date="2026-05-20T15:02:00Z" w16du:dateUtc="2026-05-20T13:02:00Z">
        <w:r>
          <w:delText>These</w:delText>
        </w:r>
      </w:del>
      <w:ins w:id="284" w:author="Authors" w:date="2026-05-20T15:02:00Z" w16du:dateUtc="2026-05-20T13:02:00Z">
        <w:r w:rsidRPr="00272DE5">
          <w:rPr>
            <w:rFonts w:ascii="Arial" w:hAnsi="Arial" w:cs="Arial"/>
          </w:rPr>
          <w:t xml:space="preserve">Indeed, excluding effect sizes where </w:t>
        </w:r>
        <w:proofErr w:type="spellStart"/>
        <w:r w:rsidRPr="00272DE5">
          <w:rPr>
            <w:rFonts w:ascii="Arial" w:hAnsi="Arial" w:cs="Arial"/>
          </w:rPr>
          <w:t>lnRR</w:t>
        </w:r>
        <w:proofErr w:type="spellEnd"/>
        <w:r w:rsidRPr="00272DE5">
          <w:rPr>
            <w:rFonts w:ascii="Arial" w:hAnsi="Arial" w:cs="Arial"/>
          </w:rPr>
          <w:t xml:space="preserve"> failed the Geary’s test reduced such differences </w:t>
        </w:r>
        <w:r w:rsidRPr="00272DE5">
          <w:rPr>
            <w:rFonts w:ascii="Arial" w:hAnsi="Arial" w:cs="Arial"/>
          </w:rPr>
          <w:fldChar w:fldCharType="begin"/>
        </w:r>
        <w:r w:rsidRPr="00272DE5">
          <w:rPr>
            <w:rFonts w:ascii="Arial" w:hAnsi="Arial" w:cs="Arial"/>
          </w:rPr>
          <w:instrText>HYPERLINK \l "tabsupp-SA-intercept" \h</w:instrText>
        </w:r>
        <w:r w:rsidRPr="00272DE5">
          <w:rPr>
            <w:rFonts w:ascii="Arial" w:hAnsi="Arial" w:cs="Arial"/>
          </w:rPr>
        </w:r>
        <w:r w:rsidRPr="00272DE5">
          <w:rPr>
            <w:rFonts w:ascii="Arial" w:hAnsi="Arial" w:cs="Arial"/>
          </w:rPr>
          <w:fldChar w:fldCharType="separate"/>
        </w:r>
        <w:r w:rsidRPr="00272DE5">
          <w:rPr>
            <w:rStyle w:val="Hyperlink"/>
            <w:rFonts w:ascii="Arial" w:hAnsi="Arial" w:cs="Arial"/>
          </w:rPr>
          <w:t>Table S3</w:t>
        </w:r>
        <w:r w:rsidRPr="00272DE5">
          <w:rPr>
            <w:rFonts w:ascii="Arial" w:hAnsi="Arial" w:cs="Arial"/>
          </w:rPr>
          <w:fldChar w:fldCharType="end"/>
        </w:r>
        <w:r w:rsidRPr="00272DE5">
          <w:rPr>
            <w:rFonts w:ascii="Arial" w:hAnsi="Arial" w:cs="Arial"/>
          </w:rPr>
          <w:t>. Overall, these</w:t>
        </w:r>
      </w:ins>
      <w:r w:rsidRPr="00E5133E">
        <w:rPr>
          <w:rFonts w:ascii="Arial" w:hAnsi="Arial"/>
        </w:rPr>
        <w:t xml:space="preserve"> divergent results highlight the importance of choosing </w:t>
      </w:r>
      <w:del w:id="285" w:author="Authors" w:date="2026-05-20T15:02:00Z" w16du:dateUtc="2026-05-20T13:02:00Z">
        <w:r>
          <w:delText xml:space="preserve">appropriate </w:delText>
        </w:r>
      </w:del>
      <w:r w:rsidRPr="00E5133E">
        <w:rPr>
          <w:rFonts w:ascii="Arial" w:hAnsi="Arial"/>
        </w:rPr>
        <w:t>effect size metrics for a meta-analysis that align with the biological data at hand or</w:t>
      </w:r>
      <w:ins w:id="286" w:author="Authors" w:date="2026-05-20T15:02:00Z" w16du:dateUtc="2026-05-20T13:02:00Z">
        <w:r w:rsidRPr="00272DE5">
          <w:rPr>
            <w:rFonts w:ascii="Arial" w:hAnsi="Arial" w:cs="Arial"/>
          </w:rPr>
          <w:t>,</w:t>
        </w:r>
      </w:ins>
      <w:r w:rsidRPr="00E5133E">
        <w:rPr>
          <w:rFonts w:ascii="Arial" w:hAnsi="Arial"/>
        </w:rPr>
        <w:t xml:space="preserve"> in cases where several different types of measures are present, using both [76]. We found high reporting quality in the primary studies included in our meta-analysis, with </w:t>
      </w:r>
      <w:del w:id="287" w:author="Authors" w:date="2026-05-20T15:02:00Z" w16du:dateUtc="2026-05-20T13:02:00Z">
        <w:r>
          <w:delText>only 0.06</w:delText>
        </w:r>
      </w:del>
      <w:ins w:id="288" w:author="Authors" w:date="2026-05-20T15:02:00Z" w16du:dateUtc="2026-05-20T13:02:00Z">
        <w:r w:rsidRPr="00272DE5">
          <w:rPr>
            <w:rFonts w:ascii="Arial" w:hAnsi="Arial" w:cs="Arial"/>
          </w:rPr>
          <w:t>15.4</w:t>
        </w:r>
      </w:ins>
      <w:r w:rsidRPr="00E5133E">
        <w:rPr>
          <w:rFonts w:ascii="Arial" w:hAnsi="Arial"/>
        </w:rPr>
        <w:t xml:space="preserve">% partial reporting, </w:t>
      </w:r>
      <w:del w:id="289" w:author="Authors" w:date="2026-05-20T15:02:00Z" w16du:dateUtc="2026-05-20T13:02:00Z">
        <w:r>
          <w:delText>but</w:delText>
        </w:r>
      </w:del>
      <w:ins w:id="290" w:author="Authors" w:date="2026-05-20T15:02:00Z" w16du:dateUtc="2026-05-20T13:02:00Z">
        <w:r w:rsidRPr="00272DE5">
          <w:rPr>
            <w:rFonts w:ascii="Arial" w:hAnsi="Arial" w:cs="Arial"/>
          </w:rPr>
          <w:t>and only</w:t>
        </w:r>
      </w:ins>
      <w:r w:rsidRPr="00E5133E">
        <w:rPr>
          <w:rFonts w:ascii="Arial" w:hAnsi="Arial"/>
        </w:rPr>
        <w:t xml:space="preserve"> some evidence of small-study effects</w:t>
      </w:r>
      <w:del w:id="291" w:author="Authors" w:date="2026-05-20T15:02:00Z" w16du:dateUtc="2026-05-20T13:02:00Z">
        <w:r>
          <w:delText>. After adjusting</w:delText>
        </w:r>
      </w:del>
      <w:r w:rsidRPr="00E5133E">
        <w:rPr>
          <w:rFonts w:ascii="Arial" w:hAnsi="Arial"/>
        </w:rPr>
        <w:t xml:space="preserve"> for </w:t>
      </w:r>
      <w:del w:id="292" w:author="Authors" w:date="2026-05-20T15:02:00Z" w16du:dateUtc="2026-05-20T13:02:00Z">
        <w:r>
          <w:delText>this, the effect of GNM was no longer significant. To reduce the influence of small-study effects we contacted all authors for unpublished data, but could only find access to two studies. In addition</w:delText>
        </w:r>
      </w:del>
      <w:ins w:id="293" w:author="Authors" w:date="2026-05-20T15:02:00Z" w16du:dateUtc="2026-05-20T13:02:00Z">
        <w:r w:rsidRPr="00272DE5">
          <w:rPr>
            <w:rFonts w:ascii="Arial" w:hAnsi="Arial" w:cs="Arial"/>
          </w:rPr>
          <w:t>SMD(H) analyses. Nonetheless</w:t>
        </w:r>
      </w:ins>
      <w:r w:rsidRPr="00E5133E">
        <w:rPr>
          <w:rFonts w:ascii="Arial" w:hAnsi="Arial"/>
        </w:rPr>
        <w:t xml:space="preserve">, many studies had very low sample sizes (41% of the effect sizes were based on fewer than 10 nests per group), which reduces power and increases heterogeneity [77]. Furthermore, </w:t>
      </w:r>
      <w:del w:id="294" w:author="Authors" w:date="2026-05-20T15:02:00Z" w16du:dateUtc="2026-05-20T13:02:00Z">
        <w:r>
          <w:delText>studies remain</w:delText>
        </w:r>
      </w:del>
      <w:ins w:id="295" w:author="Authors" w:date="2026-05-20T15:02:00Z" w16du:dateUtc="2026-05-20T13:02:00Z">
        <w:r w:rsidRPr="00272DE5">
          <w:rPr>
            <w:rFonts w:ascii="Arial" w:hAnsi="Arial" w:cs="Arial"/>
          </w:rPr>
          <w:t>research in this area remains</w:t>
        </w:r>
      </w:ins>
      <w:r w:rsidRPr="00E5133E">
        <w:rPr>
          <w:rFonts w:ascii="Arial" w:hAnsi="Arial"/>
        </w:rPr>
        <w:t xml:space="preserve"> heavily biased towards just three bird species, limiting our ability to infer broad patterns</w:t>
      </w:r>
      <w:del w:id="296" w:author="Authors" w:date="2026-05-20T15:02:00Z" w16du:dateUtc="2026-05-20T13:02:00Z">
        <w:r>
          <w:delText xml:space="preserve"> of this behaviour.</w:delText>
        </w:r>
      </w:del>
      <w:ins w:id="297" w:author="Authors" w:date="2026-05-20T15:02:00Z" w16du:dateUtc="2026-05-20T13:02:00Z">
        <w:r w:rsidRPr="00272DE5">
          <w:rPr>
            <w:rFonts w:ascii="Arial" w:hAnsi="Arial" w:cs="Arial"/>
          </w:rPr>
          <w:t>.</w:t>
        </w:r>
      </w:ins>
      <w:r w:rsidRPr="00E5133E">
        <w:rPr>
          <w:rFonts w:ascii="Arial" w:hAnsi="Arial"/>
        </w:rPr>
        <w:t xml:space="preserve"> Expanding the scope beyond the currently well-studied taxa </w:t>
      </w:r>
      <w:del w:id="298" w:author="Authors" w:date="2026-05-20T15:02:00Z" w16du:dateUtc="2026-05-20T13:02:00Z">
        <w:r>
          <w:delText>could</w:delText>
        </w:r>
      </w:del>
      <w:ins w:id="299" w:author="Authors" w:date="2026-05-20T15:02:00Z" w16du:dateUtc="2026-05-20T13:02:00Z">
        <w:r w:rsidRPr="00272DE5">
          <w:rPr>
            <w:rFonts w:ascii="Arial" w:hAnsi="Arial" w:cs="Arial"/>
          </w:rPr>
          <w:t>would</w:t>
        </w:r>
      </w:ins>
      <w:r w:rsidRPr="00E5133E">
        <w:rPr>
          <w:rFonts w:ascii="Arial" w:hAnsi="Arial"/>
        </w:rPr>
        <w:t xml:space="preserve"> be </w:t>
      </w:r>
      <w:del w:id="300" w:author="Authors" w:date="2026-05-20T15:02:00Z" w16du:dateUtc="2026-05-20T13:02:00Z">
        <w:r>
          <w:delText>informative, but in practice can be limited by feasibility constraints such as access</w:delText>
        </w:r>
      </w:del>
      <w:ins w:id="301" w:author="Authors" w:date="2026-05-20T15:02:00Z" w16du:dateUtc="2026-05-20T13:02:00Z">
        <w:r w:rsidRPr="00272DE5">
          <w:rPr>
            <w:rFonts w:ascii="Arial" w:hAnsi="Arial" w:cs="Arial"/>
          </w:rPr>
          <w:t>essential</w:t>
        </w:r>
      </w:ins>
      <w:r w:rsidRPr="00E5133E">
        <w:rPr>
          <w:rFonts w:ascii="Arial" w:hAnsi="Arial"/>
        </w:rPr>
        <w:t xml:space="preserve"> to </w:t>
      </w:r>
      <w:del w:id="302" w:author="Authors" w:date="2026-05-20T15:02:00Z" w16du:dateUtc="2026-05-20T13:02:00Z">
        <w:r>
          <w:delText>nests. Targeting</w:delText>
        </w:r>
      </w:del>
      <w:ins w:id="303" w:author="Authors" w:date="2026-05-20T15:02:00Z" w16du:dateUtc="2026-05-20T13:02:00Z">
        <w:r w:rsidRPr="00272DE5">
          <w:rPr>
            <w:rFonts w:ascii="Arial" w:hAnsi="Arial" w:cs="Arial"/>
          </w:rPr>
          <w:t xml:space="preserve">understand </w:t>
        </w:r>
        <w:proofErr w:type="spellStart"/>
        <w:r w:rsidRPr="00272DE5">
          <w:rPr>
            <w:rFonts w:ascii="Arial" w:hAnsi="Arial" w:cs="Arial"/>
          </w:rPr>
          <w:t>generalisability</w:t>
        </w:r>
        <w:proofErr w:type="spellEnd"/>
        <w:r w:rsidRPr="00272DE5">
          <w:rPr>
            <w:rFonts w:ascii="Arial" w:hAnsi="Arial" w:cs="Arial"/>
          </w:rPr>
          <w:t xml:space="preserve"> across species. Specifically, targeting</w:t>
        </w:r>
      </w:ins>
      <w:r w:rsidRPr="00E5133E">
        <w:rPr>
          <w:rFonts w:ascii="Arial" w:hAnsi="Arial"/>
        </w:rPr>
        <w:t xml:space="preserve"> </w:t>
      </w:r>
      <w:r w:rsidRPr="00E5133E">
        <w:rPr>
          <w:rFonts w:ascii="Arial" w:hAnsi="Arial"/>
        </w:rPr>
        <w:lastRenderedPageBreak/>
        <w:t xml:space="preserve">species with diverse nesting ecologies and habitat conditions can </w:t>
      </w:r>
      <w:del w:id="304" w:author="Authors" w:date="2026-05-20T15:02:00Z" w16du:dateUtc="2026-05-20T13:02:00Z">
        <w:r>
          <w:delText>be useful in understanding</w:delText>
        </w:r>
      </w:del>
      <w:ins w:id="305" w:author="Authors" w:date="2026-05-20T15:02:00Z" w16du:dateUtc="2026-05-20T13:02:00Z">
        <w:r w:rsidRPr="00272DE5">
          <w:rPr>
            <w:rFonts w:ascii="Arial" w:hAnsi="Arial" w:cs="Arial"/>
          </w:rPr>
          <w:t>help us better understand</w:t>
        </w:r>
      </w:ins>
      <w:r w:rsidRPr="00E5133E">
        <w:rPr>
          <w:rFonts w:ascii="Arial" w:hAnsi="Arial"/>
        </w:rPr>
        <w:t xml:space="preserve"> the adaptive benefits of this behaviour.</w:t>
      </w:r>
    </w:p>
    <w:p w14:paraId="533B4E3E" w14:textId="77777777" w:rsidR="001F0F81" w:rsidRPr="00E5133E" w:rsidRDefault="00000000">
      <w:pPr>
        <w:pStyle w:val="Heading1"/>
        <w:rPr>
          <w:rFonts w:ascii="Arial" w:hAnsi="Arial"/>
        </w:rPr>
      </w:pPr>
      <w:bookmarkStart w:id="306" w:name="conclusion"/>
      <w:bookmarkEnd w:id="184"/>
      <w:r w:rsidRPr="00E5133E">
        <w:rPr>
          <w:rFonts w:ascii="Arial" w:hAnsi="Arial"/>
        </w:rPr>
        <w:t>Conclusion</w:t>
      </w:r>
    </w:p>
    <w:p w14:paraId="25359364" w14:textId="60154FFC" w:rsidR="001F0F81" w:rsidRPr="00E5133E" w:rsidRDefault="00000000">
      <w:pPr>
        <w:pStyle w:val="FirstParagraph"/>
        <w:rPr>
          <w:rFonts w:ascii="Arial" w:hAnsi="Arial"/>
        </w:rPr>
      </w:pPr>
      <w:r w:rsidRPr="00E5133E">
        <w:rPr>
          <w:rFonts w:ascii="Arial" w:hAnsi="Arial"/>
        </w:rPr>
        <w:t>After more than 40 years of research on this topic, ours is the first quantitative synthesis confirming an overall effect of green nest material on fitness</w:t>
      </w:r>
      <w:del w:id="307" w:author="Authors" w:date="2026-05-20T15:02:00Z" w16du:dateUtc="2026-05-20T13:02:00Z">
        <w:r>
          <w:delText xml:space="preserve"> in birds</w:delText>
        </w:r>
      </w:del>
      <w:r w:rsidRPr="00E5133E">
        <w:rPr>
          <w:rFonts w:ascii="Arial" w:hAnsi="Arial"/>
        </w:rPr>
        <w:t xml:space="preserve">. Despite moderate-to-high heterogeneity, our results suggest that the effect may be generalisable across studies once methodological and biological factors within studies are accounted for. </w:t>
      </w:r>
      <w:del w:id="308" w:author="Authors" w:date="2026-05-20T15:02:00Z" w16du:dateUtc="2026-05-20T13:02:00Z">
        <w:r>
          <w:delText>However, our</w:delText>
        </w:r>
      </w:del>
      <w:ins w:id="309" w:author="Authors" w:date="2026-05-20T15:02:00Z" w16du:dateUtc="2026-05-20T13:02:00Z">
        <w:r w:rsidRPr="00272DE5">
          <w:rPr>
            <w:rFonts w:ascii="Arial" w:hAnsi="Arial" w:cs="Arial"/>
          </w:rPr>
          <w:t>Our</w:t>
        </w:r>
      </w:ins>
      <w:r w:rsidRPr="00E5133E">
        <w:rPr>
          <w:rFonts w:ascii="Arial" w:hAnsi="Arial"/>
        </w:rPr>
        <w:t xml:space="preserve"> small-study effects </w:t>
      </w:r>
      <w:del w:id="310" w:author="Authors" w:date="2026-05-20T15:02:00Z" w16du:dateUtc="2026-05-20T13:02:00Z">
        <w:r>
          <w:delText>analysis</w:delText>
        </w:r>
      </w:del>
      <w:ins w:id="311" w:author="Authors" w:date="2026-05-20T15:02:00Z" w16du:dateUtc="2026-05-20T13:02:00Z">
        <w:r w:rsidRPr="00272DE5">
          <w:rPr>
            <w:rFonts w:ascii="Arial" w:hAnsi="Arial" w:cs="Arial"/>
          </w:rPr>
          <w:t>analyses</w:t>
        </w:r>
      </w:ins>
      <w:r w:rsidRPr="00E5133E">
        <w:rPr>
          <w:rFonts w:ascii="Arial" w:hAnsi="Arial"/>
        </w:rPr>
        <w:t xml:space="preserve">, although non-conclusively, </w:t>
      </w:r>
      <w:del w:id="312" w:author="Authors" w:date="2026-05-20T15:02:00Z" w16du:dateUtc="2026-05-20T13:02:00Z">
        <w:r>
          <w:delText>indicates</w:delText>
        </w:r>
      </w:del>
      <w:ins w:id="313" w:author="Authors" w:date="2026-05-20T15:02:00Z" w16du:dateUtc="2026-05-20T13:02:00Z">
        <w:r w:rsidRPr="00272DE5">
          <w:rPr>
            <w:rFonts w:ascii="Arial" w:hAnsi="Arial" w:cs="Arial"/>
          </w:rPr>
          <w:t>indicate</w:t>
        </w:r>
      </w:ins>
      <w:r w:rsidRPr="00E5133E">
        <w:rPr>
          <w:rFonts w:ascii="Arial" w:hAnsi="Arial"/>
        </w:rPr>
        <w:t xml:space="preserve"> that </w:t>
      </w:r>
      <w:del w:id="314" w:author="Authors" w:date="2026-05-20T15:02:00Z" w16du:dateUtc="2026-05-20T13:02:00Z">
        <w:r>
          <w:delText>accounting for potentially missing</w:delText>
        </w:r>
      </w:del>
      <w:ins w:id="315" w:author="Authors" w:date="2026-05-20T15:02:00Z" w16du:dateUtc="2026-05-20T13:02:00Z">
        <w:r w:rsidRPr="00272DE5">
          <w:rPr>
            <w:rFonts w:ascii="Arial" w:hAnsi="Arial" w:cs="Arial"/>
          </w:rPr>
          <w:t>some</w:t>
        </w:r>
      </w:ins>
      <w:r w:rsidRPr="00E5133E">
        <w:rPr>
          <w:rFonts w:ascii="Arial" w:hAnsi="Arial"/>
        </w:rPr>
        <w:t xml:space="preserve"> studies </w:t>
      </w:r>
      <w:del w:id="316" w:author="Authors" w:date="2026-05-20T15:02:00Z" w16du:dateUtc="2026-05-20T13:02:00Z">
        <w:r>
          <w:delText>could cause the observed effect to disappear</w:delText>
        </w:r>
      </w:del>
      <w:ins w:id="317" w:author="Authors" w:date="2026-05-20T15:02:00Z" w16du:dateUtc="2026-05-20T13:02:00Z">
        <w:r w:rsidRPr="00272DE5">
          <w:rPr>
            <w:rFonts w:ascii="Arial" w:hAnsi="Arial" w:cs="Arial"/>
          </w:rPr>
          <w:t>may remain unpublished</w:t>
        </w:r>
      </w:ins>
      <w:r w:rsidRPr="00E5133E">
        <w:rPr>
          <w:rFonts w:ascii="Arial" w:hAnsi="Arial"/>
        </w:rPr>
        <w:t xml:space="preserve">, despite our efforts to include unpublished work. Moreover, our study </w:t>
      </w:r>
      <w:del w:id="318" w:author="Authors" w:date="2026-05-20T15:02:00Z" w16du:dateUtc="2026-05-20T13:02:00Z">
        <w:r>
          <w:delText xml:space="preserve">clearly </w:delText>
        </w:r>
      </w:del>
      <w:proofErr w:type="spellStart"/>
      <w:r w:rsidRPr="00E5133E">
        <w:rPr>
          <w:rFonts w:ascii="Arial" w:hAnsi="Arial"/>
        </w:rPr>
        <w:t>emphasises</w:t>
      </w:r>
      <w:proofErr w:type="spellEnd"/>
      <w:r w:rsidRPr="00E5133E">
        <w:rPr>
          <w:rFonts w:ascii="Arial" w:hAnsi="Arial"/>
        </w:rPr>
        <w:t xml:space="preserve"> that the </w:t>
      </w:r>
      <w:del w:id="319" w:author="Authors" w:date="2026-05-20T15:02:00Z" w16du:dateUtc="2026-05-20T13:02:00Z">
        <w:r>
          <w:delText>functions remain</w:delText>
        </w:r>
      </w:del>
      <w:ins w:id="320" w:author="Authors" w:date="2026-05-20T15:02:00Z" w16du:dateUtc="2026-05-20T13:02:00Z">
        <w:r w:rsidRPr="00272DE5">
          <w:rPr>
            <w:rFonts w:ascii="Arial" w:hAnsi="Arial" w:cs="Arial"/>
          </w:rPr>
          <w:t>mechanism remains</w:t>
        </w:r>
      </w:ins>
      <w:r w:rsidRPr="00E5133E">
        <w:rPr>
          <w:rFonts w:ascii="Arial" w:hAnsi="Arial"/>
        </w:rPr>
        <w:t xml:space="preserve"> largely unclear and challenges the assumption that volatile compounds alone explain the relationship between green nest material and fitness. Future experimental designs should focus on decoupling volatiles from structural or microclimate effects, while quantifying mediators (e.g., nest microclimate, parasite load) and </w:t>
      </w:r>
      <w:proofErr w:type="spellStart"/>
      <w:r w:rsidRPr="00E5133E">
        <w:rPr>
          <w:rFonts w:ascii="Arial" w:hAnsi="Arial"/>
        </w:rPr>
        <w:t>prioritising</w:t>
      </w:r>
      <w:proofErr w:type="spellEnd"/>
      <w:r w:rsidRPr="00E5133E">
        <w:rPr>
          <w:rFonts w:ascii="Arial" w:hAnsi="Arial"/>
        </w:rPr>
        <w:t xml:space="preserve"> fitness proxies </w:t>
      </w:r>
      <w:ins w:id="321" w:author="Authors" w:date="2026-05-20T15:02:00Z" w16du:dateUtc="2026-05-20T13:02:00Z">
        <w:r w:rsidRPr="00272DE5">
          <w:rPr>
            <w:rFonts w:ascii="Arial" w:hAnsi="Arial" w:cs="Arial"/>
          </w:rPr>
          <w:t xml:space="preserve">more </w:t>
        </w:r>
      </w:ins>
      <w:r w:rsidRPr="00E5133E">
        <w:rPr>
          <w:rFonts w:ascii="Arial" w:hAnsi="Arial"/>
        </w:rPr>
        <w:t xml:space="preserve">directly linked to fitness (e.g., fledging success, recruitment), as well as testing explicitly, rather than assuming, the role of </w:t>
      </w:r>
      <w:ins w:id="322" w:author="Authors" w:date="2026-05-20T15:02:00Z" w16du:dateUtc="2026-05-20T13:02:00Z">
        <w:r w:rsidRPr="00272DE5">
          <w:rPr>
            <w:rFonts w:ascii="Arial" w:hAnsi="Arial" w:cs="Arial"/>
          </w:rPr>
          <w:t xml:space="preserve">these </w:t>
        </w:r>
      </w:ins>
      <w:r w:rsidRPr="00E5133E">
        <w:rPr>
          <w:rFonts w:ascii="Arial" w:hAnsi="Arial"/>
        </w:rPr>
        <w:t xml:space="preserve">volatiles. Replications across parasite and climatic gradients, together with cross-fostering experiments, could allow us to understand the context dependency and distinguish nest-level effects from parental quality. In addition, theoretical work could further solidify the field’s foundations and yield testable predictions. Cost-benefit models of GNM </w:t>
      </w:r>
      <w:del w:id="323" w:author="Authors" w:date="2026-05-20T15:02:00Z" w16du:dateUtc="2026-05-20T13:02:00Z">
        <w:r>
          <w:delText>use to</w:delText>
        </w:r>
      </w:del>
      <w:ins w:id="324" w:author="Authors" w:date="2026-05-20T15:02:00Z" w16du:dateUtc="2026-05-20T13:02:00Z">
        <w:r w:rsidRPr="00272DE5">
          <w:rPr>
            <w:rFonts w:ascii="Arial" w:hAnsi="Arial" w:cs="Arial"/>
          </w:rPr>
          <w:t>could help</w:t>
        </w:r>
      </w:ins>
      <w:r w:rsidRPr="00E5133E">
        <w:rPr>
          <w:rFonts w:ascii="Arial" w:hAnsi="Arial"/>
        </w:rPr>
        <w:t xml:space="preserve"> predict when net benefits </w:t>
      </w:r>
      <w:del w:id="325" w:author="Authors" w:date="2026-05-20T15:02:00Z" w16du:dateUtc="2026-05-20T13:02:00Z">
        <w:r>
          <w:delText>could</w:delText>
        </w:r>
      </w:del>
      <w:ins w:id="326" w:author="Authors" w:date="2026-05-20T15:02:00Z" w16du:dateUtc="2026-05-20T13:02:00Z">
        <w:r w:rsidRPr="00272DE5">
          <w:rPr>
            <w:rFonts w:ascii="Arial" w:hAnsi="Arial" w:cs="Arial"/>
          </w:rPr>
          <w:t>are expected to</w:t>
        </w:r>
      </w:ins>
      <w:r w:rsidRPr="00E5133E">
        <w:rPr>
          <w:rFonts w:ascii="Arial" w:hAnsi="Arial"/>
        </w:rPr>
        <w:t xml:space="preserve"> occur and why effects vary among species and environments</w:t>
      </w:r>
      <w:del w:id="327" w:author="Authors" w:date="2026-05-20T15:02:00Z" w16du:dateUtc="2026-05-20T13:02:00Z">
        <w:r>
          <w:delText xml:space="preserve"> could help generate</w:delText>
        </w:r>
      </w:del>
      <w:ins w:id="328" w:author="Authors" w:date="2026-05-20T15:02:00Z" w16du:dateUtc="2026-05-20T13:02:00Z">
        <w:r w:rsidRPr="00272DE5">
          <w:rPr>
            <w:rFonts w:ascii="Arial" w:hAnsi="Arial" w:cs="Arial"/>
          </w:rPr>
          <w:t>, generating concrete</w:t>
        </w:r>
      </w:ins>
      <w:r w:rsidRPr="00E5133E">
        <w:rPr>
          <w:rFonts w:ascii="Arial" w:hAnsi="Arial"/>
        </w:rPr>
        <w:t xml:space="preserve"> predictions (e.g., benefits </w:t>
      </w:r>
      <w:ins w:id="329" w:author="Authors" w:date="2026-05-20T15:02:00Z" w16du:dateUtc="2026-05-20T13:02:00Z">
        <w:r w:rsidRPr="00272DE5">
          <w:rPr>
            <w:rFonts w:ascii="Arial" w:hAnsi="Arial" w:cs="Arial"/>
          </w:rPr>
          <w:t xml:space="preserve">arising </w:t>
        </w:r>
      </w:ins>
      <w:r w:rsidRPr="00E5133E">
        <w:rPr>
          <w:rFonts w:ascii="Arial" w:hAnsi="Arial"/>
        </w:rPr>
        <w:t>only above certain parasite pressure</w:t>
      </w:r>
      <w:ins w:id="330" w:author="Authors" w:date="2026-05-20T15:02:00Z" w16du:dateUtc="2026-05-20T13:02:00Z">
        <w:r w:rsidRPr="00272DE5">
          <w:rPr>
            <w:rFonts w:ascii="Arial" w:hAnsi="Arial" w:cs="Arial"/>
          </w:rPr>
          <w:t xml:space="preserve"> threshold</w:t>
        </w:r>
      </w:ins>
      <w:r w:rsidRPr="00E5133E">
        <w:rPr>
          <w:rFonts w:ascii="Arial" w:hAnsi="Arial"/>
        </w:rPr>
        <w:t xml:space="preserve"> or under certain temperature or humidity conditions) that are directly testable with multi-site experiments. Altogether, our synthesis contributes to a more nuanced understanding of the adaptive significance of one of the most fascinating and most studied natural structures—bird nests, opening doors to several questions that remain </w:t>
      </w:r>
      <w:del w:id="331" w:author="Authors" w:date="2026-05-20T15:02:00Z" w16du:dateUtc="2026-05-20T13:02:00Z">
        <w:r>
          <w:delText>unanswered</w:delText>
        </w:r>
      </w:del>
      <w:ins w:id="332" w:author="Authors" w:date="2026-05-20T15:02:00Z" w16du:dateUtc="2026-05-20T13:02:00Z">
        <w:r w:rsidRPr="00272DE5">
          <w:rPr>
            <w:rFonts w:ascii="Arial" w:hAnsi="Arial" w:cs="Arial"/>
          </w:rPr>
          <w:t>elusive</w:t>
        </w:r>
      </w:ins>
      <w:r w:rsidRPr="00E5133E">
        <w:rPr>
          <w:rFonts w:ascii="Arial" w:hAnsi="Arial"/>
        </w:rPr>
        <w:t>.</w:t>
      </w:r>
    </w:p>
    <w:p w14:paraId="4C6231C2" w14:textId="77777777" w:rsidR="001F0F81" w:rsidRPr="00E5133E" w:rsidRDefault="00000000">
      <w:pPr>
        <w:pStyle w:val="Heading1"/>
        <w:rPr>
          <w:rFonts w:ascii="Arial" w:hAnsi="Arial"/>
        </w:rPr>
      </w:pPr>
      <w:bookmarkStart w:id="333" w:name="references"/>
      <w:bookmarkEnd w:id="306"/>
      <w:r w:rsidRPr="00E5133E">
        <w:rPr>
          <w:rFonts w:ascii="Arial" w:hAnsi="Arial"/>
        </w:rPr>
        <w:t>References</w:t>
      </w:r>
    </w:p>
    <w:p w14:paraId="6E1BCC0C" w14:textId="77777777" w:rsidR="001F0F81" w:rsidRPr="00E5133E" w:rsidRDefault="00000000">
      <w:pPr>
        <w:pStyle w:val="Bibliography"/>
        <w:rPr>
          <w:rFonts w:ascii="Arial" w:hAnsi="Arial"/>
        </w:rPr>
      </w:pPr>
      <w:bookmarkStart w:id="334" w:name="ref-hansell2000"/>
      <w:bookmarkStart w:id="335" w:name="refs"/>
      <w:r w:rsidRPr="00E5133E">
        <w:rPr>
          <w:rFonts w:ascii="Arial" w:hAnsi="Arial"/>
        </w:rPr>
        <w:t xml:space="preserve">1. </w:t>
      </w:r>
      <w:r w:rsidRPr="00E5133E">
        <w:rPr>
          <w:rFonts w:ascii="Arial" w:hAnsi="Arial"/>
        </w:rPr>
        <w:tab/>
        <w:t xml:space="preserve">Hansell M. 2000 </w:t>
      </w:r>
      <w:r w:rsidRPr="00E5133E">
        <w:rPr>
          <w:rFonts w:ascii="Arial" w:hAnsi="Arial"/>
          <w:i/>
        </w:rPr>
        <w:t>Bird nests and construction behaviour</w:t>
      </w:r>
      <w:r w:rsidRPr="00E5133E">
        <w:rPr>
          <w:rFonts w:ascii="Arial" w:hAnsi="Arial"/>
        </w:rPr>
        <w:t>. Cambridge, UK: Cambridge University Press. (doi:</w:t>
      </w:r>
      <w:hyperlink r:id="rId5">
        <w:r w:rsidR="001F0F81" w:rsidRPr="00E5133E">
          <w:rPr>
            <w:rStyle w:val="Hyperlink"/>
            <w:rFonts w:ascii="Arial" w:hAnsi="Arial"/>
          </w:rPr>
          <w:t>10.1017/CBO9781139106788</w:t>
        </w:r>
      </w:hyperlink>
      <w:r w:rsidRPr="00E5133E">
        <w:rPr>
          <w:rFonts w:ascii="Arial" w:hAnsi="Arial"/>
        </w:rPr>
        <w:t>)</w:t>
      </w:r>
    </w:p>
    <w:p w14:paraId="3B6FC9C4" w14:textId="77777777" w:rsidR="001F0F81" w:rsidRPr="00E5133E" w:rsidRDefault="00000000">
      <w:pPr>
        <w:pStyle w:val="Bibliography"/>
        <w:rPr>
          <w:rFonts w:ascii="Arial" w:hAnsi="Arial"/>
        </w:rPr>
      </w:pPr>
      <w:bookmarkStart w:id="336" w:name="ref-mainwaring2014"/>
      <w:bookmarkEnd w:id="334"/>
      <w:r w:rsidRPr="00E5133E">
        <w:rPr>
          <w:rFonts w:ascii="Arial" w:hAnsi="Arial"/>
        </w:rPr>
        <w:t xml:space="preserve">2. </w:t>
      </w:r>
      <w:r w:rsidRPr="00E5133E">
        <w:rPr>
          <w:rFonts w:ascii="Arial" w:hAnsi="Arial"/>
        </w:rPr>
        <w:tab/>
        <w:t xml:space="preserve">Mainwaring MC, Hartley IR, Lambrechts MM, Deeming DC. 2014 The design and function of birds’ nests. </w:t>
      </w:r>
      <w:r w:rsidRPr="00E5133E">
        <w:rPr>
          <w:rFonts w:ascii="Arial" w:hAnsi="Arial"/>
          <w:i/>
        </w:rPr>
        <w:t>Ecology and Evolution</w:t>
      </w:r>
      <w:r w:rsidRPr="00E5133E">
        <w:rPr>
          <w:rFonts w:ascii="Arial" w:hAnsi="Arial"/>
        </w:rPr>
        <w:t xml:space="preserve"> </w:t>
      </w:r>
      <w:r w:rsidRPr="00E5133E">
        <w:rPr>
          <w:rFonts w:ascii="Arial" w:hAnsi="Arial"/>
          <w:b/>
        </w:rPr>
        <w:t>4</w:t>
      </w:r>
      <w:r w:rsidRPr="00E5133E">
        <w:rPr>
          <w:rFonts w:ascii="Arial" w:hAnsi="Arial"/>
        </w:rPr>
        <w:t>, 3909–3928. (doi:</w:t>
      </w:r>
      <w:r w:rsidRPr="00272DE5">
        <w:rPr>
          <w:rFonts w:ascii="Arial" w:hAnsi="Arial"/>
          <w:rPrChange w:id="337" w:author="Authors" w:date="2026-05-20T15:02:00Z" w16du:dateUtc="2026-05-20T13:02:00Z">
            <w:rPr/>
          </w:rPrChange>
        </w:rPr>
        <w:fldChar w:fldCharType="begin"/>
      </w:r>
      <w:r w:rsidRPr="00E5133E">
        <w:rPr>
          <w:rFonts w:ascii="Arial" w:hAnsi="Arial"/>
        </w:rPr>
        <w:instrText>HYPERLINK "https://doi.org/10.1002/ece3.1054" \h</w:instrText>
      </w:r>
      <w:r w:rsidRPr="00B369B6">
        <w:rPr>
          <w:rFonts w:ascii="Arial" w:hAnsi="Arial"/>
        </w:rPr>
      </w:r>
      <w:r w:rsidRPr="00272DE5">
        <w:rPr>
          <w:rFonts w:ascii="Arial" w:hAnsi="Arial"/>
          <w:rPrChange w:id="338" w:author="Authors" w:date="2026-05-20T15:02:00Z" w16du:dateUtc="2026-05-20T13:02:00Z">
            <w:rPr/>
          </w:rPrChange>
        </w:rPr>
        <w:fldChar w:fldCharType="separate"/>
      </w:r>
      <w:r w:rsidRPr="00E5133E">
        <w:rPr>
          <w:rStyle w:val="Hyperlink"/>
          <w:rFonts w:ascii="Arial" w:hAnsi="Arial"/>
        </w:rPr>
        <w:t>10.1002/ece3.1054</w:t>
      </w:r>
      <w:r w:rsidRPr="00272DE5">
        <w:rPr>
          <w:rFonts w:ascii="Arial" w:hAnsi="Arial"/>
          <w:rPrChange w:id="339" w:author="Authors" w:date="2026-05-20T15:02:00Z" w16du:dateUtc="2026-05-20T13:02:00Z">
            <w:rPr/>
          </w:rPrChange>
        </w:rPr>
        <w:fldChar w:fldCharType="end"/>
      </w:r>
      <w:r w:rsidRPr="00E5133E">
        <w:rPr>
          <w:rFonts w:ascii="Arial" w:hAnsi="Arial"/>
        </w:rPr>
        <w:t>)</w:t>
      </w:r>
    </w:p>
    <w:p w14:paraId="4A9C4323" w14:textId="77777777" w:rsidR="001F0F81" w:rsidRPr="00E5133E" w:rsidRDefault="00000000">
      <w:pPr>
        <w:pStyle w:val="Bibliography"/>
        <w:rPr>
          <w:rFonts w:ascii="Arial" w:hAnsi="Arial"/>
        </w:rPr>
      </w:pPr>
      <w:bookmarkStart w:id="340" w:name="ref-deeming2023"/>
      <w:bookmarkEnd w:id="336"/>
      <w:r w:rsidRPr="00E5133E">
        <w:rPr>
          <w:rFonts w:ascii="Arial" w:hAnsi="Arial"/>
        </w:rPr>
        <w:t xml:space="preserve">3. </w:t>
      </w:r>
      <w:r w:rsidRPr="00E5133E">
        <w:rPr>
          <w:rFonts w:ascii="Arial" w:hAnsi="Arial"/>
        </w:rPr>
        <w:tab/>
        <w:t xml:space="preserve">Deeming DC. 2023 Nest construction in mammals: A review of the patterns of construction and functional roles. </w:t>
      </w:r>
      <w:r w:rsidRPr="00E5133E">
        <w:rPr>
          <w:rFonts w:ascii="Arial" w:hAnsi="Arial"/>
          <w:i/>
        </w:rPr>
        <w:t>Philosophical Transactions of the Royal Society B: Biological Sciences</w:t>
      </w:r>
      <w:r w:rsidRPr="00E5133E">
        <w:rPr>
          <w:rFonts w:ascii="Arial" w:hAnsi="Arial"/>
        </w:rPr>
        <w:t xml:space="preserve"> </w:t>
      </w:r>
      <w:r w:rsidRPr="00E5133E">
        <w:rPr>
          <w:rFonts w:ascii="Arial" w:hAnsi="Arial"/>
          <w:b/>
        </w:rPr>
        <w:t>378</w:t>
      </w:r>
      <w:r w:rsidRPr="00E5133E">
        <w:rPr>
          <w:rFonts w:ascii="Arial" w:hAnsi="Arial"/>
        </w:rPr>
        <w:t>, 20220138. (doi:</w:t>
      </w:r>
      <w:r w:rsidRPr="00272DE5">
        <w:rPr>
          <w:rFonts w:ascii="Arial" w:hAnsi="Arial"/>
          <w:rPrChange w:id="341" w:author="Authors" w:date="2026-05-20T15:02:00Z" w16du:dateUtc="2026-05-20T13:02:00Z">
            <w:rPr/>
          </w:rPrChange>
        </w:rPr>
        <w:fldChar w:fldCharType="begin"/>
      </w:r>
      <w:r w:rsidRPr="00E5133E">
        <w:rPr>
          <w:rFonts w:ascii="Arial" w:hAnsi="Arial"/>
        </w:rPr>
        <w:instrText>HYPERLINK "https://doi.org/10.1098/rstb.2022.0138" \h</w:instrText>
      </w:r>
      <w:r w:rsidRPr="00B369B6">
        <w:rPr>
          <w:rFonts w:ascii="Arial" w:hAnsi="Arial"/>
        </w:rPr>
      </w:r>
      <w:r w:rsidRPr="00272DE5">
        <w:rPr>
          <w:rFonts w:ascii="Arial" w:hAnsi="Arial"/>
          <w:rPrChange w:id="342" w:author="Authors" w:date="2026-05-20T15:02:00Z" w16du:dateUtc="2026-05-20T13:02:00Z">
            <w:rPr/>
          </w:rPrChange>
        </w:rPr>
        <w:fldChar w:fldCharType="separate"/>
      </w:r>
      <w:r w:rsidRPr="00E5133E">
        <w:rPr>
          <w:rStyle w:val="Hyperlink"/>
          <w:rFonts w:ascii="Arial" w:hAnsi="Arial"/>
        </w:rPr>
        <w:t>10.1098/rstb.2022.0138</w:t>
      </w:r>
      <w:r w:rsidRPr="00272DE5">
        <w:rPr>
          <w:rFonts w:ascii="Arial" w:hAnsi="Arial"/>
          <w:rPrChange w:id="343" w:author="Authors" w:date="2026-05-20T15:02:00Z" w16du:dateUtc="2026-05-20T13:02:00Z">
            <w:rPr/>
          </w:rPrChange>
        </w:rPr>
        <w:fldChar w:fldCharType="end"/>
      </w:r>
      <w:r w:rsidRPr="00E5133E">
        <w:rPr>
          <w:rFonts w:ascii="Arial" w:hAnsi="Arial"/>
        </w:rPr>
        <w:t>)</w:t>
      </w:r>
    </w:p>
    <w:p w14:paraId="67C874DF" w14:textId="77777777" w:rsidR="001F0F81" w:rsidRPr="00E5133E" w:rsidRDefault="00000000">
      <w:pPr>
        <w:pStyle w:val="Bibliography"/>
        <w:rPr>
          <w:rFonts w:ascii="Arial" w:hAnsi="Arial"/>
        </w:rPr>
      </w:pPr>
      <w:bookmarkStart w:id="344" w:name="ref-sergio2011"/>
      <w:bookmarkEnd w:id="340"/>
      <w:r w:rsidRPr="00E5133E">
        <w:rPr>
          <w:rFonts w:ascii="Arial" w:hAnsi="Arial"/>
        </w:rPr>
        <w:t xml:space="preserve">4. </w:t>
      </w:r>
      <w:r w:rsidRPr="00E5133E">
        <w:rPr>
          <w:rFonts w:ascii="Arial" w:hAnsi="Arial"/>
        </w:rPr>
        <w:tab/>
        <w:t xml:space="preserve">Sergio F, Blas J, Blanco G, Tanferna A, López L, Lemus JA, Hiraldo F. 2011 Raptor nest decorations are a reliable threat against conspecifics. </w:t>
      </w:r>
      <w:r w:rsidRPr="00E5133E">
        <w:rPr>
          <w:rFonts w:ascii="Arial" w:hAnsi="Arial"/>
          <w:i/>
        </w:rPr>
        <w:t>Science</w:t>
      </w:r>
      <w:r w:rsidRPr="00E5133E">
        <w:rPr>
          <w:rFonts w:ascii="Arial" w:hAnsi="Arial"/>
        </w:rPr>
        <w:t xml:space="preserve"> </w:t>
      </w:r>
      <w:r w:rsidRPr="00E5133E">
        <w:rPr>
          <w:rFonts w:ascii="Arial" w:hAnsi="Arial"/>
          <w:b/>
        </w:rPr>
        <w:t>331</w:t>
      </w:r>
      <w:r w:rsidRPr="00E5133E">
        <w:rPr>
          <w:rFonts w:ascii="Arial" w:hAnsi="Arial"/>
        </w:rPr>
        <w:t>, 327–330. (doi:</w:t>
      </w:r>
      <w:r w:rsidRPr="00272DE5">
        <w:rPr>
          <w:rFonts w:ascii="Arial" w:hAnsi="Arial"/>
          <w:rPrChange w:id="345" w:author="Authors" w:date="2026-05-20T15:02:00Z" w16du:dateUtc="2026-05-20T13:02:00Z">
            <w:rPr/>
          </w:rPrChange>
        </w:rPr>
        <w:fldChar w:fldCharType="begin"/>
      </w:r>
      <w:r w:rsidRPr="00E5133E">
        <w:rPr>
          <w:rFonts w:ascii="Arial" w:hAnsi="Arial"/>
        </w:rPr>
        <w:instrText>HYPERLINK "https://doi.org/10.1126/science.1199422" \h</w:instrText>
      </w:r>
      <w:r w:rsidRPr="00B369B6">
        <w:rPr>
          <w:rFonts w:ascii="Arial" w:hAnsi="Arial"/>
        </w:rPr>
      </w:r>
      <w:r w:rsidRPr="00272DE5">
        <w:rPr>
          <w:rFonts w:ascii="Arial" w:hAnsi="Arial"/>
          <w:rPrChange w:id="346" w:author="Authors" w:date="2026-05-20T15:02:00Z" w16du:dateUtc="2026-05-20T13:02:00Z">
            <w:rPr/>
          </w:rPrChange>
        </w:rPr>
        <w:fldChar w:fldCharType="separate"/>
      </w:r>
      <w:r w:rsidRPr="00E5133E">
        <w:rPr>
          <w:rStyle w:val="Hyperlink"/>
          <w:rFonts w:ascii="Arial" w:hAnsi="Arial"/>
        </w:rPr>
        <w:t>10.1126/science.1199422</w:t>
      </w:r>
      <w:r w:rsidRPr="00272DE5">
        <w:rPr>
          <w:rFonts w:ascii="Arial" w:hAnsi="Arial"/>
          <w:rPrChange w:id="347" w:author="Authors" w:date="2026-05-20T15:02:00Z" w16du:dateUtc="2026-05-20T13:02:00Z">
            <w:rPr/>
          </w:rPrChange>
        </w:rPr>
        <w:fldChar w:fldCharType="end"/>
      </w:r>
      <w:r w:rsidRPr="00E5133E">
        <w:rPr>
          <w:rFonts w:ascii="Arial" w:hAnsi="Arial"/>
        </w:rPr>
        <w:t>)</w:t>
      </w:r>
    </w:p>
    <w:p w14:paraId="10388314" w14:textId="77777777" w:rsidR="001F0F81" w:rsidRPr="00E5133E" w:rsidRDefault="00000000">
      <w:pPr>
        <w:pStyle w:val="Bibliography"/>
        <w:rPr>
          <w:rFonts w:ascii="Arial" w:hAnsi="Arial"/>
        </w:rPr>
      </w:pPr>
      <w:bookmarkStart w:id="348" w:name="ref-suárez-rodríguez2013"/>
      <w:bookmarkEnd w:id="344"/>
      <w:r w:rsidRPr="00E5133E">
        <w:rPr>
          <w:rFonts w:ascii="Arial" w:hAnsi="Arial"/>
        </w:rPr>
        <w:lastRenderedPageBreak/>
        <w:t xml:space="preserve">5. </w:t>
      </w:r>
      <w:r w:rsidRPr="00E5133E">
        <w:rPr>
          <w:rFonts w:ascii="Arial" w:hAnsi="Arial"/>
        </w:rPr>
        <w:tab/>
        <w:t xml:space="preserve">Suárez-Rodríguez M, López-Rull I, Macías Garcia C. 2013 Incorporation of cigarette butts into nests reduces nest ectoparasite load in urban birds: New ingredients for an old recipe? </w:t>
      </w:r>
      <w:r w:rsidRPr="00E5133E">
        <w:rPr>
          <w:rFonts w:ascii="Arial" w:hAnsi="Arial"/>
          <w:i/>
        </w:rPr>
        <w:t>Biology Letters</w:t>
      </w:r>
      <w:r w:rsidRPr="00E5133E">
        <w:rPr>
          <w:rFonts w:ascii="Arial" w:hAnsi="Arial"/>
        </w:rPr>
        <w:t xml:space="preserve"> </w:t>
      </w:r>
      <w:r w:rsidRPr="00E5133E">
        <w:rPr>
          <w:rFonts w:ascii="Arial" w:hAnsi="Arial"/>
          <w:b/>
        </w:rPr>
        <w:t>9</w:t>
      </w:r>
      <w:r w:rsidRPr="00E5133E">
        <w:rPr>
          <w:rFonts w:ascii="Arial" w:hAnsi="Arial"/>
        </w:rPr>
        <w:t>, 20120931. (doi:</w:t>
      </w:r>
      <w:r w:rsidRPr="00272DE5">
        <w:rPr>
          <w:rFonts w:ascii="Arial" w:hAnsi="Arial"/>
          <w:rPrChange w:id="349" w:author="Authors" w:date="2026-05-20T15:02:00Z" w16du:dateUtc="2026-05-20T13:02:00Z">
            <w:rPr/>
          </w:rPrChange>
        </w:rPr>
        <w:fldChar w:fldCharType="begin"/>
      </w:r>
      <w:r w:rsidRPr="00E5133E">
        <w:rPr>
          <w:rFonts w:ascii="Arial" w:hAnsi="Arial"/>
        </w:rPr>
        <w:instrText>HYPERLINK "https://doi.org/10.1098/rsbl.2012.0931" \h</w:instrText>
      </w:r>
      <w:r w:rsidRPr="00B369B6">
        <w:rPr>
          <w:rFonts w:ascii="Arial" w:hAnsi="Arial"/>
        </w:rPr>
      </w:r>
      <w:r w:rsidRPr="00272DE5">
        <w:rPr>
          <w:rFonts w:ascii="Arial" w:hAnsi="Arial"/>
          <w:rPrChange w:id="350" w:author="Authors" w:date="2026-05-20T15:02:00Z" w16du:dateUtc="2026-05-20T13:02:00Z">
            <w:rPr/>
          </w:rPrChange>
        </w:rPr>
        <w:fldChar w:fldCharType="separate"/>
      </w:r>
      <w:r w:rsidRPr="00E5133E">
        <w:rPr>
          <w:rStyle w:val="Hyperlink"/>
          <w:rFonts w:ascii="Arial" w:hAnsi="Arial"/>
        </w:rPr>
        <w:t>10.1098/rsbl.2012.0931</w:t>
      </w:r>
      <w:r w:rsidRPr="00272DE5">
        <w:rPr>
          <w:rFonts w:ascii="Arial" w:hAnsi="Arial"/>
          <w:rPrChange w:id="351" w:author="Authors" w:date="2026-05-20T15:02:00Z" w16du:dateUtc="2026-05-20T13:02:00Z">
            <w:rPr/>
          </w:rPrChange>
        </w:rPr>
        <w:fldChar w:fldCharType="end"/>
      </w:r>
      <w:r w:rsidRPr="00E5133E">
        <w:rPr>
          <w:rFonts w:ascii="Arial" w:hAnsi="Arial"/>
        </w:rPr>
        <w:t>)</w:t>
      </w:r>
    </w:p>
    <w:p w14:paraId="6309579A" w14:textId="77777777" w:rsidR="001F0F81" w:rsidRPr="00E5133E" w:rsidRDefault="00000000">
      <w:pPr>
        <w:pStyle w:val="Bibliography"/>
        <w:rPr>
          <w:rFonts w:ascii="Arial" w:hAnsi="Arial"/>
        </w:rPr>
      </w:pPr>
      <w:bookmarkStart w:id="352" w:name="ref-jagiello2023"/>
      <w:bookmarkEnd w:id="348"/>
      <w:r w:rsidRPr="00E5133E">
        <w:rPr>
          <w:rFonts w:ascii="Arial" w:hAnsi="Arial"/>
        </w:rPr>
        <w:t xml:space="preserve">6. </w:t>
      </w:r>
      <w:r w:rsidRPr="00E5133E">
        <w:rPr>
          <w:rFonts w:ascii="Arial" w:hAnsi="Arial"/>
        </w:rPr>
        <w:tab/>
        <w:t xml:space="preserve">Jagiello Z, Reynolds SJ, Nagy J, Mainwaring MC, Ibáñez-Álamo JD. 2023 Why do some bird species incorporate more anthropogenic materials into their nests than others? </w:t>
      </w:r>
      <w:r w:rsidRPr="00E5133E">
        <w:rPr>
          <w:rFonts w:ascii="Arial" w:hAnsi="Arial"/>
          <w:i/>
        </w:rPr>
        <w:t>Philosophical Transactions of the Royal Society B: Biological Sciences</w:t>
      </w:r>
      <w:r w:rsidRPr="00E5133E">
        <w:rPr>
          <w:rFonts w:ascii="Arial" w:hAnsi="Arial"/>
        </w:rPr>
        <w:t xml:space="preserve"> </w:t>
      </w:r>
      <w:r w:rsidRPr="00E5133E">
        <w:rPr>
          <w:rFonts w:ascii="Arial" w:hAnsi="Arial"/>
          <w:b/>
        </w:rPr>
        <w:t>378</w:t>
      </w:r>
      <w:r w:rsidRPr="00E5133E">
        <w:rPr>
          <w:rFonts w:ascii="Arial" w:hAnsi="Arial"/>
        </w:rPr>
        <w:t>, 20220156. (doi:</w:t>
      </w:r>
      <w:r w:rsidRPr="00272DE5">
        <w:rPr>
          <w:rFonts w:ascii="Arial" w:hAnsi="Arial"/>
          <w:rPrChange w:id="353" w:author="Authors" w:date="2026-05-20T15:02:00Z" w16du:dateUtc="2026-05-20T13:02:00Z">
            <w:rPr/>
          </w:rPrChange>
        </w:rPr>
        <w:fldChar w:fldCharType="begin"/>
      </w:r>
      <w:r w:rsidRPr="00E5133E">
        <w:rPr>
          <w:rFonts w:ascii="Arial" w:hAnsi="Arial"/>
        </w:rPr>
        <w:instrText>HYPERLINK "https://doi.org/10.1098/rstb.2022.0156" \h</w:instrText>
      </w:r>
      <w:r w:rsidRPr="00B369B6">
        <w:rPr>
          <w:rFonts w:ascii="Arial" w:hAnsi="Arial"/>
        </w:rPr>
      </w:r>
      <w:r w:rsidRPr="00272DE5">
        <w:rPr>
          <w:rFonts w:ascii="Arial" w:hAnsi="Arial"/>
          <w:rPrChange w:id="354" w:author="Authors" w:date="2026-05-20T15:02:00Z" w16du:dateUtc="2026-05-20T13:02:00Z">
            <w:rPr/>
          </w:rPrChange>
        </w:rPr>
        <w:fldChar w:fldCharType="separate"/>
      </w:r>
      <w:r w:rsidRPr="00E5133E">
        <w:rPr>
          <w:rStyle w:val="Hyperlink"/>
          <w:rFonts w:ascii="Arial" w:hAnsi="Arial"/>
        </w:rPr>
        <w:t>10.1098/rstb.2022.0156</w:t>
      </w:r>
      <w:r w:rsidRPr="00272DE5">
        <w:rPr>
          <w:rFonts w:ascii="Arial" w:hAnsi="Arial"/>
          <w:rPrChange w:id="355" w:author="Authors" w:date="2026-05-20T15:02:00Z" w16du:dateUtc="2026-05-20T13:02:00Z">
            <w:rPr/>
          </w:rPrChange>
        </w:rPr>
        <w:fldChar w:fldCharType="end"/>
      </w:r>
      <w:r w:rsidRPr="00E5133E">
        <w:rPr>
          <w:rFonts w:ascii="Arial" w:hAnsi="Arial"/>
        </w:rPr>
        <w:t>)</w:t>
      </w:r>
    </w:p>
    <w:p w14:paraId="787297C4" w14:textId="77777777" w:rsidR="001F0F81" w:rsidRPr="00E5133E" w:rsidRDefault="00000000">
      <w:pPr>
        <w:pStyle w:val="Bibliography"/>
        <w:rPr>
          <w:rFonts w:ascii="Arial" w:hAnsi="Arial"/>
        </w:rPr>
      </w:pPr>
      <w:bookmarkStart w:id="356" w:name="ref-sheard2024"/>
      <w:bookmarkEnd w:id="352"/>
      <w:r w:rsidRPr="00E5133E">
        <w:rPr>
          <w:rFonts w:ascii="Arial" w:hAnsi="Arial"/>
        </w:rPr>
        <w:t xml:space="preserve">7. </w:t>
      </w:r>
      <w:r w:rsidRPr="00E5133E">
        <w:rPr>
          <w:rFonts w:ascii="Arial" w:hAnsi="Arial"/>
        </w:rPr>
        <w:tab/>
        <w:t xml:space="preserve">Sheard C, Stott L, Street SE, Healy SD, Sugasawa S, Lala KN. 2024 Anthropogenic nest material use in a global sample of birds. </w:t>
      </w:r>
      <w:r w:rsidRPr="00E5133E">
        <w:rPr>
          <w:rFonts w:ascii="Arial" w:hAnsi="Arial"/>
          <w:i/>
        </w:rPr>
        <w:t>Journal of Animal Ecology</w:t>
      </w:r>
      <w:r w:rsidRPr="00E5133E">
        <w:rPr>
          <w:rFonts w:ascii="Arial" w:hAnsi="Arial"/>
        </w:rPr>
        <w:t xml:space="preserve"> </w:t>
      </w:r>
      <w:r w:rsidRPr="00E5133E">
        <w:rPr>
          <w:rFonts w:ascii="Arial" w:hAnsi="Arial"/>
          <w:b/>
        </w:rPr>
        <w:t>93</w:t>
      </w:r>
      <w:r w:rsidRPr="00E5133E">
        <w:rPr>
          <w:rFonts w:ascii="Arial" w:hAnsi="Arial"/>
        </w:rPr>
        <w:t>, 691–704. (doi:</w:t>
      </w:r>
      <w:r w:rsidRPr="00272DE5">
        <w:rPr>
          <w:rFonts w:ascii="Arial" w:hAnsi="Arial"/>
          <w:rPrChange w:id="357" w:author="Authors" w:date="2026-05-20T15:02:00Z" w16du:dateUtc="2026-05-20T13:02:00Z">
            <w:rPr/>
          </w:rPrChange>
        </w:rPr>
        <w:fldChar w:fldCharType="begin"/>
      </w:r>
      <w:r w:rsidRPr="00E5133E">
        <w:rPr>
          <w:rFonts w:ascii="Arial" w:hAnsi="Arial"/>
        </w:rPr>
        <w:instrText>HYPERLINK "https://doi.org/10.1111/1365-2656.14078" \h</w:instrText>
      </w:r>
      <w:r w:rsidRPr="00B369B6">
        <w:rPr>
          <w:rFonts w:ascii="Arial" w:hAnsi="Arial"/>
        </w:rPr>
      </w:r>
      <w:r w:rsidRPr="00272DE5">
        <w:rPr>
          <w:rFonts w:ascii="Arial" w:hAnsi="Arial"/>
          <w:rPrChange w:id="358" w:author="Authors" w:date="2026-05-20T15:02:00Z" w16du:dateUtc="2026-05-20T13:02:00Z">
            <w:rPr/>
          </w:rPrChange>
        </w:rPr>
        <w:fldChar w:fldCharType="separate"/>
      </w:r>
      <w:r w:rsidRPr="00E5133E">
        <w:rPr>
          <w:rStyle w:val="Hyperlink"/>
          <w:rFonts w:ascii="Arial" w:hAnsi="Arial"/>
        </w:rPr>
        <w:t>10.1111/1365-2656.14078</w:t>
      </w:r>
      <w:r w:rsidRPr="00272DE5">
        <w:rPr>
          <w:rFonts w:ascii="Arial" w:hAnsi="Arial"/>
          <w:rPrChange w:id="359" w:author="Authors" w:date="2026-05-20T15:02:00Z" w16du:dateUtc="2026-05-20T13:02:00Z">
            <w:rPr/>
          </w:rPrChange>
        </w:rPr>
        <w:fldChar w:fldCharType="end"/>
      </w:r>
      <w:r w:rsidRPr="00E5133E">
        <w:rPr>
          <w:rFonts w:ascii="Arial" w:hAnsi="Arial"/>
        </w:rPr>
        <w:t>)</w:t>
      </w:r>
    </w:p>
    <w:p w14:paraId="5F353ED3" w14:textId="77777777" w:rsidR="001F0F81" w:rsidRPr="00E5133E" w:rsidRDefault="00000000">
      <w:pPr>
        <w:pStyle w:val="Bibliography"/>
        <w:rPr>
          <w:rFonts w:ascii="Arial" w:hAnsi="Arial"/>
        </w:rPr>
      </w:pPr>
      <w:bookmarkStart w:id="360" w:name="ref-moreno1994"/>
      <w:bookmarkEnd w:id="356"/>
      <w:r w:rsidRPr="00E5133E">
        <w:rPr>
          <w:rFonts w:ascii="Arial" w:hAnsi="Arial"/>
        </w:rPr>
        <w:t xml:space="preserve">8. </w:t>
      </w:r>
      <w:r w:rsidRPr="00E5133E">
        <w:rPr>
          <w:rFonts w:ascii="Arial" w:hAnsi="Arial"/>
        </w:rPr>
        <w:tab/>
        <w:t xml:space="preserve">Moreno J, Soler M, Møller AP, Lindén M. 1994 The function of stone carrying in the black wheatear, </w:t>
      </w:r>
      <w:r w:rsidRPr="00E5133E">
        <w:rPr>
          <w:rFonts w:ascii="Arial" w:hAnsi="Arial"/>
          <w:i/>
        </w:rPr>
        <w:t>Oenanthe leucura</w:t>
      </w:r>
      <w:r w:rsidRPr="00E5133E">
        <w:rPr>
          <w:rFonts w:ascii="Arial" w:hAnsi="Arial"/>
        </w:rPr>
        <w:t xml:space="preserve">. </w:t>
      </w:r>
      <w:r w:rsidRPr="00E5133E">
        <w:rPr>
          <w:rFonts w:ascii="Arial" w:hAnsi="Arial"/>
          <w:i/>
        </w:rPr>
        <w:t>Animal Behaviour</w:t>
      </w:r>
      <w:r w:rsidRPr="00E5133E">
        <w:rPr>
          <w:rFonts w:ascii="Arial" w:hAnsi="Arial"/>
        </w:rPr>
        <w:t xml:space="preserve"> </w:t>
      </w:r>
      <w:r w:rsidRPr="00E5133E">
        <w:rPr>
          <w:rFonts w:ascii="Arial" w:hAnsi="Arial"/>
          <w:b/>
        </w:rPr>
        <w:t>47</w:t>
      </w:r>
      <w:r w:rsidRPr="00E5133E">
        <w:rPr>
          <w:rFonts w:ascii="Arial" w:hAnsi="Arial"/>
        </w:rPr>
        <w:t>, 1297–1309. (doi:</w:t>
      </w:r>
      <w:r w:rsidRPr="00272DE5">
        <w:rPr>
          <w:rFonts w:ascii="Arial" w:hAnsi="Arial"/>
          <w:rPrChange w:id="361" w:author="Authors" w:date="2026-05-20T15:02:00Z" w16du:dateUtc="2026-05-20T13:02:00Z">
            <w:rPr/>
          </w:rPrChange>
        </w:rPr>
        <w:fldChar w:fldCharType="begin"/>
      </w:r>
      <w:r w:rsidRPr="00E5133E">
        <w:rPr>
          <w:rFonts w:ascii="Arial" w:hAnsi="Arial"/>
        </w:rPr>
        <w:instrText>HYPERLINK "https://doi.org/10.1006/anbe.1994.1178" \h</w:instrText>
      </w:r>
      <w:r w:rsidRPr="00B369B6">
        <w:rPr>
          <w:rFonts w:ascii="Arial" w:hAnsi="Arial"/>
        </w:rPr>
      </w:r>
      <w:r w:rsidRPr="00272DE5">
        <w:rPr>
          <w:rFonts w:ascii="Arial" w:hAnsi="Arial"/>
          <w:rPrChange w:id="362" w:author="Authors" w:date="2026-05-20T15:02:00Z" w16du:dateUtc="2026-05-20T13:02:00Z">
            <w:rPr/>
          </w:rPrChange>
        </w:rPr>
        <w:fldChar w:fldCharType="separate"/>
      </w:r>
      <w:r w:rsidRPr="00E5133E">
        <w:rPr>
          <w:rStyle w:val="Hyperlink"/>
          <w:rFonts w:ascii="Arial" w:hAnsi="Arial"/>
        </w:rPr>
        <w:t>10.1006/anbe.1994.1178</w:t>
      </w:r>
      <w:r w:rsidRPr="00272DE5">
        <w:rPr>
          <w:rFonts w:ascii="Arial" w:hAnsi="Arial"/>
          <w:rPrChange w:id="363" w:author="Authors" w:date="2026-05-20T15:02:00Z" w16du:dateUtc="2026-05-20T13:02:00Z">
            <w:rPr/>
          </w:rPrChange>
        </w:rPr>
        <w:fldChar w:fldCharType="end"/>
      </w:r>
      <w:r w:rsidRPr="00E5133E">
        <w:rPr>
          <w:rFonts w:ascii="Arial" w:hAnsi="Arial"/>
        </w:rPr>
        <w:t>)</w:t>
      </w:r>
    </w:p>
    <w:p w14:paraId="18B811D3" w14:textId="77777777" w:rsidR="001F0F81" w:rsidRPr="00E5133E" w:rsidRDefault="00000000">
      <w:pPr>
        <w:pStyle w:val="Bibliography"/>
        <w:rPr>
          <w:rFonts w:ascii="Arial" w:hAnsi="Arial"/>
        </w:rPr>
      </w:pPr>
      <w:bookmarkStart w:id="364" w:name="ref-hoi1996"/>
      <w:bookmarkEnd w:id="360"/>
      <w:r w:rsidRPr="00E5133E">
        <w:rPr>
          <w:rFonts w:ascii="Arial" w:hAnsi="Arial"/>
        </w:rPr>
        <w:t xml:space="preserve">9. </w:t>
      </w:r>
      <w:r w:rsidRPr="00E5133E">
        <w:rPr>
          <w:rFonts w:ascii="Arial" w:hAnsi="Arial"/>
        </w:rPr>
        <w:tab/>
        <w:t xml:space="preserve">Hoi H, Schleicher B, Valera F. 1996 Nest size variation and its importance for mate choice in penduline tits, </w:t>
      </w:r>
      <w:r w:rsidRPr="00E5133E">
        <w:rPr>
          <w:rFonts w:ascii="Arial" w:hAnsi="Arial"/>
          <w:i/>
        </w:rPr>
        <w:t>Remiz pendulinus</w:t>
      </w:r>
      <w:r w:rsidRPr="00E5133E">
        <w:rPr>
          <w:rFonts w:ascii="Arial" w:hAnsi="Arial"/>
        </w:rPr>
        <w:t xml:space="preserve">. </w:t>
      </w:r>
      <w:r w:rsidRPr="00E5133E">
        <w:rPr>
          <w:rFonts w:ascii="Arial" w:hAnsi="Arial"/>
          <w:i/>
        </w:rPr>
        <w:t>Animal Behaviour</w:t>
      </w:r>
      <w:r w:rsidRPr="00E5133E">
        <w:rPr>
          <w:rFonts w:ascii="Arial" w:hAnsi="Arial"/>
        </w:rPr>
        <w:t xml:space="preserve"> </w:t>
      </w:r>
      <w:r w:rsidRPr="00E5133E">
        <w:rPr>
          <w:rFonts w:ascii="Arial" w:hAnsi="Arial"/>
          <w:b/>
        </w:rPr>
        <w:t>51</w:t>
      </w:r>
      <w:r w:rsidRPr="00E5133E">
        <w:rPr>
          <w:rFonts w:ascii="Arial" w:hAnsi="Arial"/>
        </w:rPr>
        <w:t>, 464–466. (doi:</w:t>
      </w:r>
      <w:r w:rsidRPr="00272DE5">
        <w:rPr>
          <w:rFonts w:ascii="Arial" w:hAnsi="Arial"/>
          <w:rPrChange w:id="365" w:author="Authors" w:date="2026-05-20T15:02:00Z" w16du:dateUtc="2026-05-20T13:02:00Z">
            <w:rPr/>
          </w:rPrChange>
        </w:rPr>
        <w:fldChar w:fldCharType="begin"/>
      </w:r>
      <w:r w:rsidRPr="00E5133E">
        <w:rPr>
          <w:rFonts w:ascii="Arial" w:hAnsi="Arial"/>
        </w:rPr>
        <w:instrText>HYPERLINK "https://doi.org/10.1006/anbe.1996.0046" \h</w:instrText>
      </w:r>
      <w:r w:rsidRPr="00B369B6">
        <w:rPr>
          <w:rFonts w:ascii="Arial" w:hAnsi="Arial"/>
        </w:rPr>
      </w:r>
      <w:r w:rsidRPr="00272DE5">
        <w:rPr>
          <w:rFonts w:ascii="Arial" w:hAnsi="Arial"/>
          <w:rPrChange w:id="366" w:author="Authors" w:date="2026-05-20T15:02:00Z" w16du:dateUtc="2026-05-20T13:02:00Z">
            <w:rPr/>
          </w:rPrChange>
        </w:rPr>
        <w:fldChar w:fldCharType="separate"/>
      </w:r>
      <w:r w:rsidRPr="00E5133E">
        <w:rPr>
          <w:rStyle w:val="Hyperlink"/>
          <w:rFonts w:ascii="Arial" w:hAnsi="Arial"/>
        </w:rPr>
        <w:t>10.1006/anbe.1996.0046</w:t>
      </w:r>
      <w:r w:rsidRPr="00272DE5">
        <w:rPr>
          <w:rFonts w:ascii="Arial" w:hAnsi="Arial"/>
          <w:rPrChange w:id="367" w:author="Authors" w:date="2026-05-20T15:02:00Z" w16du:dateUtc="2026-05-20T13:02:00Z">
            <w:rPr/>
          </w:rPrChange>
        </w:rPr>
        <w:fldChar w:fldCharType="end"/>
      </w:r>
      <w:r w:rsidRPr="00E5133E">
        <w:rPr>
          <w:rFonts w:ascii="Arial" w:hAnsi="Arial"/>
        </w:rPr>
        <w:t>)</w:t>
      </w:r>
    </w:p>
    <w:p w14:paraId="68909814" w14:textId="77777777" w:rsidR="001F0F81" w:rsidRPr="00E5133E" w:rsidRDefault="00000000">
      <w:pPr>
        <w:pStyle w:val="Bibliography"/>
        <w:rPr>
          <w:rFonts w:ascii="Arial" w:hAnsi="Arial"/>
        </w:rPr>
      </w:pPr>
      <w:bookmarkStart w:id="368" w:name="ref-soler1995"/>
      <w:bookmarkEnd w:id="364"/>
      <w:r w:rsidRPr="00E5133E">
        <w:rPr>
          <w:rFonts w:ascii="Arial" w:hAnsi="Arial"/>
        </w:rPr>
        <w:t xml:space="preserve">10. </w:t>
      </w:r>
      <w:r w:rsidRPr="00E5133E">
        <w:rPr>
          <w:rFonts w:ascii="Arial" w:hAnsi="Arial"/>
        </w:rPr>
        <w:tab/>
        <w:t xml:space="preserve">Soler JJ, Soler M, Møller AP, Martínez JG. 1995 Does the great spotted cuckoo choose magpie hosts according to their parenting ability? </w:t>
      </w:r>
      <w:r w:rsidRPr="00E5133E">
        <w:rPr>
          <w:rFonts w:ascii="Arial" w:hAnsi="Arial"/>
          <w:i/>
        </w:rPr>
        <w:t>Behavioral Ecology and Sociobiology</w:t>
      </w:r>
      <w:r w:rsidRPr="00E5133E">
        <w:rPr>
          <w:rFonts w:ascii="Arial" w:hAnsi="Arial"/>
        </w:rPr>
        <w:t xml:space="preserve"> </w:t>
      </w:r>
      <w:r w:rsidRPr="00E5133E">
        <w:rPr>
          <w:rFonts w:ascii="Arial" w:hAnsi="Arial"/>
          <w:b/>
        </w:rPr>
        <w:t>36</w:t>
      </w:r>
      <w:r w:rsidRPr="00E5133E">
        <w:rPr>
          <w:rFonts w:ascii="Arial" w:hAnsi="Arial"/>
        </w:rPr>
        <w:t>, 201–206. (doi:</w:t>
      </w:r>
      <w:r w:rsidRPr="00272DE5">
        <w:rPr>
          <w:rFonts w:ascii="Arial" w:hAnsi="Arial"/>
          <w:rPrChange w:id="369" w:author="Authors" w:date="2026-05-20T15:02:00Z" w16du:dateUtc="2026-05-20T13:02:00Z">
            <w:rPr/>
          </w:rPrChange>
        </w:rPr>
        <w:fldChar w:fldCharType="begin"/>
      </w:r>
      <w:r w:rsidRPr="00E5133E">
        <w:rPr>
          <w:rFonts w:ascii="Arial" w:hAnsi="Arial"/>
        </w:rPr>
        <w:instrText>HYPERLINK "https://doi.org/10.1007/bf00177797" \h</w:instrText>
      </w:r>
      <w:r w:rsidRPr="00B369B6">
        <w:rPr>
          <w:rFonts w:ascii="Arial" w:hAnsi="Arial"/>
        </w:rPr>
      </w:r>
      <w:r w:rsidRPr="00272DE5">
        <w:rPr>
          <w:rFonts w:ascii="Arial" w:hAnsi="Arial"/>
          <w:rPrChange w:id="370" w:author="Authors" w:date="2026-05-20T15:02:00Z" w16du:dateUtc="2026-05-20T13:02:00Z">
            <w:rPr/>
          </w:rPrChange>
        </w:rPr>
        <w:fldChar w:fldCharType="separate"/>
      </w:r>
      <w:r w:rsidRPr="00E5133E">
        <w:rPr>
          <w:rStyle w:val="Hyperlink"/>
          <w:rFonts w:ascii="Arial" w:hAnsi="Arial"/>
        </w:rPr>
        <w:t>10.1007/bf00177797</w:t>
      </w:r>
      <w:r w:rsidRPr="00272DE5">
        <w:rPr>
          <w:rFonts w:ascii="Arial" w:hAnsi="Arial"/>
          <w:rPrChange w:id="371" w:author="Authors" w:date="2026-05-20T15:02:00Z" w16du:dateUtc="2026-05-20T13:02:00Z">
            <w:rPr/>
          </w:rPrChange>
        </w:rPr>
        <w:fldChar w:fldCharType="end"/>
      </w:r>
      <w:r w:rsidRPr="00E5133E">
        <w:rPr>
          <w:rFonts w:ascii="Arial" w:hAnsi="Arial"/>
        </w:rPr>
        <w:t>)</w:t>
      </w:r>
    </w:p>
    <w:p w14:paraId="0E271B99" w14:textId="77777777" w:rsidR="001F0F81" w:rsidRPr="00E5133E" w:rsidRDefault="00000000">
      <w:pPr>
        <w:pStyle w:val="Bibliography"/>
        <w:rPr>
          <w:rFonts w:ascii="Arial" w:hAnsi="Arial"/>
        </w:rPr>
      </w:pPr>
      <w:bookmarkStart w:id="372" w:name="ref-moreno2012"/>
      <w:bookmarkEnd w:id="368"/>
      <w:r w:rsidRPr="00E5133E">
        <w:rPr>
          <w:rFonts w:ascii="Arial" w:hAnsi="Arial"/>
        </w:rPr>
        <w:t xml:space="preserve">11. </w:t>
      </w:r>
      <w:r w:rsidRPr="00E5133E">
        <w:rPr>
          <w:rFonts w:ascii="Arial" w:hAnsi="Arial"/>
        </w:rPr>
        <w:tab/>
        <w:t xml:space="preserve">Moreno J. 2012 Avian nests and nest-building as signals. </w:t>
      </w:r>
      <w:r w:rsidRPr="00E5133E">
        <w:rPr>
          <w:rFonts w:ascii="Arial" w:hAnsi="Arial"/>
          <w:i/>
        </w:rPr>
        <w:t>Avian Biology Research</w:t>
      </w:r>
      <w:r w:rsidRPr="00E5133E">
        <w:rPr>
          <w:rFonts w:ascii="Arial" w:hAnsi="Arial"/>
        </w:rPr>
        <w:t xml:space="preserve"> </w:t>
      </w:r>
      <w:r w:rsidRPr="00E5133E">
        <w:rPr>
          <w:rFonts w:ascii="Arial" w:hAnsi="Arial"/>
          <w:b/>
        </w:rPr>
        <w:t>5</w:t>
      </w:r>
      <w:r w:rsidRPr="00E5133E">
        <w:rPr>
          <w:rFonts w:ascii="Arial" w:hAnsi="Arial"/>
        </w:rPr>
        <w:t>, 238–251. (doi:</w:t>
      </w:r>
      <w:r w:rsidRPr="00272DE5">
        <w:rPr>
          <w:rFonts w:ascii="Arial" w:hAnsi="Arial"/>
          <w:rPrChange w:id="373" w:author="Authors" w:date="2026-05-20T15:02:00Z" w16du:dateUtc="2026-05-20T13:02:00Z">
            <w:rPr/>
          </w:rPrChange>
        </w:rPr>
        <w:fldChar w:fldCharType="begin"/>
      </w:r>
      <w:r w:rsidRPr="00E5133E">
        <w:rPr>
          <w:rFonts w:ascii="Arial" w:hAnsi="Arial"/>
        </w:rPr>
        <w:instrText>HYPERLINK "https://doi.org/10.3184/175815512x13534385822786" \h</w:instrText>
      </w:r>
      <w:r w:rsidRPr="00B369B6">
        <w:rPr>
          <w:rFonts w:ascii="Arial" w:hAnsi="Arial"/>
        </w:rPr>
      </w:r>
      <w:r w:rsidRPr="00272DE5">
        <w:rPr>
          <w:rFonts w:ascii="Arial" w:hAnsi="Arial"/>
          <w:rPrChange w:id="374" w:author="Authors" w:date="2026-05-20T15:02:00Z" w16du:dateUtc="2026-05-20T13:02:00Z">
            <w:rPr/>
          </w:rPrChange>
        </w:rPr>
        <w:fldChar w:fldCharType="separate"/>
      </w:r>
      <w:r w:rsidRPr="00E5133E">
        <w:rPr>
          <w:rStyle w:val="Hyperlink"/>
          <w:rFonts w:ascii="Arial" w:hAnsi="Arial"/>
        </w:rPr>
        <w:t>10.3184/175815512x13534385822786</w:t>
      </w:r>
      <w:r w:rsidRPr="00272DE5">
        <w:rPr>
          <w:rFonts w:ascii="Arial" w:hAnsi="Arial"/>
          <w:rPrChange w:id="375" w:author="Authors" w:date="2026-05-20T15:02:00Z" w16du:dateUtc="2026-05-20T13:02:00Z">
            <w:rPr/>
          </w:rPrChange>
        </w:rPr>
        <w:fldChar w:fldCharType="end"/>
      </w:r>
      <w:r w:rsidRPr="00E5133E">
        <w:rPr>
          <w:rFonts w:ascii="Arial" w:hAnsi="Arial"/>
        </w:rPr>
        <w:t>)</w:t>
      </w:r>
    </w:p>
    <w:p w14:paraId="0D5A7861" w14:textId="77777777" w:rsidR="001F0F81" w:rsidRPr="00E5133E" w:rsidRDefault="00000000">
      <w:pPr>
        <w:pStyle w:val="Bibliography"/>
        <w:rPr>
          <w:rFonts w:ascii="Arial" w:hAnsi="Arial"/>
        </w:rPr>
      </w:pPr>
      <w:bookmarkStart w:id="376" w:name="ref-perez2023"/>
      <w:bookmarkEnd w:id="372"/>
      <w:r w:rsidRPr="00E5133E">
        <w:rPr>
          <w:rFonts w:ascii="Arial" w:hAnsi="Arial"/>
        </w:rPr>
        <w:t xml:space="preserve">12. </w:t>
      </w:r>
      <w:r w:rsidRPr="00E5133E">
        <w:rPr>
          <w:rFonts w:ascii="Arial" w:hAnsi="Arial"/>
        </w:rPr>
        <w:tab/>
        <w:t xml:space="preserve">Perez DM, Manica LT, Medina I. 2023 Variation in nest-building behaviour in birds: A multi-species approach. </w:t>
      </w:r>
      <w:r w:rsidRPr="00E5133E">
        <w:rPr>
          <w:rFonts w:ascii="Arial" w:hAnsi="Arial"/>
          <w:i/>
        </w:rPr>
        <w:t>Philosophical Transactions of the Royal Society B: Biological Sciences</w:t>
      </w:r>
      <w:r w:rsidRPr="00E5133E">
        <w:rPr>
          <w:rFonts w:ascii="Arial" w:hAnsi="Arial"/>
        </w:rPr>
        <w:t xml:space="preserve"> </w:t>
      </w:r>
      <w:r w:rsidRPr="00E5133E">
        <w:rPr>
          <w:rFonts w:ascii="Arial" w:hAnsi="Arial"/>
          <w:b/>
        </w:rPr>
        <w:t>378</w:t>
      </w:r>
      <w:r w:rsidRPr="00E5133E">
        <w:rPr>
          <w:rFonts w:ascii="Arial" w:hAnsi="Arial"/>
        </w:rPr>
        <w:t>, 20220145. (doi:</w:t>
      </w:r>
      <w:r w:rsidRPr="00272DE5">
        <w:rPr>
          <w:rFonts w:ascii="Arial" w:hAnsi="Arial"/>
          <w:rPrChange w:id="377" w:author="Authors" w:date="2026-05-20T15:02:00Z" w16du:dateUtc="2026-05-20T13:02:00Z">
            <w:rPr/>
          </w:rPrChange>
        </w:rPr>
        <w:fldChar w:fldCharType="begin"/>
      </w:r>
      <w:r w:rsidRPr="00E5133E">
        <w:rPr>
          <w:rFonts w:ascii="Arial" w:hAnsi="Arial"/>
        </w:rPr>
        <w:instrText>HYPERLINK "https://doi.org/10.1098/rstb.2022.0145" \h</w:instrText>
      </w:r>
      <w:r w:rsidRPr="00B369B6">
        <w:rPr>
          <w:rFonts w:ascii="Arial" w:hAnsi="Arial"/>
        </w:rPr>
      </w:r>
      <w:r w:rsidRPr="00272DE5">
        <w:rPr>
          <w:rFonts w:ascii="Arial" w:hAnsi="Arial"/>
          <w:rPrChange w:id="378" w:author="Authors" w:date="2026-05-20T15:02:00Z" w16du:dateUtc="2026-05-20T13:02:00Z">
            <w:rPr/>
          </w:rPrChange>
        </w:rPr>
        <w:fldChar w:fldCharType="separate"/>
      </w:r>
      <w:r w:rsidRPr="00E5133E">
        <w:rPr>
          <w:rStyle w:val="Hyperlink"/>
          <w:rFonts w:ascii="Arial" w:hAnsi="Arial"/>
        </w:rPr>
        <w:t>10.1098/rstb.2022.0145</w:t>
      </w:r>
      <w:r w:rsidRPr="00272DE5">
        <w:rPr>
          <w:rFonts w:ascii="Arial" w:hAnsi="Arial"/>
          <w:rPrChange w:id="379" w:author="Authors" w:date="2026-05-20T15:02:00Z" w16du:dateUtc="2026-05-20T13:02:00Z">
            <w:rPr/>
          </w:rPrChange>
        </w:rPr>
        <w:fldChar w:fldCharType="end"/>
      </w:r>
      <w:r w:rsidRPr="00E5133E">
        <w:rPr>
          <w:rFonts w:ascii="Arial" w:hAnsi="Arial"/>
        </w:rPr>
        <w:t>)</w:t>
      </w:r>
    </w:p>
    <w:p w14:paraId="62C8D2C4" w14:textId="77777777" w:rsidR="001F0F81" w:rsidRPr="00E5133E" w:rsidRDefault="00000000">
      <w:pPr>
        <w:pStyle w:val="Bibliography"/>
        <w:rPr>
          <w:rFonts w:ascii="Arial" w:hAnsi="Arial"/>
        </w:rPr>
      </w:pPr>
      <w:bookmarkStart w:id="380" w:name="ref-jezierski2025"/>
      <w:bookmarkEnd w:id="376"/>
      <w:r w:rsidRPr="00E5133E">
        <w:rPr>
          <w:rFonts w:ascii="Arial" w:hAnsi="Arial"/>
        </w:rPr>
        <w:t xml:space="preserve">13. </w:t>
      </w:r>
      <w:r w:rsidRPr="00E5133E">
        <w:rPr>
          <w:rFonts w:ascii="Arial" w:hAnsi="Arial"/>
        </w:rPr>
        <w:tab/>
        <w:t xml:space="preserve">Jezierski MT, Benson RBJ, Smith WJ, Saupe EE, Clegg SM. 2025 A wide range of abiotic and biotic variables leaves most variation in bird nest architecture unexplained. </w:t>
      </w:r>
      <w:r w:rsidRPr="00E5133E">
        <w:rPr>
          <w:rFonts w:ascii="Arial" w:hAnsi="Arial"/>
          <w:i/>
        </w:rPr>
        <w:t>Proceedings of the Royal Society B: Biological Sciences</w:t>
      </w:r>
      <w:r w:rsidRPr="00E5133E">
        <w:rPr>
          <w:rFonts w:ascii="Arial" w:hAnsi="Arial"/>
        </w:rPr>
        <w:t xml:space="preserve"> </w:t>
      </w:r>
      <w:r w:rsidRPr="00E5133E">
        <w:rPr>
          <w:rFonts w:ascii="Arial" w:hAnsi="Arial"/>
          <w:b/>
        </w:rPr>
        <w:t>292</w:t>
      </w:r>
      <w:r w:rsidRPr="00E5133E">
        <w:rPr>
          <w:rFonts w:ascii="Arial" w:hAnsi="Arial"/>
        </w:rPr>
        <w:t>, 20252013. (doi:</w:t>
      </w:r>
      <w:r w:rsidRPr="00272DE5">
        <w:rPr>
          <w:rFonts w:ascii="Arial" w:hAnsi="Arial"/>
          <w:rPrChange w:id="381" w:author="Authors" w:date="2026-05-20T15:02:00Z" w16du:dateUtc="2026-05-20T13:02:00Z">
            <w:rPr/>
          </w:rPrChange>
        </w:rPr>
        <w:fldChar w:fldCharType="begin"/>
      </w:r>
      <w:r w:rsidRPr="00E5133E">
        <w:rPr>
          <w:rFonts w:ascii="Arial" w:hAnsi="Arial"/>
        </w:rPr>
        <w:instrText>HYPERLINK "https://doi.org/10.1098/rspb.2025.2013" \h</w:instrText>
      </w:r>
      <w:r w:rsidRPr="00B369B6">
        <w:rPr>
          <w:rFonts w:ascii="Arial" w:hAnsi="Arial"/>
        </w:rPr>
      </w:r>
      <w:r w:rsidRPr="00272DE5">
        <w:rPr>
          <w:rFonts w:ascii="Arial" w:hAnsi="Arial"/>
          <w:rPrChange w:id="382" w:author="Authors" w:date="2026-05-20T15:02:00Z" w16du:dateUtc="2026-05-20T13:02:00Z">
            <w:rPr/>
          </w:rPrChange>
        </w:rPr>
        <w:fldChar w:fldCharType="separate"/>
      </w:r>
      <w:r w:rsidRPr="00E5133E">
        <w:rPr>
          <w:rStyle w:val="Hyperlink"/>
          <w:rFonts w:ascii="Arial" w:hAnsi="Arial"/>
        </w:rPr>
        <w:t>10.1098/rspb.2025.2013</w:t>
      </w:r>
      <w:r w:rsidRPr="00272DE5">
        <w:rPr>
          <w:rFonts w:ascii="Arial" w:hAnsi="Arial"/>
          <w:rPrChange w:id="383" w:author="Authors" w:date="2026-05-20T15:02:00Z" w16du:dateUtc="2026-05-20T13:02:00Z">
            <w:rPr/>
          </w:rPrChange>
        </w:rPr>
        <w:fldChar w:fldCharType="end"/>
      </w:r>
      <w:r w:rsidRPr="00E5133E">
        <w:rPr>
          <w:rFonts w:ascii="Arial" w:hAnsi="Arial"/>
        </w:rPr>
        <w:t>)</w:t>
      </w:r>
    </w:p>
    <w:p w14:paraId="4D4A8584" w14:textId="77777777" w:rsidR="001F0F81" w:rsidRPr="00E5133E" w:rsidRDefault="00000000">
      <w:pPr>
        <w:pStyle w:val="Bibliography"/>
        <w:rPr>
          <w:rFonts w:ascii="Arial" w:hAnsi="Arial"/>
        </w:rPr>
      </w:pPr>
      <w:bookmarkStart w:id="384" w:name="ref-clark1985"/>
      <w:bookmarkEnd w:id="380"/>
      <w:r w:rsidRPr="00E5133E">
        <w:rPr>
          <w:rFonts w:ascii="Arial" w:hAnsi="Arial"/>
        </w:rPr>
        <w:t xml:space="preserve">14. </w:t>
      </w:r>
      <w:r w:rsidRPr="00E5133E">
        <w:rPr>
          <w:rFonts w:ascii="Arial" w:hAnsi="Arial"/>
        </w:rPr>
        <w:tab/>
        <w:t xml:space="preserve">Clark L, Mason JR. 1985 Use of nest material as insecticidal and anti-pathogenic agents by the European Starling. </w:t>
      </w:r>
      <w:r w:rsidRPr="00E5133E">
        <w:rPr>
          <w:rFonts w:ascii="Arial" w:hAnsi="Arial"/>
          <w:i/>
        </w:rPr>
        <w:t>Oecologia</w:t>
      </w:r>
      <w:r w:rsidRPr="00E5133E">
        <w:rPr>
          <w:rFonts w:ascii="Arial" w:hAnsi="Arial"/>
        </w:rPr>
        <w:t xml:space="preserve"> </w:t>
      </w:r>
      <w:r w:rsidRPr="00E5133E">
        <w:rPr>
          <w:rFonts w:ascii="Arial" w:hAnsi="Arial"/>
          <w:b/>
        </w:rPr>
        <w:t>67</w:t>
      </w:r>
      <w:r w:rsidRPr="00E5133E">
        <w:rPr>
          <w:rFonts w:ascii="Arial" w:hAnsi="Arial"/>
        </w:rPr>
        <w:t>, 169–176. (doi:</w:t>
      </w:r>
      <w:r w:rsidRPr="00272DE5">
        <w:rPr>
          <w:rFonts w:ascii="Arial" w:hAnsi="Arial"/>
          <w:rPrChange w:id="385" w:author="Authors" w:date="2026-05-20T15:02:00Z" w16du:dateUtc="2026-05-20T13:02:00Z">
            <w:rPr/>
          </w:rPrChange>
        </w:rPr>
        <w:fldChar w:fldCharType="begin"/>
      </w:r>
      <w:r w:rsidRPr="00E5133E">
        <w:rPr>
          <w:rFonts w:ascii="Arial" w:hAnsi="Arial"/>
        </w:rPr>
        <w:instrText>HYPERLINK "https://doi.org/10.1007/bf00384280" \h</w:instrText>
      </w:r>
      <w:r w:rsidRPr="00B369B6">
        <w:rPr>
          <w:rFonts w:ascii="Arial" w:hAnsi="Arial"/>
        </w:rPr>
      </w:r>
      <w:r w:rsidRPr="00272DE5">
        <w:rPr>
          <w:rFonts w:ascii="Arial" w:hAnsi="Arial"/>
          <w:rPrChange w:id="386" w:author="Authors" w:date="2026-05-20T15:02:00Z" w16du:dateUtc="2026-05-20T13:02:00Z">
            <w:rPr/>
          </w:rPrChange>
        </w:rPr>
        <w:fldChar w:fldCharType="separate"/>
      </w:r>
      <w:r w:rsidRPr="00E5133E">
        <w:rPr>
          <w:rStyle w:val="Hyperlink"/>
          <w:rFonts w:ascii="Arial" w:hAnsi="Arial"/>
        </w:rPr>
        <w:t>10.1007/bf00384280</w:t>
      </w:r>
      <w:r w:rsidRPr="00272DE5">
        <w:rPr>
          <w:rFonts w:ascii="Arial" w:hAnsi="Arial"/>
          <w:rPrChange w:id="387" w:author="Authors" w:date="2026-05-20T15:02:00Z" w16du:dateUtc="2026-05-20T13:02:00Z">
            <w:rPr/>
          </w:rPrChange>
        </w:rPr>
        <w:fldChar w:fldCharType="end"/>
      </w:r>
      <w:r w:rsidRPr="00E5133E">
        <w:rPr>
          <w:rFonts w:ascii="Arial" w:hAnsi="Arial"/>
        </w:rPr>
        <w:t>)</w:t>
      </w:r>
    </w:p>
    <w:p w14:paraId="3EF0EA67" w14:textId="77777777" w:rsidR="001F0F81" w:rsidRPr="00E5133E" w:rsidRDefault="00000000">
      <w:pPr>
        <w:pStyle w:val="Bibliography"/>
        <w:rPr>
          <w:rFonts w:ascii="Arial" w:hAnsi="Arial"/>
        </w:rPr>
      </w:pPr>
      <w:bookmarkStart w:id="388" w:name="ref-petit2002"/>
      <w:bookmarkEnd w:id="384"/>
      <w:r w:rsidRPr="00E5133E">
        <w:rPr>
          <w:rFonts w:ascii="Arial" w:hAnsi="Arial"/>
        </w:rPr>
        <w:t xml:space="preserve">15. </w:t>
      </w:r>
      <w:r w:rsidRPr="00E5133E">
        <w:rPr>
          <w:rFonts w:ascii="Arial" w:hAnsi="Arial"/>
        </w:rPr>
        <w:tab/>
        <w:t xml:space="preserve">Petit C, Hossaert-McKey M, Perret P, Blondel J, Lambrechts MM. 2002 Blue tits use selected plants and olfaction to maintain an aromatic environment for nestlings. </w:t>
      </w:r>
      <w:r w:rsidRPr="00E5133E">
        <w:rPr>
          <w:rFonts w:ascii="Arial" w:hAnsi="Arial"/>
          <w:i/>
        </w:rPr>
        <w:t>Ecology Letters</w:t>
      </w:r>
      <w:r w:rsidRPr="00E5133E">
        <w:rPr>
          <w:rFonts w:ascii="Arial" w:hAnsi="Arial"/>
        </w:rPr>
        <w:t xml:space="preserve"> </w:t>
      </w:r>
      <w:r w:rsidRPr="00E5133E">
        <w:rPr>
          <w:rFonts w:ascii="Arial" w:hAnsi="Arial"/>
          <w:b/>
        </w:rPr>
        <w:t>5</w:t>
      </w:r>
      <w:r w:rsidRPr="00E5133E">
        <w:rPr>
          <w:rFonts w:ascii="Arial" w:hAnsi="Arial"/>
        </w:rPr>
        <w:t>, 585–589. (doi:</w:t>
      </w:r>
      <w:r w:rsidRPr="00272DE5">
        <w:rPr>
          <w:rFonts w:ascii="Arial" w:hAnsi="Arial"/>
          <w:rPrChange w:id="389" w:author="Authors" w:date="2026-05-20T15:02:00Z" w16du:dateUtc="2026-05-20T13:02:00Z">
            <w:rPr/>
          </w:rPrChange>
        </w:rPr>
        <w:fldChar w:fldCharType="begin"/>
      </w:r>
      <w:r w:rsidRPr="00E5133E">
        <w:rPr>
          <w:rFonts w:ascii="Arial" w:hAnsi="Arial"/>
        </w:rPr>
        <w:instrText>HYPERLINK "https://doi.org/10.1046/j.1461-0248.2002.00361.x" \h</w:instrText>
      </w:r>
      <w:r w:rsidRPr="00B369B6">
        <w:rPr>
          <w:rFonts w:ascii="Arial" w:hAnsi="Arial"/>
        </w:rPr>
      </w:r>
      <w:r w:rsidRPr="00272DE5">
        <w:rPr>
          <w:rFonts w:ascii="Arial" w:hAnsi="Arial"/>
          <w:rPrChange w:id="390" w:author="Authors" w:date="2026-05-20T15:02:00Z" w16du:dateUtc="2026-05-20T13:02:00Z">
            <w:rPr/>
          </w:rPrChange>
        </w:rPr>
        <w:fldChar w:fldCharType="separate"/>
      </w:r>
      <w:r w:rsidRPr="00E5133E">
        <w:rPr>
          <w:rStyle w:val="Hyperlink"/>
          <w:rFonts w:ascii="Arial" w:hAnsi="Arial"/>
        </w:rPr>
        <w:t>10.1046/j.1461-0248.</w:t>
      </w:r>
      <w:proofErr w:type="gramStart"/>
      <w:r w:rsidRPr="00E5133E">
        <w:rPr>
          <w:rStyle w:val="Hyperlink"/>
          <w:rFonts w:ascii="Arial" w:hAnsi="Arial"/>
        </w:rPr>
        <w:t>2002.00361.x</w:t>
      </w:r>
      <w:proofErr w:type="gramEnd"/>
      <w:r w:rsidRPr="00272DE5">
        <w:rPr>
          <w:rFonts w:ascii="Arial" w:hAnsi="Arial"/>
          <w:rPrChange w:id="391" w:author="Authors" w:date="2026-05-20T15:02:00Z" w16du:dateUtc="2026-05-20T13:02:00Z">
            <w:rPr/>
          </w:rPrChange>
        </w:rPr>
        <w:fldChar w:fldCharType="end"/>
      </w:r>
      <w:r w:rsidRPr="00E5133E">
        <w:rPr>
          <w:rFonts w:ascii="Arial" w:hAnsi="Arial"/>
        </w:rPr>
        <w:t>)</w:t>
      </w:r>
    </w:p>
    <w:p w14:paraId="3B5D35E7" w14:textId="77777777" w:rsidR="001F0F81" w:rsidRPr="00E5133E" w:rsidRDefault="00000000">
      <w:pPr>
        <w:pStyle w:val="Bibliography"/>
        <w:rPr>
          <w:rFonts w:ascii="Arial" w:hAnsi="Arial"/>
        </w:rPr>
      </w:pPr>
      <w:bookmarkStart w:id="392" w:name="ref-garrido-bautista2023"/>
      <w:bookmarkEnd w:id="388"/>
      <w:r w:rsidRPr="00E5133E">
        <w:rPr>
          <w:rFonts w:ascii="Arial" w:hAnsi="Arial"/>
        </w:rPr>
        <w:t xml:space="preserve">16. </w:t>
      </w:r>
      <w:r w:rsidRPr="00E5133E">
        <w:rPr>
          <w:rFonts w:ascii="Arial" w:hAnsi="Arial"/>
        </w:rPr>
        <w:tab/>
        <w:t xml:space="preserve">Garrido-Bautista J </w:t>
      </w:r>
      <w:r w:rsidRPr="00E5133E">
        <w:rPr>
          <w:rFonts w:ascii="Arial" w:hAnsi="Arial"/>
          <w:i/>
        </w:rPr>
        <w:t>et al.</w:t>
      </w:r>
      <w:r w:rsidRPr="00E5133E">
        <w:rPr>
          <w:rFonts w:ascii="Arial" w:hAnsi="Arial"/>
        </w:rPr>
        <w:t xml:space="preserve"> 2023 Is there a role for aromatic plants in blue tit </w:t>
      </w:r>
      <w:r w:rsidRPr="00E5133E">
        <w:rPr>
          <w:rFonts w:ascii="Arial" w:hAnsi="Arial"/>
          <w:i/>
        </w:rPr>
        <w:t>Cyanistes caeruleus</w:t>
      </w:r>
      <w:r w:rsidRPr="00E5133E">
        <w:rPr>
          <w:rFonts w:ascii="Arial" w:hAnsi="Arial"/>
        </w:rPr>
        <w:t xml:space="preserve"> nests? Results from a correlational and an experimental study. </w:t>
      </w:r>
      <w:r w:rsidRPr="00E5133E">
        <w:rPr>
          <w:rFonts w:ascii="Arial" w:hAnsi="Arial"/>
          <w:i/>
        </w:rPr>
        <w:t>Behavioral Ecology and Sociobiology</w:t>
      </w:r>
      <w:r w:rsidRPr="00E5133E">
        <w:rPr>
          <w:rFonts w:ascii="Arial" w:hAnsi="Arial"/>
        </w:rPr>
        <w:t xml:space="preserve"> </w:t>
      </w:r>
      <w:r w:rsidRPr="00E5133E">
        <w:rPr>
          <w:rFonts w:ascii="Arial" w:hAnsi="Arial"/>
          <w:b/>
        </w:rPr>
        <w:t>77</w:t>
      </w:r>
      <w:r w:rsidRPr="00E5133E">
        <w:rPr>
          <w:rFonts w:ascii="Arial" w:hAnsi="Arial"/>
        </w:rPr>
        <w:t>, 118. (doi:</w:t>
      </w:r>
      <w:r w:rsidRPr="00272DE5">
        <w:rPr>
          <w:rFonts w:ascii="Arial" w:hAnsi="Arial"/>
          <w:rPrChange w:id="393" w:author="Authors" w:date="2026-05-20T15:02:00Z" w16du:dateUtc="2026-05-20T13:02:00Z">
            <w:rPr/>
          </w:rPrChange>
        </w:rPr>
        <w:fldChar w:fldCharType="begin"/>
      </w:r>
      <w:r w:rsidRPr="00E5133E">
        <w:rPr>
          <w:rFonts w:ascii="Arial" w:hAnsi="Arial"/>
        </w:rPr>
        <w:instrText>HYPERLINK "https://doi.org/10.1007/s00265-023-03393-9" \h</w:instrText>
      </w:r>
      <w:r w:rsidRPr="00B369B6">
        <w:rPr>
          <w:rFonts w:ascii="Arial" w:hAnsi="Arial"/>
        </w:rPr>
      </w:r>
      <w:r w:rsidRPr="00272DE5">
        <w:rPr>
          <w:rFonts w:ascii="Arial" w:hAnsi="Arial"/>
          <w:rPrChange w:id="394" w:author="Authors" w:date="2026-05-20T15:02:00Z" w16du:dateUtc="2026-05-20T13:02:00Z">
            <w:rPr/>
          </w:rPrChange>
        </w:rPr>
        <w:fldChar w:fldCharType="separate"/>
      </w:r>
      <w:r w:rsidRPr="00E5133E">
        <w:rPr>
          <w:rStyle w:val="Hyperlink"/>
          <w:rFonts w:ascii="Arial" w:hAnsi="Arial"/>
        </w:rPr>
        <w:t>10.1007/s00265-023-03393-9</w:t>
      </w:r>
      <w:r w:rsidRPr="00272DE5">
        <w:rPr>
          <w:rFonts w:ascii="Arial" w:hAnsi="Arial"/>
          <w:rPrChange w:id="395" w:author="Authors" w:date="2026-05-20T15:02:00Z" w16du:dateUtc="2026-05-20T13:02:00Z">
            <w:rPr/>
          </w:rPrChange>
        </w:rPr>
        <w:fldChar w:fldCharType="end"/>
      </w:r>
      <w:r w:rsidRPr="00E5133E">
        <w:rPr>
          <w:rFonts w:ascii="Arial" w:hAnsi="Arial"/>
        </w:rPr>
        <w:t>)</w:t>
      </w:r>
    </w:p>
    <w:p w14:paraId="01E9B983" w14:textId="77777777" w:rsidR="001F0F81" w:rsidRPr="00E5133E" w:rsidRDefault="00000000">
      <w:pPr>
        <w:pStyle w:val="Bibliography"/>
        <w:rPr>
          <w:rFonts w:ascii="Arial" w:hAnsi="Arial"/>
        </w:rPr>
      </w:pPr>
      <w:bookmarkStart w:id="396" w:name="ref-mennerat2009b"/>
      <w:bookmarkEnd w:id="392"/>
      <w:r w:rsidRPr="00E5133E">
        <w:rPr>
          <w:rFonts w:ascii="Arial" w:hAnsi="Arial"/>
        </w:rPr>
        <w:lastRenderedPageBreak/>
        <w:t xml:space="preserve">17. </w:t>
      </w:r>
      <w:r w:rsidRPr="00E5133E">
        <w:rPr>
          <w:rFonts w:ascii="Arial" w:hAnsi="Arial"/>
        </w:rPr>
        <w:tab/>
        <w:t xml:space="preserve">Mennerat A, Mirleau P, Blondel J, Perret P, Lambrechts MM, Heeb P. 2009 Aromatic plants in nests of the blue tit </w:t>
      </w:r>
      <w:r w:rsidRPr="00E5133E">
        <w:rPr>
          <w:rFonts w:ascii="Arial" w:hAnsi="Arial"/>
          <w:i/>
        </w:rPr>
        <w:t>Cyanistes caeruleus</w:t>
      </w:r>
      <w:r w:rsidRPr="00E5133E">
        <w:rPr>
          <w:rFonts w:ascii="Arial" w:hAnsi="Arial"/>
        </w:rPr>
        <w:t xml:space="preserve"> protect chicks from bacteria. </w:t>
      </w:r>
      <w:r w:rsidRPr="00E5133E">
        <w:rPr>
          <w:rFonts w:ascii="Arial" w:hAnsi="Arial"/>
          <w:i/>
        </w:rPr>
        <w:t>Oecologia</w:t>
      </w:r>
      <w:r w:rsidRPr="00E5133E">
        <w:rPr>
          <w:rFonts w:ascii="Arial" w:hAnsi="Arial"/>
        </w:rPr>
        <w:t xml:space="preserve"> </w:t>
      </w:r>
      <w:r w:rsidRPr="00E5133E">
        <w:rPr>
          <w:rFonts w:ascii="Arial" w:hAnsi="Arial"/>
          <w:b/>
        </w:rPr>
        <w:t>161</w:t>
      </w:r>
      <w:r w:rsidRPr="00E5133E">
        <w:rPr>
          <w:rFonts w:ascii="Arial" w:hAnsi="Arial"/>
        </w:rPr>
        <w:t>, 849–855. (doi:</w:t>
      </w:r>
      <w:r w:rsidRPr="00272DE5">
        <w:rPr>
          <w:rFonts w:ascii="Arial" w:hAnsi="Arial"/>
          <w:rPrChange w:id="397" w:author="Authors" w:date="2026-05-20T15:02:00Z" w16du:dateUtc="2026-05-20T13:02:00Z">
            <w:rPr/>
          </w:rPrChange>
        </w:rPr>
        <w:fldChar w:fldCharType="begin"/>
      </w:r>
      <w:r w:rsidRPr="00E5133E">
        <w:rPr>
          <w:rFonts w:ascii="Arial" w:hAnsi="Arial"/>
        </w:rPr>
        <w:instrText>HYPERLINK "https://doi.org/10.1007/s00442-009-1418-6" \h</w:instrText>
      </w:r>
      <w:r w:rsidRPr="00B369B6">
        <w:rPr>
          <w:rFonts w:ascii="Arial" w:hAnsi="Arial"/>
        </w:rPr>
      </w:r>
      <w:r w:rsidRPr="00272DE5">
        <w:rPr>
          <w:rFonts w:ascii="Arial" w:hAnsi="Arial"/>
          <w:rPrChange w:id="398" w:author="Authors" w:date="2026-05-20T15:02:00Z" w16du:dateUtc="2026-05-20T13:02:00Z">
            <w:rPr/>
          </w:rPrChange>
        </w:rPr>
        <w:fldChar w:fldCharType="separate"/>
      </w:r>
      <w:r w:rsidRPr="00E5133E">
        <w:rPr>
          <w:rStyle w:val="Hyperlink"/>
          <w:rFonts w:ascii="Arial" w:hAnsi="Arial"/>
        </w:rPr>
        <w:t>10.1007/s00442-009-1418-6</w:t>
      </w:r>
      <w:r w:rsidRPr="00272DE5">
        <w:rPr>
          <w:rFonts w:ascii="Arial" w:hAnsi="Arial"/>
          <w:rPrChange w:id="399" w:author="Authors" w:date="2026-05-20T15:02:00Z" w16du:dateUtc="2026-05-20T13:02:00Z">
            <w:rPr/>
          </w:rPrChange>
        </w:rPr>
        <w:fldChar w:fldCharType="end"/>
      </w:r>
      <w:r w:rsidRPr="00E5133E">
        <w:rPr>
          <w:rFonts w:ascii="Arial" w:hAnsi="Arial"/>
        </w:rPr>
        <w:t>)</w:t>
      </w:r>
    </w:p>
    <w:p w14:paraId="7E7E7ADA" w14:textId="77777777" w:rsidR="001F0F81" w:rsidRPr="00E5133E" w:rsidRDefault="00000000">
      <w:pPr>
        <w:pStyle w:val="Bibliography"/>
        <w:rPr>
          <w:rFonts w:ascii="Arial" w:hAnsi="Arial"/>
        </w:rPr>
      </w:pPr>
      <w:bookmarkStart w:id="400" w:name="ref-ontiveros2008"/>
      <w:bookmarkEnd w:id="396"/>
      <w:r w:rsidRPr="00E5133E">
        <w:rPr>
          <w:rFonts w:ascii="Arial" w:hAnsi="Arial"/>
        </w:rPr>
        <w:t xml:space="preserve">18. </w:t>
      </w:r>
      <w:r w:rsidRPr="00E5133E">
        <w:rPr>
          <w:rFonts w:ascii="Arial" w:hAnsi="Arial"/>
        </w:rPr>
        <w:tab/>
        <w:t xml:space="preserve">Ontiveros D, Caro J, Pleguezuelos JM. 2008 Green plant material versus ectoparasites in nests of Bonelli’s eagle. </w:t>
      </w:r>
      <w:r w:rsidRPr="00E5133E">
        <w:rPr>
          <w:rFonts w:ascii="Arial" w:hAnsi="Arial"/>
          <w:i/>
        </w:rPr>
        <w:t>Journal of Zoology</w:t>
      </w:r>
      <w:r w:rsidRPr="00E5133E">
        <w:rPr>
          <w:rFonts w:ascii="Arial" w:hAnsi="Arial"/>
        </w:rPr>
        <w:t xml:space="preserve"> </w:t>
      </w:r>
      <w:r w:rsidRPr="00E5133E">
        <w:rPr>
          <w:rFonts w:ascii="Arial" w:hAnsi="Arial"/>
          <w:b/>
        </w:rPr>
        <w:t>274</w:t>
      </w:r>
      <w:r w:rsidRPr="00E5133E">
        <w:rPr>
          <w:rFonts w:ascii="Arial" w:hAnsi="Arial"/>
        </w:rPr>
        <w:t>, 99–104. (doi:</w:t>
      </w:r>
      <w:r w:rsidRPr="00272DE5">
        <w:rPr>
          <w:rFonts w:ascii="Arial" w:hAnsi="Arial"/>
          <w:rPrChange w:id="401" w:author="Authors" w:date="2026-05-20T15:02:00Z" w16du:dateUtc="2026-05-20T13:02:00Z">
            <w:rPr/>
          </w:rPrChange>
        </w:rPr>
        <w:fldChar w:fldCharType="begin"/>
      </w:r>
      <w:r w:rsidRPr="00E5133E">
        <w:rPr>
          <w:rFonts w:ascii="Arial" w:hAnsi="Arial"/>
        </w:rPr>
        <w:instrText>HYPERLINK "https://doi.org/10.1111/j.1469-7998.2007.00364.x" \h</w:instrText>
      </w:r>
      <w:r w:rsidRPr="00B369B6">
        <w:rPr>
          <w:rFonts w:ascii="Arial" w:hAnsi="Arial"/>
        </w:rPr>
      </w:r>
      <w:r w:rsidRPr="00272DE5">
        <w:rPr>
          <w:rFonts w:ascii="Arial" w:hAnsi="Arial"/>
          <w:rPrChange w:id="402" w:author="Authors" w:date="2026-05-20T15:02:00Z" w16du:dateUtc="2026-05-20T13:02:00Z">
            <w:rPr/>
          </w:rPrChange>
        </w:rPr>
        <w:fldChar w:fldCharType="separate"/>
      </w:r>
      <w:r w:rsidRPr="00E5133E">
        <w:rPr>
          <w:rStyle w:val="Hyperlink"/>
          <w:rFonts w:ascii="Arial" w:hAnsi="Arial"/>
        </w:rPr>
        <w:t>10.1111/j.1469-7998.</w:t>
      </w:r>
      <w:proofErr w:type="gramStart"/>
      <w:r w:rsidRPr="00E5133E">
        <w:rPr>
          <w:rStyle w:val="Hyperlink"/>
          <w:rFonts w:ascii="Arial" w:hAnsi="Arial"/>
        </w:rPr>
        <w:t>2007.00364.x</w:t>
      </w:r>
      <w:proofErr w:type="gramEnd"/>
      <w:r w:rsidRPr="00272DE5">
        <w:rPr>
          <w:rFonts w:ascii="Arial" w:hAnsi="Arial"/>
          <w:rPrChange w:id="403" w:author="Authors" w:date="2026-05-20T15:02:00Z" w16du:dateUtc="2026-05-20T13:02:00Z">
            <w:rPr/>
          </w:rPrChange>
        </w:rPr>
        <w:fldChar w:fldCharType="end"/>
      </w:r>
      <w:r w:rsidRPr="00E5133E">
        <w:rPr>
          <w:rFonts w:ascii="Arial" w:hAnsi="Arial"/>
        </w:rPr>
        <w:t>)</w:t>
      </w:r>
    </w:p>
    <w:p w14:paraId="553BFA1A" w14:textId="77777777" w:rsidR="001F0F81" w:rsidRPr="00E5133E" w:rsidRDefault="00000000">
      <w:pPr>
        <w:pStyle w:val="Bibliography"/>
        <w:rPr>
          <w:rFonts w:ascii="Arial" w:hAnsi="Arial"/>
        </w:rPr>
      </w:pPr>
      <w:bookmarkStart w:id="404" w:name="ref-mennerat2009"/>
      <w:bookmarkEnd w:id="400"/>
      <w:r w:rsidRPr="00E5133E">
        <w:rPr>
          <w:rFonts w:ascii="Arial" w:hAnsi="Arial"/>
        </w:rPr>
        <w:t xml:space="preserve">19. </w:t>
      </w:r>
      <w:r w:rsidRPr="00E5133E">
        <w:rPr>
          <w:rFonts w:ascii="Arial" w:hAnsi="Arial"/>
        </w:rPr>
        <w:tab/>
        <w:t xml:space="preserve">Mennerat A, Perret P, Lambrechts MM. 2009 Local individual preferences for nest materials in a passerine bird. </w:t>
      </w:r>
      <w:r w:rsidRPr="00E5133E">
        <w:rPr>
          <w:rFonts w:ascii="Arial" w:hAnsi="Arial"/>
          <w:i/>
        </w:rPr>
        <w:t>PLoS ONE</w:t>
      </w:r>
      <w:r w:rsidRPr="00E5133E">
        <w:rPr>
          <w:rFonts w:ascii="Arial" w:hAnsi="Arial"/>
        </w:rPr>
        <w:t xml:space="preserve"> </w:t>
      </w:r>
      <w:r w:rsidRPr="00E5133E">
        <w:rPr>
          <w:rFonts w:ascii="Arial" w:hAnsi="Arial"/>
          <w:b/>
        </w:rPr>
        <w:t>4</w:t>
      </w:r>
      <w:r w:rsidRPr="00E5133E">
        <w:rPr>
          <w:rFonts w:ascii="Arial" w:hAnsi="Arial"/>
        </w:rPr>
        <w:t>, e5104. (doi:</w:t>
      </w:r>
      <w:r w:rsidRPr="00272DE5">
        <w:rPr>
          <w:rFonts w:ascii="Arial" w:hAnsi="Arial"/>
          <w:rPrChange w:id="405" w:author="Authors" w:date="2026-05-20T15:02:00Z" w16du:dateUtc="2026-05-20T13:02:00Z">
            <w:rPr/>
          </w:rPrChange>
        </w:rPr>
        <w:fldChar w:fldCharType="begin"/>
      </w:r>
      <w:r w:rsidRPr="00E5133E">
        <w:rPr>
          <w:rFonts w:ascii="Arial" w:hAnsi="Arial"/>
        </w:rPr>
        <w:instrText>HYPERLINK "https://doi.org/10.1371/journal.pone.0005104" \h</w:instrText>
      </w:r>
      <w:r w:rsidRPr="00B369B6">
        <w:rPr>
          <w:rFonts w:ascii="Arial" w:hAnsi="Arial"/>
        </w:rPr>
      </w:r>
      <w:r w:rsidRPr="00272DE5">
        <w:rPr>
          <w:rFonts w:ascii="Arial" w:hAnsi="Arial"/>
          <w:rPrChange w:id="406" w:author="Authors" w:date="2026-05-20T15:02:00Z" w16du:dateUtc="2026-05-20T13:02:00Z">
            <w:rPr/>
          </w:rPrChange>
        </w:rPr>
        <w:fldChar w:fldCharType="separate"/>
      </w:r>
      <w:r w:rsidRPr="00E5133E">
        <w:rPr>
          <w:rStyle w:val="Hyperlink"/>
          <w:rFonts w:ascii="Arial" w:hAnsi="Arial"/>
        </w:rPr>
        <w:t>10.1371/journal.pone.0005104</w:t>
      </w:r>
      <w:r w:rsidRPr="00272DE5">
        <w:rPr>
          <w:rFonts w:ascii="Arial" w:hAnsi="Arial"/>
          <w:rPrChange w:id="407" w:author="Authors" w:date="2026-05-20T15:02:00Z" w16du:dateUtc="2026-05-20T13:02:00Z">
            <w:rPr/>
          </w:rPrChange>
        </w:rPr>
        <w:fldChar w:fldCharType="end"/>
      </w:r>
      <w:r w:rsidRPr="00E5133E">
        <w:rPr>
          <w:rFonts w:ascii="Arial" w:hAnsi="Arial"/>
        </w:rPr>
        <w:t>)</w:t>
      </w:r>
    </w:p>
    <w:p w14:paraId="78F6A06B" w14:textId="77777777" w:rsidR="001F0F81" w:rsidRPr="00E5133E" w:rsidRDefault="00000000">
      <w:pPr>
        <w:pStyle w:val="Bibliography"/>
        <w:rPr>
          <w:rFonts w:ascii="Arial" w:hAnsi="Arial"/>
        </w:rPr>
      </w:pPr>
      <w:bookmarkStart w:id="408" w:name="ref-mainwaring2013"/>
      <w:bookmarkEnd w:id="404"/>
      <w:r w:rsidRPr="00E5133E">
        <w:rPr>
          <w:rFonts w:ascii="Arial" w:hAnsi="Arial"/>
        </w:rPr>
        <w:t xml:space="preserve">20. </w:t>
      </w:r>
      <w:r w:rsidRPr="00E5133E">
        <w:rPr>
          <w:rFonts w:ascii="Arial" w:hAnsi="Arial"/>
        </w:rPr>
        <w:tab/>
        <w:t xml:space="preserve">Mainwaring MC, Hartley IR. 2013 The energetic costs of nest building in birds. </w:t>
      </w:r>
      <w:r w:rsidRPr="00E5133E">
        <w:rPr>
          <w:rFonts w:ascii="Arial" w:hAnsi="Arial"/>
          <w:i/>
        </w:rPr>
        <w:t>Avian Biology Research</w:t>
      </w:r>
      <w:r w:rsidRPr="00E5133E">
        <w:rPr>
          <w:rFonts w:ascii="Arial" w:hAnsi="Arial"/>
        </w:rPr>
        <w:t xml:space="preserve"> </w:t>
      </w:r>
      <w:r w:rsidRPr="00E5133E">
        <w:rPr>
          <w:rFonts w:ascii="Arial" w:hAnsi="Arial"/>
          <w:b/>
        </w:rPr>
        <w:t>6</w:t>
      </w:r>
      <w:r w:rsidRPr="00E5133E">
        <w:rPr>
          <w:rFonts w:ascii="Arial" w:hAnsi="Arial"/>
        </w:rPr>
        <w:t>, 12–17. (doi:</w:t>
      </w:r>
      <w:r w:rsidRPr="00272DE5">
        <w:rPr>
          <w:rFonts w:ascii="Arial" w:hAnsi="Arial"/>
          <w:rPrChange w:id="409" w:author="Authors" w:date="2026-05-20T15:02:00Z" w16du:dateUtc="2026-05-20T13:02:00Z">
            <w:rPr/>
          </w:rPrChange>
        </w:rPr>
        <w:fldChar w:fldCharType="begin"/>
      </w:r>
      <w:r w:rsidRPr="00E5133E">
        <w:rPr>
          <w:rFonts w:ascii="Arial" w:hAnsi="Arial"/>
        </w:rPr>
        <w:instrText>HYPERLINK "https://doi.org/10.3184/175815512x13528994072997" \h</w:instrText>
      </w:r>
      <w:r w:rsidRPr="00B369B6">
        <w:rPr>
          <w:rFonts w:ascii="Arial" w:hAnsi="Arial"/>
        </w:rPr>
      </w:r>
      <w:r w:rsidRPr="00272DE5">
        <w:rPr>
          <w:rFonts w:ascii="Arial" w:hAnsi="Arial"/>
          <w:rPrChange w:id="410" w:author="Authors" w:date="2026-05-20T15:02:00Z" w16du:dateUtc="2026-05-20T13:02:00Z">
            <w:rPr/>
          </w:rPrChange>
        </w:rPr>
        <w:fldChar w:fldCharType="separate"/>
      </w:r>
      <w:r w:rsidRPr="00E5133E">
        <w:rPr>
          <w:rStyle w:val="Hyperlink"/>
          <w:rFonts w:ascii="Arial" w:hAnsi="Arial"/>
        </w:rPr>
        <w:t>10.3184/175815512x13528994072997</w:t>
      </w:r>
      <w:r w:rsidRPr="00272DE5">
        <w:rPr>
          <w:rFonts w:ascii="Arial" w:hAnsi="Arial"/>
          <w:rPrChange w:id="411" w:author="Authors" w:date="2026-05-20T15:02:00Z" w16du:dateUtc="2026-05-20T13:02:00Z">
            <w:rPr/>
          </w:rPrChange>
        </w:rPr>
        <w:fldChar w:fldCharType="end"/>
      </w:r>
      <w:r w:rsidRPr="00E5133E">
        <w:rPr>
          <w:rFonts w:ascii="Arial" w:hAnsi="Arial"/>
        </w:rPr>
        <w:t>)</w:t>
      </w:r>
    </w:p>
    <w:p w14:paraId="28751512" w14:textId="77777777" w:rsidR="001F0F81" w:rsidRPr="00E5133E" w:rsidRDefault="00000000">
      <w:pPr>
        <w:pStyle w:val="Bibliography"/>
        <w:rPr>
          <w:rFonts w:ascii="Arial" w:hAnsi="Arial"/>
        </w:rPr>
      </w:pPr>
      <w:bookmarkStart w:id="412" w:name="ref-dubiec2013"/>
      <w:bookmarkEnd w:id="408"/>
      <w:r w:rsidRPr="00E5133E">
        <w:rPr>
          <w:rFonts w:ascii="Arial" w:hAnsi="Arial"/>
        </w:rPr>
        <w:t xml:space="preserve">21. </w:t>
      </w:r>
      <w:r w:rsidRPr="00E5133E">
        <w:rPr>
          <w:rFonts w:ascii="Arial" w:hAnsi="Arial"/>
        </w:rPr>
        <w:tab/>
        <w:t xml:space="preserve">Dubiec A, Góźdź I, Mazgajski TD. 2013 Green plant material in avian nests. </w:t>
      </w:r>
      <w:r w:rsidRPr="00E5133E">
        <w:rPr>
          <w:rFonts w:ascii="Arial" w:hAnsi="Arial"/>
          <w:i/>
        </w:rPr>
        <w:t>Avian Biology Research</w:t>
      </w:r>
      <w:r w:rsidRPr="00E5133E">
        <w:rPr>
          <w:rFonts w:ascii="Arial" w:hAnsi="Arial"/>
        </w:rPr>
        <w:t xml:space="preserve"> </w:t>
      </w:r>
      <w:r w:rsidRPr="00E5133E">
        <w:rPr>
          <w:rFonts w:ascii="Arial" w:hAnsi="Arial"/>
          <w:b/>
        </w:rPr>
        <w:t>6</w:t>
      </w:r>
      <w:r w:rsidRPr="00E5133E">
        <w:rPr>
          <w:rFonts w:ascii="Arial" w:hAnsi="Arial"/>
        </w:rPr>
        <w:t>, 133–146. (doi:</w:t>
      </w:r>
      <w:r w:rsidRPr="00272DE5">
        <w:rPr>
          <w:rFonts w:ascii="Arial" w:hAnsi="Arial"/>
          <w:rPrChange w:id="413" w:author="Authors" w:date="2026-05-20T15:02:00Z" w16du:dateUtc="2026-05-20T13:02:00Z">
            <w:rPr/>
          </w:rPrChange>
        </w:rPr>
        <w:fldChar w:fldCharType="begin"/>
      </w:r>
      <w:r w:rsidRPr="00E5133E">
        <w:rPr>
          <w:rFonts w:ascii="Arial" w:hAnsi="Arial"/>
        </w:rPr>
        <w:instrText>HYPERLINK "https://doi.org/10.3184/175815513X13615363233558" \h</w:instrText>
      </w:r>
      <w:r w:rsidRPr="00B369B6">
        <w:rPr>
          <w:rFonts w:ascii="Arial" w:hAnsi="Arial"/>
        </w:rPr>
      </w:r>
      <w:r w:rsidRPr="00272DE5">
        <w:rPr>
          <w:rFonts w:ascii="Arial" w:hAnsi="Arial"/>
          <w:rPrChange w:id="414" w:author="Authors" w:date="2026-05-20T15:02:00Z" w16du:dateUtc="2026-05-20T13:02:00Z">
            <w:rPr/>
          </w:rPrChange>
        </w:rPr>
        <w:fldChar w:fldCharType="separate"/>
      </w:r>
      <w:r w:rsidRPr="00E5133E">
        <w:rPr>
          <w:rStyle w:val="Hyperlink"/>
          <w:rFonts w:ascii="Arial" w:hAnsi="Arial"/>
        </w:rPr>
        <w:t>10.3184/175815513X13615363233558</w:t>
      </w:r>
      <w:r w:rsidRPr="00272DE5">
        <w:rPr>
          <w:rFonts w:ascii="Arial" w:hAnsi="Arial"/>
          <w:rPrChange w:id="415" w:author="Authors" w:date="2026-05-20T15:02:00Z" w16du:dateUtc="2026-05-20T13:02:00Z">
            <w:rPr/>
          </w:rPrChange>
        </w:rPr>
        <w:fldChar w:fldCharType="end"/>
      </w:r>
      <w:r w:rsidRPr="00E5133E">
        <w:rPr>
          <w:rFonts w:ascii="Arial" w:hAnsi="Arial"/>
        </w:rPr>
        <w:t>)</w:t>
      </w:r>
    </w:p>
    <w:p w14:paraId="2EB6121B" w14:textId="77777777" w:rsidR="001F0F81" w:rsidRPr="00E5133E" w:rsidRDefault="00000000">
      <w:pPr>
        <w:pStyle w:val="Bibliography"/>
        <w:rPr>
          <w:rFonts w:ascii="Arial" w:hAnsi="Arial"/>
        </w:rPr>
      </w:pPr>
      <w:bookmarkStart w:id="416" w:name="ref-scott-baumann2015"/>
      <w:bookmarkEnd w:id="412"/>
      <w:r w:rsidRPr="00E5133E">
        <w:rPr>
          <w:rFonts w:ascii="Arial" w:hAnsi="Arial"/>
        </w:rPr>
        <w:t xml:space="preserve">22. </w:t>
      </w:r>
      <w:r w:rsidRPr="00E5133E">
        <w:rPr>
          <w:rFonts w:ascii="Arial" w:hAnsi="Arial"/>
        </w:rPr>
        <w:tab/>
        <w:t xml:space="preserve">Scott-Baumann JF, Morgan ER. 2015 A review of the nest protection hypothesis: Does inclusion of fresh green plant material in birds’ nests reduce parasite infestation? </w:t>
      </w:r>
      <w:r w:rsidRPr="00E5133E">
        <w:rPr>
          <w:rFonts w:ascii="Arial" w:hAnsi="Arial"/>
          <w:i/>
        </w:rPr>
        <w:t>Parasitology</w:t>
      </w:r>
      <w:r w:rsidRPr="00E5133E">
        <w:rPr>
          <w:rFonts w:ascii="Arial" w:hAnsi="Arial"/>
        </w:rPr>
        <w:t xml:space="preserve"> </w:t>
      </w:r>
      <w:r w:rsidRPr="00E5133E">
        <w:rPr>
          <w:rFonts w:ascii="Arial" w:hAnsi="Arial"/>
          <w:b/>
        </w:rPr>
        <w:t>142</w:t>
      </w:r>
      <w:r w:rsidRPr="00E5133E">
        <w:rPr>
          <w:rFonts w:ascii="Arial" w:hAnsi="Arial"/>
        </w:rPr>
        <w:t>, 1016–1023. (doi:</w:t>
      </w:r>
      <w:r w:rsidRPr="00272DE5">
        <w:rPr>
          <w:rFonts w:ascii="Arial" w:hAnsi="Arial"/>
          <w:rPrChange w:id="417" w:author="Authors" w:date="2026-05-20T15:02:00Z" w16du:dateUtc="2026-05-20T13:02:00Z">
            <w:rPr/>
          </w:rPrChange>
        </w:rPr>
        <w:fldChar w:fldCharType="begin"/>
      </w:r>
      <w:r w:rsidRPr="00E5133E">
        <w:rPr>
          <w:rFonts w:ascii="Arial" w:hAnsi="Arial"/>
        </w:rPr>
        <w:instrText>HYPERLINK "https://doi.org/10.1017/S0031182015000189" \h</w:instrText>
      </w:r>
      <w:r w:rsidRPr="00B369B6">
        <w:rPr>
          <w:rFonts w:ascii="Arial" w:hAnsi="Arial"/>
        </w:rPr>
      </w:r>
      <w:r w:rsidRPr="00272DE5">
        <w:rPr>
          <w:rFonts w:ascii="Arial" w:hAnsi="Arial"/>
          <w:rPrChange w:id="418" w:author="Authors" w:date="2026-05-20T15:02:00Z" w16du:dateUtc="2026-05-20T13:02:00Z">
            <w:rPr/>
          </w:rPrChange>
        </w:rPr>
        <w:fldChar w:fldCharType="separate"/>
      </w:r>
      <w:r w:rsidRPr="00E5133E">
        <w:rPr>
          <w:rStyle w:val="Hyperlink"/>
          <w:rFonts w:ascii="Arial" w:hAnsi="Arial"/>
        </w:rPr>
        <w:t>10.1017/S0031182015000189</w:t>
      </w:r>
      <w:r w:rsidRPr="00272DE5">
        <w:rPr>
          <w:rFonts w:ascii="Arial" w:hAnsi="Arial"/>
          <w:rPrChange w:id="419" w:author="Authors" w:date="2026-05-20T15:02:00Z" w16du:dateUtc="2026-05-20T13:02:00Z">
            <w:rPr/>
          </w:rPrChange>
        </w:rPr>
        <w:fldChar w:fldCharType="end"/>
      </w:r>
      <w:r w:rsidRPr="00E5133E">
        <w:rPr>
          <w:rFonts w:ascii="Arial" w:hAnsi="Arial"/>
        </w:rPr>
        <w:t>)</w:t>
      </w:r>
    </w:p>
    <w:p w14:paraId="19E162FD" w14:textId="77777777" w:rsidR="001F0F81" w:rsidRPr="00E5133E" w:rsidRDefault="00000000">
      <w:pPr>
        <w:pStyle w:val="Bibliography"/>
        <w:rPr>
          <w:rFonts w:ascii="Arial" w:hAnsi="Arial"/>
        </w:rPr>
      </w:pPr>
      <w:bookmarkStart w:id="420" w:name="ref-veiga2006"/>
      <w:bookmarkEnd w:id="416"/>
      <w:r w:rsidRPr="00E5133E">
        <w:rPr>
          <w:rFonts w:ascii="Arial" w:hAnsi="Arial"/>
        </w:rPr>
        <w:t xml:space="preserve">23. </w:t>
      </w:r>
      <w:r w:rsidRPr="00E5133E">
        <w:rPr>
          <w:rFonts w:ascii="Arial" w:hAnsi="Arial"/>
        </w:rPr>
        <w:tab/>
        <w:t xml:space="preserve">Veiga JP, Polo V, Viñuela J. 2006 Nest green plants as a male status signal and courtship display in the spotless starling. </w:t>
      </w:r>
      <w:r w:rsidRPr="00E5133E">
        <w:rPr>
          <w:rFonts w:ascii="Arial" w:hAnsi="Arial"/>
          <w:i/>
        </w:rPr>
        <w:t>Ethology</w:t>
      </w:r>
      <w:r w:rsidRPr="00E5133E">
        <w:rPr>
          <w:rFonts w:ascii="Arial" w:hAnsi="Arial"/>
        </w:rPr>
        <w:t xml:space="preserve"> </w:t>
      </w:r>
      <w:r w:rsidRPr="00E5133E">
        <w:rPr>
          <w:rFonts w:ascii="Arial" w:hAnsi="Arial"/>
          <w:b/>
        </w:rPr>
        <w:t>112</w:t>
      </w:r>
      <w:r w:rsidRPr="00E5133E">
        <w:rPr>
          <w:rFonts w:ascii="Arial" w:hAnsi="Arial"/>
        </w:rPr>
        <w:t>, 196–204. (doi:</w:t>
      </w:r>
      <w:r w:rsidRPr="00272DE5">
        <w:rPr>
          <w:rFonts w:ascii="Arial" w:hAnsi="Arial"/>
          <w:rPrChange w:id="421" w:author="Authors" w:date="2026-05-20T15:02:00Z" w16du:dateUtc="2026-05-20T13:02:00Z">
            <w:rPr/>
          </w:rPrChange>
        </w:rPr>
        <w:fldChar w:fldCharType="begin"/>
      </w:r>
      <w:r w:rsidRPr="00E5133E">
        <w:rPr>
          <w:rFonts w:ascii="Arial" w:hAnsi="Arial"/>
        </w:rPr>
        <w:instrText>HYPERLINK "https://doi.org/10.1111/j.1439-0310.2006.01148.x" \h</w:instrText>
      </w:r>
      <w:r w:rsidRPr="00B369B6">
        <w:rPr>
          <w:rFonts w:ascii="Arial" w:hAnsi="Arial"/>
        </w:rPr>
      </w:r>
      <w:r w:rsidRPr="00272DE5">
        <w:rPr>
          <w:rFonts w:ascii="Arial" w:hAnsi="Arial"/>
          <w:rPrChange w:id="422" w:author="Authors" w:date="2026-05-20T15:02:00Z" w16du:dateUtc="2026-05-20T13:02:00Z">
            <w:rPr/>
          </w:rPrChange>
        </w:rPr>
        <w:fldChar w:fldCharType="separate"/>
      </w:r>
      <w:r w:rsidRPr="00E5133E">
        <w:rPr>
          <w:rStyle w:val="Hyperlink"/>
          <w:rFonts w:ascii="Arial" w:hAnsi="Arial"/>
        </w:rPr>
        <w:t>10.1111/j.1439-0310.</w:t>
      </w:r>
      <w:proofErr w:type="gramStart"/>
      <w:r w:rsidRPr="00E5133E">
        <w:rPr>
          <w:rStyle w:val="Hyperlink"/>
          <w:rFonts w:ascii="Arial" w:hAnsi="Arial"/>
        </w:rPr>
        <w:t>2006.01148.x</w:t>
      </w:r>
      <w:proofErr w:type="gramEnd"/>
      <w:r w:rsidRPr="00272DE5">
        <w:rPr>
          <w:rFonts w:ascii="Arial" w:hAnsi="Arial"/>
          <w:rPrChange w:id="423" w:author="Authors" w:date="2026-05-20T15:02:00Z" w16du:dateUtc="2026-05-20T13:02:00Z">
            <w:rPr/>
          </w:rPrChange>
        </w:rPr>
        <w:fldChar w:fldCharType="end"/>
      </w:r>
      <w:r w:rsidRPr="00E5133E">
        <w:rPr>
          <w:rFonts w:ascii="Arial" w:hAnsi="Arial"/>
        </w:rPr>
        <w:t>)</w:t>
      </w:r>
    </w:p>
    <w:p w14:paraId="769F3AD4" w14:textId="77777777" w:rsidR="001F0F81" w:rsidRPr="00E5133E" w:rsidRDefault="00000000">
      <w:pPr>
        <w:pStyle w:val="Bibliography"/>
        <w:rPr>
          <w:rFonts w:ascii="Arial" w:hAnsi="Arial"/>
        </w:rPr>
      </w:pPr>
      <w:bookmarkStart w:id="424" w:name="ref-eens1993"/>
      <w:bookmarkEnd w:id="420"/>
      <w:r w:rsidRPr="00E5133E">
        <w:rPr>
          <w:rFonts w:ascii="Arial" w:hAnsi="Arial"/>
        </w:rPr>
        <w:t xml:space="preserve">24. </w:t>
      </w:r>
      <w:r w:rsidRPr="00E5133E">
        <w:rPr>
          <w:rFonts w:ascii="Arial" w:hAnsi="Arial"/>
        </w:rPr>
        <w:tab/>
        <w:t xml:space="preserve">Eens M, Pinxten R, Verheyen RF. 1993 Function of the song and song repertoire in the European Starling </w:t>
      </w:r>
      <w:r w:rsidRPr="00E5133E">
        <w:rPr>
          <w:rFonts w:ascii="Arial" w:hAnsi="Arial"/>
          <w:i/>
        </w:rPr>
        <w:t>Sturnus vulgaris</w:t>
      </w:r>
      <w:r w:rsidRPr="00E5133E">
        <w:rPr>
          <w:rFonts w:ascii="Arial" w:hAnsi="Arial"/>
        </w:rPr>
        <w:t xml:space="preserve">: An Aviary Experiment. </w:t>
      </w:r>
      <w:r w:rsidRPr="00E5133E">
        <w:rPr>
          <w:rFonts w:ascii="Arial" w:hAnsi="Arial"/>
          <w:i/>
        </w:rPr>
        <w:t>Behaviour</w:t>
      </w:r>
      <w:r w:rsidRPr="00E5133E">
        <w:rPr>
          <w:rFonts w:ascii="Arial" w:hAnsi="Arial"/>
        </w:rPr>
        <w:t xml:space="preserve"> </w:t>
      </w:r>
      <w:r w:rsidRPr="00E5133E">
        <w:rPr>
          <w:rFonts w:ascii="Arial" w:hAnsi="Arial"/>
          <w:b/>
        </w:rPr>
        <w:t>125</w:t>
      </w:r>
      <w:r w:rsidRPr="00E5133E">
        <w:rPr>
          <w:rFonts w:ascii="Arial" w:hAnsi="Arial"/>
        </w:rPr>
        <w:t>, 51–66. (doi:</w:t>
      </w:r>
      <w:r w:rsidRPr="00272DE5">
        <w:rPr>
          <w:rFonts w:ascii="Arial" w:hAnsi="Arial"/>
          <w:rPrChange w:id="425" w:author="Authors" w:date="2026-05-20T15:02:00Z" w16du:dateUtc="2026-05-20T13:02:00Z">
            <w:rPr/>
          </w:rPrChange>
        </w:rPr>
        <w:fldChar w:fldCharType="begin"/>
      </w:r>
      <w:r w:rsidRPr="00E5133E">
        <w:rPr>
          <w:rFonts w:ascii="Arial" w:hAnsi="Arial"/>
        </w:rPr>
        <w:instrText>HYPERLINK "https://doi.org/10.1163/156853993x00182" \h</w:instrText>
      </w:r>
      <w:r w:rsidRPr="00B369B6">
        <w:rPr>
          <w:rFonts w:ascii="Arial" w:hAnsi="Arial"/>
        </w:rPr>
      </w:r>
      <w:r w:rsidRPr="00272DE5">
        <w:rPr>
          <w:rFonts w:ascii="Arial" w:hAnsi="Arial"/>
          <w:rPrChange w:id="426" w:author="Authors" w:date="2026-05-20T15:02:00Z" w16du:dateUtc="2026-05-20T13:02:00Z">
            <w:rPr/>
          </w:rPrChange>
        </w:rPr>
        <w:fldChar w:fldCharType="separate"/>
      </w:r>
      <w:r w:rsidRPr="00E5133E">
        <w:rPr>
          <w:rStyle w:val="Hyperlink"/>
          <w:rFonts w:ascii="Arial" w:hAnsi="Arial"/>
        </w:rPr>
        <w:t>10.1163/156853993x00182</w:t>
      </w:r>
      <w:r w:rsidRPr="00272DE5">
        <w:rPr>
          <w:rFonts w:ascii="Arial" w:hAnsi="Arial"/>
          <w:rPrChange w:id="427" w:author="Authors" w:date="2026-05-20T15:02:00Z" w16du:dateUtc="2026-05-20T13:02:00Z">
            <w:rPr/>
          </w:rPrChange>
        </w:rPr>
        <w:fldChar w:fldCharType="end"/>
      </w:r>
      <w:r w:rsidRPr="00E5133E">
        <w:rPr>
          <w:rFonts w:ascii="Arial" w:hAnsi="Arial"/>
        </w:rPr>
        <w:t>)</w:t>
      </w:r>
    </w:p>
    <w:p w14:paraId="55A0DCB0" w14:textId="77777777" w:rsidR="001F0F81" w:rsidRPr="00E5133E" w:rsidRDefault="00000000">
      <w:pPr>
        <w:pStyle w:val="Bibliography"/>
        <w:rPr>
          <w:rFonts w:ascii="Arial" w:hAnsi="Arial"/>
        </w:rPr>
      </w:pPr>
      <w:bookmarkStart w:id="428" w:name="ref-gwinner1997"/>
      <w:bookmarkEnd w:id="424"/>
      <w:r w:rsidRPr="00E5133E">
        <w:rPr>
          <w:rFonts w:ascii="Arial" w:hAnsi="Arial"/>
        </w:rPr>
        <w:t xml:space="preserve">25. </w:t>
      </w:r>
      <w:r w:rsidRPr="00E5133E">
        <w:rPr>
          <w:rFonts w:ascii="Arial" w:hAnsi="Arial"/>
        </w:rPr>
        <w:tab/>
        <w:t xml:space="preserve">Gwinner H. 1997 The function of green plants in nests of the European Starling </w:t>
      </w:r>
      <w:r w:rsidRPr="00E5133E">
        <w:rPr>
          <w:rFonts w:ascii="Arial" w:hAnsi="Arial"/>
          <w:i/>
        </w:rPr>
        <w:t>Sturnus vulgaris</w:t>
      </w:r>
      <w:r w:rsidRPr="00E5133E">
        <w:rPr>
          <w:rFonts w:ascii="Arial" w:hAnsi="Arial"/>
        </w:rPr>
        <w:t xml:space="preserve">. </w:t>
      </w:r>
      <w:r w:rsidRPr="00E5133E">
        <w:rPr>
          <w:rFonts w:ascii="Arial" w:hAnsi="Arial"/>
          <w:i/>
        </w:rPr>
        <w:t>Behaviour</w:t>
      </w:r>
      <w:r w:rsidRPr="00E5133E">
        <w:rPr>
          <w:rFonts w:ascii="Arial" w:hAnsi="Arial"/>
        </w:rPr>
        <w:t xml:space="preserve"> </w:t>
      </w:r>
      <w:r w:rsidRPr="00E5133E">
        <w:rPr>
          <w:rFonts w:ascii="Arial" w:hAnsi="Arial"/>
          <w:b/>
        </w:rPr>
        <w:t>134</w:t>
      </w:r>
      <w:r w:rsidRPr="00E5133E">
        <w:rPr>
          <w:rFonts w:ascii="Arial" w:hAnsi="Arial"/>
        </w:rPr>
        <w:t>, 337–351. (doi:</w:t>
      </w:r>
      <w:r w:rsidRPr="00272DE5">
        <w:rPr>
          <w:rFonts w:ascii="Arial" w:hAnsi="Arial"/>
          <w:rPrChange w:id="429" w:author="Authors" w:date="2026-05-20T15:02:00Z" w16du:dateUtc="2026-05-20T13:02:00Z">
            <w:rPr/>
          </w:rPrChange>
        </w:rPr>
        <w:fldChar w:fldCharType="begin"/>
      </w:r>
      <w:r w:rsidRPr="00E5133E">
        <w:rPr>
          <w:rFonts w:ascii="Arial" w:hAnsi="Arial"/>
        </w:rPr>
        <w:instrText>HYPERLINK "https://doi.org/10.1163/156853997X00575" \h</w:instrText>
      </w:r>
      <w:r w:rsidRPr="00B369B6">
        <w:rPr>
          <w:rFonts w:ascii="Arial" w:hAnsi="Arial"/>
        </w:rPr>
      </w:r>
      <w:r w:rsidRPr="00272DE5">
        <w:rPr>
          <w:rFonts w:ascii="Arial" w:hAnsi="Arial"/>
          <w:rPrChange w:id="430" w:author="Authors" w:date="2026-05-20T15:02:00Z" w16du:dateUtc="2026-05-20T13:02:00Z">
            <w:rPr/>
          </w:rPrChange>
        </w:rPr>
        <w:fldChar w:fldCharType="separate"/>
      </w:r>
      <w:r w:rsidRPr="00E5133E">
        <w:rPr>
          <w:rStyle w:val="Hyperlink"/>
          <w:rFonts w:ascii="Arial" w:hAnsi="Arial"/>
        </w:rPr>
        <w:t>10.1163/156853997X00575</w:t>
      </w:r>
      <w:r w:rsidRPr="00272DE5">
        <w:rPr>
          <w:rFonts w:ascii="Arial" w:hAnsi="Arial"/>
          <w:rPrChange w:id="431" w:author="Authors" w:date="2026-05-20T15:02:00Z" w16du:dateUtc="2026-05-20T13:02:00Z">
            <w:rPr/>
          </w:rPrChange>
        </w:rPr>
        <w:fldChar w:fldCharType="end"/>
      </w:r>
      <w:r w:rsidRPr="00E5133E">
        <w:rPr>
          <w:rFonts w:ascii="Arial" w:hAnsi="Arial"/>
        </w:rPr>
        <w:t>)</w:t>
      </w:r>
    </w:p>
    <w:p w14:paraId="173F2794" w14:textId="77777777" w:rsidR="001F0F81" w:rsidRPr="00E5133E" w:rsidRDefault="00000000">
      <w:pPr>
        <w:pStyle w:val="Bibliography"/>
        <w:rPr>
          <w:rFonts w:ascii="Arial" w:hAnsi="Arial"/>
        </w:rPr>
      </w:pPr>
      <w:bookmarkStart w:id="432" w:name="ref-brouwer2004"/>
      <w:bookmarkEnd w:id="428"/>
      <w:r w:rsidRPr="00E5133E">
        <w:rPr>
          <w:rFonts w:ascii="Arial" w:hAnsi="Arial"/>
        </w:rPr>
        <w:t xml:space="preserve">26. </w:t>
      </w:r>
      <w:r w:rsidRPr="00E5133E">
        <w:rPr>
          <w:rFonts w:ascii="Arial" w:hAnsi="Arial"/>
        </w:rPr>
        <w:tab/>
        <w:t xml:space="preserve">Brouwer L, Komdeur J. 2004 Green nesting material has a function in mate attraction in the European Starling. </w:t>
      </w:r>
      <w:r w:rsidRPr="00E5133E">
        <w:rPr>
          <w:rFonts w:ascii="Arial" w:hAnsi="Arial"/>
          <w:i/>
        </w:rPr>
        <w:t>Animal Behaviour</w:t>
      </w:r>
      <w:r w:rsidRPr="00E5133E">
        <w:rPr>
          <w:rFonts w:ascii="Arial" w:hAnsi="Arial"/>
        </w:rPr>
        <w:t xml:space="preserve"> </w:t>
      </w:r>
      <w:r w:rsidRPr="00E5133E">
        <w:rPr>
          <w:rFonts w:ascii="Arial" w:hAnsi="Arial"/>
          <w:b/>
        </w:rPr>
        <w:t>67</w:t>
      </w:r>
      <w:r w:rsidRPr="00E5133E">
        <w:rPr>
          <w:rFonts w:ascii="Arial" w:hAnsi="Arial"/>
        </w:rPr>
        <w:t>, 539–548. (doi:</w:t>
      </w:r>
      <w:r w:rsidRPr="00272DE5">
        <w:rPr>
          <w:rFonts w:ascii="Arial" w:hAnsi="Arial"/>
          <w:rPrChange w:id="433" w:author="Authors" w:date="2026-05-20T15:02:00Z" w16du:dateUtc="2026-05-20T13:02:00Z">
            <w:rPr/>
          </w:rPrChange>
        </w:rPr>
        <w:fldChar w:fldCharType="begin"/>
      </w:r>
      <w:r w:rsidRPr="00E5133E">
        <w:rPr>
          <w:rFonts w:ascii="Arial" w:hAnsi="Arial"/>
        </w:rPr>
        <w:instrText>HYPERLINK "https://doi.org/10.1016/j.anbehav.2003.07.005" \h</w:instrText>
      </w:r>
      <w:r w:rsidRPr="00B369B6">
        <w:rPr>
          <w:rFonts w:ascii="Arial" w:hAnsi="Arial"/>
        </w:rPr>
      </w:r>
      <w:r w:rsidRPr="00272DE5">
        <w:rPr>
          <w:rFonts w:ascii="Arial" w:hAnsi="Arial"/>
          <w:rPrChange w:id="434" w:author="Authors" w:date="2026-05-20T15:02:00Z" w16du:dateUtc="2026-05-20T13:02:00Z">
            <w:rPr/>
          </w:rPrChange>
        </w:rPr>
        <w:fldChar w:fldCharType="separate"/>
      </w:r>
      <w:r w:rsidRPr="00E5133E">
        <w:rPr>
          <w:rStyle w:val="Hyperlink"/>
          <w:rFonts w:ascii="Arial" w:hAnsi="Arial"/>
        </w:rPr>
        <w:t>10.1016/j.anbehav.2003.07.005</w:t>
      </w:r>
      <w:r w:rsidRPr="00272DE5">
        <w:rPr>
          <w:rFonts w:ascii="Arial" w:hAnsi="Arial"/>
          <w:rPrChange w:id="435" w:author="Authors" w:date="2026-05-20T15:02:00Z" w16du:dateUtc="2026-05-20T13:02:00Z">
            <w:rPr/>
          </w:rPrChange>
        </w:rPr>
        <w:fldChar w:fldCharType="end"/>
      </w:r>
      <w:r w:rsidRPr="00E5133E">
        <w:rPr>
          <w:rFonts w:ascii="Arial" w:hAnsi="Arial"/>
        </w:rPr>
        <w:t>)</w:t>
      </w:r>
    </w:p>
    <w:p w14:paraId="6CDE11DC" w14:textId="77777777" w:rsidR="001F0F81" w:rsidRPr="00E5133E" w:rsidRDefault="00000000">
      <w:pPr>
        <w:pStyle w:val="Bibliography"/>
        <w:rPr>
          <w:rFonts w:ascii="Arial" w:hAnsi="Arial"/>
        </w:rPr>
      </w:pPr>
      <w:bookmarkStart w:id="436" w:name="ref-beasley2024"/>
      <w:bookmarkEnd w:id="432"/>
      <w:r w:rsidRPr="00E5133E">
        <w:rPr>
          <w:rFonts w:ascii="Arial" w:hAnsi="Arial"/>
        </w:rPr>
        <w:t xml:space="preserve">27. </w:t>
      </w:r>
      <w:r w:rsidRPr="00E5133E">
        <w:rPr>
          <w:rFonts w:ascii="Arial" w:hAnsi="Arial"/>
        </w:rPr>
        <w:tab/>
        <w:t>Beasley SY, Freire R, Callan MN, Massaro M. 2024 The influence of plant scents on nest box inspection by eastern rosella (</w:t>
      </w:r>
      <w:r w:rsidRPr="00E5133E">
        <w:rPr>
          <w:rFonts w:ascii="Arial" w:hAnsi="Arial"/>
          <w:i/>
        </w:rPr>
        <w:t>Platycercus eximius</w:t>
      </w:r>
      <w:r w:rsidRPr="00E5133E">
        <w:rPr>
          <w:rFonts w:ascii="Arial" w:hAnsi="Arial"/>
        </w:rPr>
        <w:t xml:space="preserve">). </w:t>
      </w:r>
      <w:r w:rsidRPr="00E5133E">
        <w:rPr>
          <w:rFonts w:ascii="Arial" w:hAnsi="Arial"/>
          <w:i/>
        </w:rPr>
        <w:t>Emu - Austral Ornithology</w:t>
      </w:r>
      <w:r w:rsidRPr="00E5133E">
        <w:rPr>
          <w:rFonts w:ascii="Arial" w:hAnsi="Arial"/>
        </w:rPr>
        <w:t xml:space="preserve"> </w:t>
      </w:r>
      <w:r w:rsidRPr="00E5133E">
        <w:rPr>
          <w:rFonts w:ascii="Arial" w:hAnsi="Arial"/>
          <w:b/>
        </w:rPr>
        <w:t>124</w:t>
      </w:r>
      <w:r w:rsidRPr="00E5133E">
        <w:rPr>
          <w:rFonts w:ascii="Arial" w:hAnsi="Arial"/>
        </w:rPr>
        <w:t>, 165–176. (doi:</w:t>
      </w:r>
      <w:r w:rsidRPr="00272DE5">
        <w:rPr>
          <w:rFonts w:ascii="Arial" w:hAnsi="Arial"/>
          <w:rPrChange w:id="437" w:author="Authors" w:date="2026-05-20T15:02:00Z" w16du:dateUtc="2026-05-20T13:02:00Z">
            <w:rPr/>
          </w:rPrChange>
        </w:rPr>
        <w:fldChar w:fldCharType="begin"/>
      </w:r>
      <w:r w:rsidRPr="00E5133E">
        <w:rPr>
          <w:rFonts w:ascii="Arial" w:hAnsi="Arial"/>
        </w:rPr>
        <w:instrText>HYPERLINK "https://doi.org/10.1080/01584197.2024.2323920" \h</w:instrText>
      </w:r>
      <w:r w:rsidRPr="00B369B6">
        <w:rPr>
          <w:rFonts w:ascii="Arial" w:hAnsi="Arial"/>
        </w:rPr>
      </w:r>
      <w:r w:rsidRPr="00272DE5">
        <w:rPr>
          <w:rFonts w:ascii="Arial" w:hAnsi="Arial"/>
          <w:rPrChange w:id="438" w:author="Authors" w:date="2026-05-20T15:02:00Z" w16du:dateUtc="2026-05-20T13:02:00Z">
            <w:rPr/>
          </w:rPrChange>
        </w:rPr>
        <w:fldChar w:fldCharType="separate"/>
      </w:r>
      <w:r w:rsidRPr="00E5133E">
        <w:rPr>
          <w:rStyle w:val="Hyperlink"/>
          <w:rFonts w:ascii="Arial" w:hAnsi="Arial"/>
        </w:rPr>
        <w:t>10.1080/01584197.2024.2323920</w:t>
      </w:r>
      <w:r w:rsidRPr="00272DE5">
        <w:rPr>
          <w:rFonts w:ascii="Arial" w:hAnsi="Arial"/>
          <w:rPrChange w:id="439" w:author="Authors" w:date="2026-05-20T15:02:00Z" w16du:dateUtc="2026-05-20T13:02:00Z">
            <w:rPr/>
          </w:rPrChange>
        </w:rPr>
        <w:fldChar w:fldCharType="end"/>
      </w:r>
      <w:r w:rsidRPr="00E5133E">
        <w:rPr>
          <w:rFonts w:ascii="Arial" w:hAnsi="Arial"/>
        </w:rPr>
        <w:t>)</w:t>
      </w:r>
    </w:p>
    <w:p w14:paraId="1E600E80" w14:textId="77777777" w:rsidR="001F0F81" w:rsidRPr="00E5133E" w:rsidRDefault="00000000">
      <w:pPr>
        <w:pStyle w:val="Bibliography"/>
        <w:rPr>
          <w:rFonts w:ascii="Arial" w:hAnsi="Arial"/>
        </w:rPr>
      </w:pPr>
      <w:bookmarkStart w:id="440" w:name="ref-kessel1957"/>
      <w:bookmarkEnd w:id="436"/>
      <w:r w:rsidRPr="00E5133E">
        <w:rPr>
          <w:rFonts w:ascii="Arial" w:hAnsi="Arial"/>
        </w:rPr>
        <w:t xml:space="preserve">28. </w:t>
      </w:r>
      <w:r w:rsidRPr="00E5133E">
        <w:rPr>
          <w:rFonts w:ascii="Arial" w:hAnsi="Arial"/>
        </w:rPr>
        <w:tab/>
        <w:t xml:space="preserve">Kessel B. 1957 A study of the breeding biology of the European Starling </w:t>
      </w:r>
      <w:r w:rsidRPr="00E5133E">
        <w:rPr>
          <w:rFonts w:ascii="Arial" w:hAnsi="Arial"/>
          <w:i/>
        </w:rPr>
        <w:t>Sturnus vulgaris</w:t>
      </w:r>
      <w:r w:rsidRPr="00E5133E">
        <w:rPr>
          <w:rFonts w:ascii="Arial" w:hAnsi="Arial"/>
        </w:rPr>
        <w:t xml:space="preserve"> in North America. </w:t>
      </w:r>
      <w:r w:rsidRPr="00E5133E">
        <w:rPr>
          <w:rFonts w:ascii="Arial" w:hAnsi="Arial"/>
          <w:i/>
        </w:rPr>
        <w:t>The American Midland Naturalist</w:t>
      </w:r>
      <w:r w:rsidRPr="00E5133E">
        <w:rPr>
          <w:rFonts w:ascii="Arial" w:hAnsi="Arial"/>
        </w:rPr>
        <w:t xml:space="preserve"> </w:t>
      </w:r>
      <w:r w:rsidRPr="00E5133E">
        <w:rPr>
          <w:rFonts w:ascii="Arial" w:hAnsi="Arial"/>
          <w:b/>
        </w:rPr>
        <w:t>58</w:t>
      </w:r>
      <w:r w:rsidRPr="00E5133E">
        <w:rPr>
          <w:rFonts w:ascii="Arial" w:hAnsi="Arial"/>
        </w:rPr>
        <w:t>, 257–331. (doi:</w:t>
      </w:r>
      <w:r w:rsidRPr="00272DE5">
        <w:rPr>
          <w:rFonts w:ascii="Arial" w:hAnsi="Arial"/>
          <w:rPrChange w:id="441" w:author="Authors" w:date="2026-05-20T15:02:00Z" w16du:dateUtc="2026-05-20T13:02:00Z">
            <w:rPr/>
          </w:rPrChange>
        </w:rPr>
        <w:fldChar w:fldCharType="begin"/>
      </w:r>
      <w:r w:rsidRPr="00E5133E">
        <w:rPr>
          <w:rFonts w:ascii="Arial" w:hAnsi="Arial"/>
        </w:rPr>
        <w:instrText>HYPERLINK "https://doi.org/10.2307/2422615" \h</w:instrText>
      </w:r>
      <w:r w:rsidRPr="00B369B6">
        <w:rPr>
          <w:rFonts w:ascii="Arial" w:hAnsi="Arial"/>
        </w:rPr>
      </w:r>
      <w:r w:rsidRPr="00272DE5">
        <w:rPr>
          <w:rFonts w:ascii="Arial" w:hAnsi="Arial"/>
          <w:rPrChange w:id="442" w:author="Authors" w:date="2026-05-20T15:02:00Z" w16du:dateUtc="2026-05-20T13:02:00Z">
            <w:rPr/>
          </w:rPrChange>
        </w:rPr>
        <w:fldChar w:fldCharType="separate"/>
      </w:r>
      <w:r w:rsidRPr="00E5133E">
        <w:rPr>
          <w:rStyle w:val="Hyperlink"/>
          <w:rFonts w:ascii="Arial" w:hAnsi="Arial"/>
        </w:rPr>
        <w:t>10.2307/2422615</w:t>
      </w:r>
      <w:r w:rsidRPr="00272DE5">
        <w:rPr>
          <w:rFonts w:ascii="Arial" w:hAnsi="Arial"/>
          <w:rPrChange w:id="443" w:author="Authors" w:date="2026-05-20T15:02:00Z" w16du:dateUtc="2026-05-20T13:02:00Z">
            <w:rPr/>
          </w:rPrChange>
        </w:rPr>
        <w:fldChar w:fldCharType="end"/>
      </w:r>
      <w:r w:rsidRPr="00E5133E">
        <w:rPr>
          <w:rFonts w:ascii="Arial" w:hAnsi="Arial"/>
        </w:rPr>
        <w:t>)</w:t>
      </w:r>
    </w:p>
    <w:p w14:paraId="6618F56D" w14:textId="77777777" w:rsidR="001F0F81" w:rsidRPr="00E5133E" w:rsidRDefault="00000000">
      <w:pPr>
        <w:pStyle w:val="Bibliography"/>
        <w:rPr>
          <w:rFonts w:ascii="Arial" w:hAnsi="Arial"/>
        </w:rPr>
      </w:pPr>
      <w:bookmarkStart w:id="444" w:name="ref-tomás2013"/>
      <w:bookmarkEnd w:id="440"/>
      <w:r w:rsidRPr="00E5133E">
        <w:rPr>
          <w:rFonts w:ascii="Arial" w:hAnsi="Arial"/>
        </w:rPr>
        <w:t xml:space="preserve">29. </w:t>
      </w:r>
      <w:r w:rsidRPr="00E5133E">
        <w:rPr>
          <w:rFonts w:ascii="Arial" w:hAnsi="Arial"/>
        </w:rPr>
        <w:tab/>
        <w:t xml:space="preserve">Tomás G, Merino S, Martínez-de la Puente J, Moreno J, Morales J, Rivero-de Aguilar J. 2013 Nest size and aromatic plants in the nest as sexually selected female traits in blue tits. </w:t>
      </w:r>
      <w:r w:rsidRPr="00E5133E">
        <w:rPr>
          <w:rFonts w:ascii="Arial" w:hAnsi="Arial"/>
          <w:i/>
        </w:rPr>
        <w:t>Behavioral Ecology</w:t>
      </w:r>
      <w:r w:rsidRPr="00E5133E">
        <w:rPr>
          <w:rFonts w:ascii="Arial" w:hAnsi="Arial"/>
        </w:rPr>
        <w:t xml:space="preserve"> </w:t>
      </w:r>
      <w:r w:rsidRPr="00E5133E">
        <w:rPr>
          <w:rFonts w:ascii="Arial" w:hAnsi="Arial"/>
          <w:b/>
        </w:rPr>
        <w:t>24</w:t>
      </w:r>
      <w:r w:rsidRPr="00E5133E">
        <w:rPr>
          <w:rFonts w:ascii="Arial" w:hAnsi="Arial"/>
        </w:rPr>
        <w:t>, 926–934. (doi:</w:t>
      </w:r>
      <w:r w:rsidRPr="00272DE5">
        <w:rPr>
          <w:rFonts w:ascii="Arial" w:hAnsi="Arial"/>
          <w:rPrChange w:id="445" w:author="Authors" w:date="2026-05-20T15:02:00Z" w16du:dateUtc="2026-05-20T13:02:00Z">
            <w:rPr/>
          </w:rPrChange>
        </w:rPr>
        <w:fldChar w:fldCharType="begin"/>
      </w:r>
      <w:r w:rsidRPr="00E5133E">
        <w:rPr>
          <w:rFonts w:ascii="Arial" w:hAnsi="Arial"/>
        </w:rPr>
        <w:instrText>HYPERLINK "https://doi.org/10.1093/beheco/art015" \h</w:instrText>
      </w:r>
      <w:r w:rsidRPr="00B369B6">
        <w:rPr>
          <w:rFonts w:ascii="Arial" w:hAnsi="Arial"/>
        </w:rPr>
      </w:r>
      <w:r w:rsidRPr="00272DE5">
        <w:rPr>
          <w:rFonts w:ascii="Arial" w:hAnsi="Arial"/>
          <w:rPrChange w:id="446" w:author="Authors" w:date="2026-05-20T15:02:00Z" w16du:dateUtc="2026-05-20T13:02:00Z">
            <w:rPr/>
          </w:rPrChange>
        </w:rPr>
        <w:fldChar w:fldCharType="separate"/>
      </w:r>
      <w:r w:rsidRPr="00E5133E">
        <w:rPr>
          <w:rStyle w:val="Hyperlink"/>
          <w:rFonts w:ascii="Arial" w:hAnsi="Arial"/>
        </w:rPr>
        <w:t>10.1093/</w:t>
      </w:r>
      <w:proofErr w:type="spellStart"/>
      <w:r w:rsidRPr="00E5133E">
        <w:rPr>
          <w:rStyle w:val="Hyperlink"/>
          <w:rFonts w:ascii="Arial" w:hAnsi="Arial"/>
        </w:rPr>
        <w:t>beheco</w:t>
      </w:r>
      <w:proofErr w:type="spellEnd"/>
      <w:r w:rsidRPr="00E5133E">
        <w:rPr>
          <w:rStyle w:val="Hyperlink"/>
          <w:rFonts w:ascii="Arial" w:hAnsi="Arial"/>
        </w:rPr>
        <w:t>/art015</w:t>
      </w:r>
      <w:r w:rsidRPr="00272DE5">
        <w:rPr>
          <w:rFonts w:ascii="Arial" w:hAnsi="Arial"/>
          <w:rPrChange w:id="447" w:author="Authors" w:date="2026-05-20T15:02:00Z" w16du:dateUtc="2026-05-20T13:02:00Z">
            <w:rPr/>
          </w:rPrChange>
        </w:rPr>
        <w:fldChar w:fldCharType="end"/>
      </w:r>
      <w:r w:rsidRPr="00E5133E">
        <w:rPr>
          <w:rFonts w:ascii="Arial" w:hAnsi="Arial"/>
        </w:rPr>
        <w:t>)</w:t>
      </w:r>
    </w:p>
    <w:p w14:paraId="668C47E3" w14:textId="77777777" w:rsidR="001F0F81" w:rsidRPr="00E5133E" w:rsidRDefault="00000000">
      <w:pPr>
        <w:pStyle w:val="Bibliography"/>
        <w:rPr>
          <w:rFonts w:ascii="Arial" w:hAnsi="Arial"/>
        </w:rPr>
      </w:pPr>
      <w:bookmarkStart w:id="448" w:name="ref-wimberger1984"/>
      <w:bookmarkEnd w:id="444"/>
      <w:r w:rsidRPr="00E5133E">
        <w:rPr>
          <w:rFonts w:ascii="Arial" w:hAnsi="Arial"/>
        </w:rPr>
        <w:lastRenderedPageBreak/>
        <w:t xml:space="preserve">30. </w:t>
      </w:r>
      <w:r w:rsidRPr="00E5133E">
        <w:rPr>
          <w:rFonts w:ascii="Arial" w:hAnsi="Arial"/>
        </w:rPr>
        <w:tab/>
        <w:t xml:space="preserve">Wimberger PH. 1984 </w:t>
      </w:r>
      <w:r w:rsidRPr="00272DE5">
        <w:rPr>
          <w:rFonts w:ascii="Arial" w:hAnsi="Arial"/>
          <w:rPrChange w:id="449" w:author="Authors" w:date="2026-05-20T15:02:00Z" w16du:dateUtc="2026-05-20T13:02:00Z">
            <w:rPr/>
          </w:rPrChange>
        </w:rPr>
        <w:fldChar w:fldCharType="begin"/>
      </w:r>
      <w:r w:rsidRPr="00E5133E">
        <w:rPr>
          <w:rFonts w:ascii="Arial" w:hAnsi="Arial"/>
        </w:rPr>
        <w:instrText>HYPERLINK "https://www.jstor.org/stable/4086620" \h</w:instrText>
      </w:r>
      <w:r w:rsidRPr="00B369B6">
        <w:rPr>
          <w:rFonts w:ascii="Arial" w:hAnsi="Arial"/>
        </w:rPr>
      </w:r>
      <w:r w:rsidRPr="00272DE5">
        <w:rPr>
          <w:rFonts w:ascii="Arial" w:hAnsi="Arial"/>
          <w:rPrChange w:id="450" w:author="Authors" w:date="2026-05-20T15:02:00Z" w16du:dateUtc="2026-05-20T13:02:00Z">
            <w:rPr/>
          </w:rPrChange>
        </w:rPr>
        <w:fldChar w:fldCharType="separate"/>
      </w:r>
      <w:r w:rsidRPr="00E5133E">
        <w:rPr>
          <w:rStyle w:val="Hyperlink"/>
          <w:rFonts w:ascii="Arial" w:hAnsi="Arial"/>
        </w:rPr>
        <w:t>The use of green plant material in bird nests to avoid ectoparasites</w:t>
      </w:r>
      <w:r w:rsidRPr="00272DE5">
        <w:rPr>
          <w:rFonts w:ascii="Arial" w:hAnsi="Arial"/>
          <w:rPrChange w:id="451" w:author="Authors" w:date="2026-05-20T15:02:00Z" w16du:dateUtc="2026-05-20T13:02:00Z">
            <w:rPr/>
          </w:rPrChange>
        </w:rPr>
        <w:fldChar w:fldCharType="end"/>
      </w:r>
      <w:r w:rsidRPr="00E5133E">
        <w:rPr>
          <w:rFonts w:ascii="Arial" w:hAnsi="Arial"/>
        </w:rPr>
        <w:t xml:space="preserve">. </w:t>
      </w:r>
      <w:r w:rsidRPr="00E5133E">
        <w:rPr>
          <w:rFonts w:ascii="Arial" w:hAnsi="Arial"/>
          <w:i/>
        </w:rPr>
        <w:t>The Auk</w:t>
      </w:r>
      <w:r w:rsidRPr="00E5133E">
        <w:rPr>
          <w:rFonts w:ascii="Arial" w:hAnsi="Arial"/>
        </w:rPr>
        <w:t xml:space="preserve"> </w:t>
      </w:r>
      <w:r w:rsidRPr="00E5133E">
        <w:rPr>
          <w:rFonts w:ascii="Arial" w:hAnsi="Arial"/>
          <w:b/>
        </w:rPr>
        <w:t>101</w:t>
      </w:r>
      <w:r w:rsidRPr="00E5133E">
        <w:rPr>
          <w:rFonts w:ascii="Arial" w:hAnsi="Arial"/>
        </w:rPr>
        <w:t>, 615–618.</w:t>
      </w:r>
    </w:p>
    <w:p w14:paraId="2EAEC1E2" w14:textId="77777777" w:rsidR="001F0F81" w:rsidRPr="00E5133E" w:rsidRDefault="00000000">
      <w:pPr>
        <w:pStyle w:val="Bibliography"/>
        <w:rPr>
          <w:rFonts w:ascii="Arial" w:hAnsi="Arial"/>
        </w:rPr>
      </w:pPr>
      <w:bookmarkStart w:id="452" w:name="ref-dykstra2009"/>
      <w:bookmarkEnd w:id="448"/>
      <w:r w:rsidRPr="00E5133E">
        <w:rPr>
          <w:rFonts w:ascii="Arial" w:hAnsi="Arial"/>
        </w:rPr>
        <w:t xml:space="preserve">31. </w:t>
      </w:r>
      <w:r w:rsidRPr="00E5133E">
        <w:rPr>
          <w:rFonts w:ascii="Arial" w:hAnsi="Arial"/>
        </w:rPr>
        <w:tab/>
        <w:t xml:space="preserve">Dykstra CR, Hays JL, Simon MM. 2009 Selection of fresh vegetation for nest lining by red-shouldered hawks. </w:t>
      </w:r>
      <w:r w:rsidRPr="00E5133E">
        <w:rPr>
          <w:rFonts w:ascii="Arial" w:hAnsi="Arial"/>
          <w:i/>
        </w:rPr>
        <w:t>The Wilson Journal of Ornithology</w:t>
      </w:r>
      <w:r w:rsidRPr="00E5133E">
        <w:rPr>
          <w:rFonts w:ascii="Arial" w:hAnsi="Arial"/>
        </w:rPr>
        <w:t xml:space="preserve"> </w:t>
      </w:r>
      <w:r w:rsidRPr="00E5133E">
        <w:rPr>
          <w:rFonts w:ascii="Arial" w:hAnsi="Arial"/>
          <w:b/>
        </w:rPr>
        <w:t>121</w:t>
      </w:r>
      <w:r w:rsidRPr="00E5133E">
        <w:rPr>
          <w:rFonts w:ascii="Arial" w:hAnsi="Arial"/>
        </w:rPr>
        <w:t>, 207–210. (doi:</w:t>
      </w:r>
      <w:r w:rsidRPr="00272DE5">
        <w:rPr>
          <w:rFonts w:ascii="Arial" w:hAnsi="Arial"/>
          <w:rPrChange w:id="453" w:author="Authors" w:date="2026-05-20T15:02:00Z" w16du:dateUtc="2026-05-20T13:02:00Z">
            <w:rPr/>
          </w:rPrChange>
        </w:rPr>
        <w:fldChar w:fldCharType="begin"/>
      </w:r>
      <w:r w:rsidRPr="00E5133E">
        <w:rPr>
          <w:rFonts w:ascii="Arial" w:hAnsi="Arial"/>
        </w:rPr>
        <w:instrText>HYPERLINK "https://doi.org/10.1676/08-035.1" \h</w:instrText>
      </w:r>
      <w:r w:rsidRPr="00B369B6">
        <w:rPr>
          <w:rFonts w:ascii="Arial" w:hAnsi="Arial"/>
        </w:rPr>
      </w:r>
      <w:r w:rsidRPr="00272DE5">
        <w:rPr>
          <w:rFonts w:ascii="Arial" w:hAnsi="Arial"/>
          <w:rPrChange w:id="454" w:author="Authors" w:date="2026-05-20T15:02:00Z" w16du:dateUtc="2026-05-20T13:02:00Z">
            <w:rPr/>
          </w:rPrChange>
        </w:rPr>
        <w:fldChar w:fldCharType="separate"/>
      </w:r>
      <w:r w:rsidRPr="00E5133E">
        <w:rPr>
          <w:rStyle w:val="Hyperlink"/>
          <w:rFonts w:ascii="Arial" w:hAnsi="Arial"/>
        </w:rPr>
        <w:t>10.1676/08-035.1</w:t>
      </w:r>
      <w:r w:rsidRPr="00272DE5">
        <w:rPr>
          <w:rFonts w:ascii="Arial" w:hAnsi="Arial"/>
          <w:rPrChange w:id="455" w:author="Authors" w:date="2026-05-20T15:02:00Z" w16du:dateUtc="2026-05-20T13:02:00Z">
            <w:rPr/>
          </w:rPrChange>
        </w:rPr>
        <w:fldChar w:fldCharType="end"/>
      </w:r>
      <w:r w:rsidRPr="00E5133E">
        <w:rPr>
          <w:rFonts w:ascii="Arial" w:hAnsi="Arial"/>
        </w:rPr>
        <w:t>)</w:t>
      </w:r>
    </w:p>
    <w:p w14:paraId="0150BC98" w14:textId="77777777" w:rsidR="001F0F81" w:rsidRPr="00E5133E" w:rsidRDefault="00000000">
      <w:pPr>
        <w:pStyle w:val="Bibliography"/>
        <w:rPr>
          <w:rFonts w:ascii="Arial" w:hAnsi="Arial"/>
        </w:rPr>
      </w:pPr>
      <w:bookmarkStart w:id="456" w:name="ref-lafuma2001"/>
      <w:bookmarkEnd w:id="452"/>
      <w:r w:rsidRPr="00E5133E">
        <w:rPr>
          <w:rFonts w:ascii="Arial" w:hAnsi="Arial"/>
        </w:rPr>
        <w:t xml:space="preserve">32. </w:t>
      </w:r>
      <w:r w:rsidRPr="00E5133E">
        <w:rPr>
          <w:rFonts w:ascii="Arial" w:hAnsi="Arial"/>
        </w:rPr>
        <w:tab/>
        <w:t xml:space="preserve">Lafuma L, Lambrechts MM, Raymond M. 2001 Aromatic plants in bird nests as a protection against blood-sucking flying insects? </w:t>
      </w:r>
      <w:r w:rsidRPr="00E5133E">
        <w:rPr>
          <w:rFonts w:ascii="Arial" w:hAnsi="Arial"/>
          <w:i/>
        </w:rPr>
        <w:t>Behavioural Processes</w:t>
      </w:r>
      <w:r w:rsidRPr="00E5133E">
        <w:rPr>
          <w:rFonts w:ascii="Arial" w:hAnsi="Arial"/>
        </w:rPr>
        <w:t xml:space="preserve"> </w:t>
      </w:r>
      <w:r w:rsidRPr="00E5133E">
        <w:rPr>
          <w:rFonts w:ascii="Arial" w:hAnsi="Arial"/>
          <w:b/>
        </w:rPr>
        <w:t>56</w:t>
      </w:r>
      <w:r w:rsidRPr="00E5133E">
        <w:rPr>
          <w:rFonts w:ascii="Arial" w:hAnsi="Arial"/>
        </w:rPr>
        <w:t>, 113–120. (doi:</w:t>
      </w:r>
      <w:r w:rsidRPr="00272DE5">
        <w:rPr>
          <w:rFonts w:ascii="Arial" w:hAnsi="Arial"/>
          <w:rPrChange w:id="457" w:author="Authors" w:date="2026-05-20T15:02:00Z" w16du:dateUtc="2026-05-20T13:02:00Z">
            <w:rPr/>
          </w:rPrChange>
        </w:rPr>
        <w:fldChar w:fldCharType="begin"/>
      </w:r>
      <w:r w:rsidRPr="00E5133E">
        <w:rPr>
          <w:rFonts w:ascii="Arial" w:hAnsi="Arial"/>
        </w:rPr>
        <w:instrText>HYPERLINK "https://doi.org/10.1016/s0376-6357(01)00191-7" \h</w:instrText>
      </w:r>
      <w:r w:rsidRPr="00B369B6">
        <w:rPr>
          <w:rFonts w:ascii="Arial" w:hAnsi="Arial"/>
        </w:rPr>
      </w:r>
      <w:r w:rsidRPr="00272DE5">
        <w:rPr>
          <w:rFonts w:ascii="Arial" w:hAnsi="Arial"/>
          <w:rPrChange w:id="458" w:author="Authors" w:date="2026-05-20T15:02:00Z" w16du:dateUtc="2026-05-20T13:02:00Z">
            <w:rPr/>
          </w:rPrChange>
        </w:rPr>
        <w:fldChar w:fldCharType="separate"/>
      </w:r>
      <w:r w:rsidRPr="00E5133E">
        <w:rPr>
          <w:rStyle w:val="Hyperlink"/>
          <w:rFonts w:ascii="Arial" w:hAnsi="Arial"/>
        </w:rPr>
        <w:t>10.1016/s0376-6357(01)00191-7</w:t>
      </w:r>
      <w:r w:rsidRPr="00272DE5">
        <w:rPr>
          <w:rFonts w:ascii="Arial" w:hAnsi="Arial"/>
          <w:rPrChange w:id="459" w:author="Authors" w:date="2026-05-20T15:02:00Z" w16du:dateUtc="2026-05-20T13:02:00Z">
            <w:rPr/>
          </w:rPrChange>
        </w:rPr>
        <w:fldChar w:fldCharType="end"/>
      </w:r>
      <w:r w:rsidRPr="00E5133E">
        <w:rPr>
          <w:rFonts w:ascii="Arial" w:hAnsi="Arial"/>
        </w:rPr>
        <w:t>)</w:t>
      </w:r>
    </w:p>
    <w:p w14:paraId="115FBD42" w14:textId="77777777" w:rsidR="001F0F81" w:rsidRPr="00E5133E" w:rsidRDefault="00000000">
      <w:pPr>
        <w:pStyle w:val="Bibliography"/>
        <w:rPr>
          <w:rFonts w:ascii="Arial" w:hAnsi="Arial"/>
        </w:rPr>
      </w:pPr>
      <w:bookmarkStart w:id="460" w:name="ref-dawson2004"/>
      <w:bookmarkEnd w:id="456"/>
      <w:r w:rsidRPr="00E5133E">
        <w:rPr>
          <w:rFonts w:ascii="Arial" w:hAnsi="Arial"/>
        </w:rPr>
        <w:t xml:space="preserve">33. </w:t>
      </w:r>
      <w:r w:rsidRPr="00E5133E">
        <w:rPr>
          <w:rFonts w:ascii="Arial" w:hAnsi="Arial"/>
        </w:rPr>
        <w:tab/>
        <w:t xml:space="preserve">Dawson RD. 2004 Does fresh vegetation protect avian nests from ectoparasites? An experiment with tree swallows. </w:t>
      </w:r>
      <w:r w:rsidRPr="00E5133E">
        <w:rPr>
          <w:rFonts w:ascii="Arial" w:hAnsi="Arial"/>
          <w:i/>
        </w:rPr>
        <w:t>Canadian Journal of Zoology</w:t>
      </w:r>
      <w:r w:rsidRPr="00E5133E">
        <w:rPr>
          <w:rFonts w:ascii="Arial" w:hAnsi="Arial"/>
        </w:rPr>
        <w:t xml:space="preserve"> </w:t>
      </w:r>
      <w:r w:rsidRPr="00E5133E">
        <w:rPr>
          <w:rFonts w:ascii="Arial" w:hAnsi="Arial"/>
          <w:b/>
        </w:rPr>
        <w:t>82</w:t>
      </w:r>
      <w:r w:rsidRPr="00E5133E">
        <w:rPr>
          <w:rFonts w:ascii="Arial" w:hAnsi="Arial"/>
        </w:rPr>
        <w:t>, 1005–1010. (doi:</w:t>
      </w:r>
      <w:r w:rsidRPr="00272DE5">
        <w:rPr>
          <w:rFonts w:ascii="Arial" w:hAnsi="Arial"/>
          <w:rPrChange w:id="461" w:author="Authors" w:date="2026-05-20T15:02:00Z" w16du:dateUtc="2026-05-20T13:02:00Z">
            <w:rPr/>
          </w:rPrChange>
        </w:rPr>
        <w:fldChar w:fldCharType="begin"/>
      </w:r>
      <w:r w:rsidRPr="00E5133E">
        <w:rPr>
          <w:rFonts w:ascii="Arial" w:hAnsi="Arial"/>
        </w:rPr>
        <w:instrText>HYPERLINK "https://doi.org/10.1139/z04-076" \h</w:instrText>
      </w:r>
      <w:r w:rsidRPr="00B369B6">
        <w:rPr>
          <w:rFonts w:ascii="Arial" w:hAnsi="Arial"/>
        </w:rPr>
      </w:r>
      <w:r w:rsidRPr="00272DE5">
        <w:rPr>
          <w:rFonts w:ascii="Arial" w:hAnsi="Arial"/>
          <w:rPrChange w:id="462" w:author="Authors" w:date="2026-05-20T15:02:00Z" w16du:dateUtc="2026-05-20T13:02:00Z">
            <w:rPr/>
          </w:rPrChange>
        </w:rPr>
        <w:fldChar w:fldCharType="separate"/>
      </w:r>
      <w:r w:rsidRPr="00E5133E">
        <w:rPr>
          <w:rStyle w:val="Hyperlink"/>
          <w:rFonts w:ascii="Arial" w:hAnsi="Arial"/>
        </w:rPr>
        <w:t>10.1139/z04-076</w:t>
      </w:r>
      <w:r w:rsidRPr="00272DE5">
        <w:rPr>
          <w:rFonts w:ascii="Arial" w:hAnsi="Arial"/>
          <w:rPrChange w:id="463" w:author="Authors" w:date="2026-05-20T15:02:00Z" w16du:dateUtc="2026-05-20T13:02:00Z">
            <w:rPr/>
          </w:rPrChange>
        </w:rPr>
        <w:fldChar w:fldCharType="end"/>
      </w:r>
      <w:r w:rsidRPr="00E5133E">
        <w:rPr>
          <w:rFonts w:ascii="Arial" w:hAnsi="Arial"/>
        </w:rPr>
        <w:t>)</w:t>
      </w:r>
    </w:p>
    <w:p w14:paraId="20EC3CA2" w14:textId="77777777" w:rsidR="001F0F81" w:rsidRPr="00E5133E" w:rsidRDefault="00000000">
      <w:pPr>
        <w:pStyle w:val="Bibliography"/>
        <w:rPr>
          <w:rFonts w:ascii="Arial" w:hAnsi="Arial"/>
        </w:rPr>
      </w:pPr>
      <w:bookmarkStart w:id="464" w:name="ref-quiroga2012"/>
      <w:bookmarkEnd w:id="460"/>
      <w:r w:rsidRPr="00E5133E">
        <w:rPr>
          <w:rFonts w:ascii="Arial" w:hAnsi="Arial"/>
        </w:rPr>
        <w:t xml:space="preserve">34. </w:t>
      </w:r>
      <w:r w:rsidRPr="00E5133E">
        <w:rPr>
          <w:rFonts w:ascii="Arial" w:hAnsi="Arial"/>
        </w:rPr>
        <w:tab/>
        <w:t xml:space="preserve">Quiroga MA, Reboreda JC, Beltzer AH. 2012 Host use by </w:t>
      </w:r>
      <w:r w:rsidRPr="00E5133E">
        <w:rPr>
          <w:rFonts w:ascii="Arial" w:hAnsi="Arial"/>
          <w:i/>
        </w:rPr>
        <w:t>Philornis</w:t>
      </w:r>
      <w:r w:rsidRPr="00E5133E">
        <w:rPr>
          <w:rFonts w:ascii="Arial" w:hAnsi="Arial"/>
        </w:rPr>
        <w:t xml:space="preserve"> sp. In a passerine community in central Argentina. </w:t>
      </w:r>
      <w:r w:rsidRPr="00E5133E">
        <w:rPr>
          <w:rFonts w:ascii="Arial" w:hAnsi="Arial"/>
          <w:i/>
        </w:rPr>
        <w:t>Revista Mexicana de Biodiversidad</w:t>
      </w:r>
      <w:r w:rsidRPr="00E5133E">
        <w:rPr>
          <w:rFonts w:ascii="Arial" w:hAnsi="Arial"/>
        </w:rPr>
        <w:t xml:space="preserve"> </w:t>
      </w:r>
      <w:r w:rsidRPr="00E5133E">
        <w:rPr>
          <w:rFonts w:ascii="Arial" w:hAnsi="Arial"/>
          <w:b/>
        </w:rPr>
        <w:t>83</w:t>
      </w:r>
      <w:r w:rsidRPr="00E5133E">
        <w:rPr>
          <w:rFonts w:ascii="Arial" w:hAnsi="Arial"/>
        </w:rPr>
        <w:t>. (doi:</w:t>
      </w:r>
      <w:r w:rsidRPr="00272DE5">
        <w:rPr>
          <w:rFonts w:ascii="Arial" w:hAnsi="Arial"/>
          <w:rPrChange w:id="465" w:author="Authors" w:date="2026-05-20T15:02:00Z" w16du:dateUtc="2026-05-20T13:02:00Z">
            <w:rPr/>
          </w:rPrChange>
        </w:rPr>
        <w:fldChar w:fldCharType="begin"/>
      </w:r>
      <w:r w:rsidRPr="00E5133E">
        <w:rPr>
          <w:rFonts w:ascii="Arial" w:hAnsi="Arial"/>
        </w:rPr>
        <w:instrText>HYPERLINK "https://doi.org/10.22201/ib.20078706e.2012.1.1137" \h</w:instrText>
      </w:r>
      <w:r w:rsidRPr="00B369B6">
        <w:rPr>
          <w:rFonts w:ascii="Arial" w:hAnsi="Arial"/>
        </w:rPr>
      </w:r>
      <w:r w:rsidRPr="00272DE5">
        <w:rPr>
          <w:rFonts w:ascii="Arial" w:hAnsi="Arial"/>
          <w:rPrChange w:id="466" w:author="Authors" w:date="2026-05-20T15:02:00Z" w16du:dateUtc="2026-05-20T13:02:00Z">
            <w:rPr/>
          </w:rPrChange>
        </w:rPr>
        <w:fldChar w:fldCharType="separate"/>
      </w:r>
      <w:r w:rsidRPr="00E5133E">
        <w:rPr>
          <w:rStyle w:val="Hyperlink"/>
          <w:rFonts w:ascii="Arial" w:hAnsi="Arial"/>
        </w:rPr>
        <w:t>10.22201/ib.20078706e.2012.1.1137</w:t>
      </w:r>
      <w:r w:rsidRPr="00272DE5">
        <w:rPr>
          <w:rFonts w:ascii="Arial" w:hAnsi="Arial"/>
          <w:rPrChange w:id="467" w:author="Authors" w:date="2026-05-20T15:02:00Z" w16du:dateUtc="2026-05-20T13:02:00Z">
            <w:rPr/>
          </w:rPrChange>
        </w:rPr>
        <w:fldChar w:fldCharType="end"/>
      </w:r>
      <w:r w:rsidRPr="00E5133E">
        <w:rPr>
          <w:rFonts w:ascii="Arial" w:hAnsi="Arial"/>
        </w:rPr>
        <w:t>)</w:t>
      </w:r>
    </w:p>
    <w:p w14:paraId="21DEE5E9" w14:textId="77777777" w:rsidR="001F0F81" w:rsidRPr="00E5133E" w:rsidRDefault="00000000">
      <w:pPr>
        <w:pStyle w:val="Bibliography"/>
        <w:rPr>
          <w:rFonts w:ascii="Arial" w:hAnsi="Arial"/>
        </w:rPr>
      </w:pPr>
      <w:bookmarkStart w:id="468" w:name="ref-gwinner2000"/>
      <w:bookmarkEnd w:id="464"/>
      <w:r w:rsidRPr="00E5133E">
        <w:rPr>
          <w:rFonts w:ascii="Arial" w:hAnsi="Arial"/>
        </w:rPr>
        <w:t xml:space="preserve">35. </w:t>
      </w:r>
      <w:r w:rsidRPr="00E5133E">
        <w:rPr>
          <w:rFonts w:ascii="Arial" w:hAnsi="Arial"/>
        </w:rPr>
        <w:tab/>
        <w:t xml:space="preserve">Gwinner H, Oltrogge M, Trost L, Nienaber U. 2000 Green plants in starling nests: Effects on nestlings. </w:t>
      </w:r>
      <w:r w:rsidRPr="00E5133E">
        <w:rPr>
          <w:rFonts w:ascii="Arial" w:hAnsi="Arial"/>
          <w:i/>
        </w:rPr>
        <w:t>Animal Behaviour</w:t>
      </w:r>
      <w:r w:rsidRPr="00E5133E">
        <w:rPr>
          <w:rFonts w:ascii="Arial" w:hAnsi="Arial"/>
        </w:rPr>
        <w:t xml:space="preserve"> </w:t>
      </w:r>
      <w:r w:rsidRPr="00E5133E">
        <w:rPr>
          <w:rFonts w:ascii="Arial" w:hAnsi="Arial"/>
          <w:b/>
        </w:rPr>
        <w:t>59</w:t>
      </w:r>
      <w:r w:rsidRPr="00E5133E">
        <w:rPr>
          <w:rFonts w:ascii="Arial" w:hAnsi="Arial"/>
        </w:rPr>
        <w:t>, 301–309. (doi:</w:t>
      </w:r>
      <w:r w:rsidRPr="00272DE5">
        <w:rPr>
          <w:rFonts w:ascii="Arial" w:hAnsi="Arial"/>
          <w:rPrChange w:id="469" w:author="Authors" w:date="2026-05-20T15:02:00Z" w16du:dateUtc="2026-05-20T13:02:00Z">
            <w:rPr/>
          </w:rPrChange>
        </w:rPr>
        <w:fldChar w:fldCharType="begin"/>
      </w:r>
      <w:r w:rsidRPr="00E5133E">
        <w:rPr>
          <w:rFonts w:ascii="Arial" w:hAnsi="Arial"/>
        </w:rPr>
        <w:instrText>HYPERLINK "https://doi.org/10.1006/anbe.1999.1306" \h</w:instrText>
      </w:r>
      <w:r w:rsidRPr="00B369B6">
        <w:rPr>
          <w:rFonts w:ascii="Arial" w:hAnsi="Arial"/>
        </w:rPr>
      </w:r>
      <w:r w:rsidRPr="00272DE5">
        <w:rPr>
          <w:rFonts w:ascii="Arial" w:hAnsi="Arial"/>
          <w:rPrChange w:id="470" w:author="Authors" w:date="2026-05-20T15:02:00Z" w16du:dateUtc="2026-05-20T13:02:00Z">
            <w:rPr/>
          </w:rPrChange>
        </w:rPr>
        <w:fldChar w:fldCharType="separate"/>
      </w:r>
      <w:r w:rsidRPr="00E5133E">
        <w:rPr>
          <w:rStyle w:val="Hyperlink"/>
          <w:rFonts w:ascii="Arial" w:hAnsi="Arial"/>
        </w:rPr>
        <w:t>10.1006/anbe.1999.1306</w:t>
      </w:r>
      <w:r w:rsidRPr="00272DE5">
        <w:rPr>
          <w:rFonts w:ascii="Arial" w:hAnsi="Arial"/>
          <w:rPrChange w:id="471" w:author="Authors" w:date="2026-05-20T15:02:00Z" w16du:dateUtc="2026-05-20T13:02:00Z">
            <w:rPr/>
          </w:rPrChange>
        </w:rPr>
        <w:fldChar w:fldCharType="end"/>
      </w:r>
      <w:r w:rsidRPr="00E5133E">
        <w:rPr>
          <w:rFonts w:ascii="Arial" w:hAnsi="Arial"/>
        </w:rPr>
        <w:t>)</w:t>
      </w:r>
    </w:p>
    <w:p w14:paraId="7F26EFAC" w14:textId="77777777" w:rsidR="001F0F81" w:rsidRPr="00E5133E" w:rsidRDefault="00000000">
      <w:pPr>
        <w:pStyle w:val="Bibliography"/>
        <w:rPr>
          <w:rFonts w:ascii="Arial" w:hAnsi="Arial"/>
        </w:rPr>
      </w:pPr>
      <w:bookmarkStart w:id="472" w:name="ref-gwinner2005"/>
      <w:bookmarkEnd w:id="468"/>
      <w:r w:rsidRPr="00E5133E">
        <w:rPr>
          <w:rFonts w:ascii="Arial" w:hAnsi="Arial"/>
        </w:rPr>
        <w:t xml:space="preserve">36. </w:t>
      </w:r>
      <w:r w:rsidRPr="00E5133E">
        <w:rPr>
          <w:rFonts w:ascii="Arial" w:hAnsi="Arial"/>
        </w:rPr>
        <w:tab/>
        <w:t xml:space="preserve">Gwinner H, Berger S. 2005 European starlings: Nestling condition, parasites and green nest material during the breeding season. </w:t>
      </w:r>
      <w:r w:rsidRPr="00E5133E">
        <w:rPr>
          <w:rFonts w:ascii="Arial" w:hAnsi="Arial"/>
          <w:i/>
        </w:rPr>
        <w:t>Journal of Ornithology</w:t>
      </w:r>
      <w:r w:rsidRPr="00E5133E">
        <w:rPr>
          <w:rFonts w:ascii="Arial" w:hAnsi="Arial"/>
        </w:rPr>
        <w:t xml:space="preserve"> </w:t>
      </w:r>
      <w:r w:rsidRPr="00E5133E">
        <w:rPr>
          <w:rFonts w:ascii="Arial" w:hAnsi="Arial"/>
          <w:b/>
        </w:rPr>
        <w:t>146</w:t>
      </w:r>
      <w:r w:rsidRPr="00E5133E">
        <w:rPr>
          <w:rFonts w:ascii="Arial" w:hAnsi="Arial"/>
        </w:rPr>
        <w:t>, 365–371. (doi:</w:t>
      </w:r>
      <w:r w:rsidRPr="00272DE5">
        <w:rPr>
          <w:rFonts w:ascii="Arial" w:hAnsi="Arial"/>
          <w:rPrChange w:id="473" w:author="Authors" w:date="2026-05-20T15:02:00Z" w16du:dateUtc="2026-05-20T13:02:00Z">
            <w:rPr/>
          </w:rPrChange>
        </w:rPr>
        <w:fldChar w:fldCharType="begin"/>
      </w:r>
      <w:r w:rsidRPr="00E5133E">
        <w:rPr>
          <w:rFonts w:ascii="Arial" w:hAnsi="Arial"/>
        </w:rPr>
        <w:instrText>HYPERLINK "https://doi.org/10.1007/s10336-005-0012-x" \h</w:instrText>
      </w:r>
      <w:r w:rsidRPr="00B369B6">
        <w:rPr>
          <w:rFonts w:ascii="Arial" w:hAnsi="Arial"/>
        </w:rPr>
      </w:r>
      <w:r w:rsidRPr="00272DE5">
        <w:rPr>
          <w:rFonts w:ascii="Arial" w:hAnsi="Arial"/>
          <w:rPrChange w:id="474" w:author="Authors" w:date="2026-05-20T15:02:00Z" w16du:dateUtc="2026-05-20T13:02:00Z">
            <w:rPr/>
          </w:rPrChange>
        </w:rPr>
        <w:fldChar w:fldCharType="separate"/>
      </w:r>
      <w:r w:rsidRPr="00E5133E">
        <w:rPr>
          <w:rStyle w:val="Hyperlink"/>
          <w:rFonts w:ascii="Arial" w:hAnsi="Arial"/>
        </w:rPr>
        <w:t>10.1007/s10336-005-0012-x</w:t>
      </w:r>
      <w:r w:rsidRPr="00272DE5">
        <w:rPr>
          <w:rFonts w:ascii="Arial" w:hAnsi="Arial"/>
          <w:rPrChange w:id="475" w:author="Authors" w:date="2026-05-20T15:02:00Z" w16du:dateUtc="2026-05-20T13:02:00Z">
            <w:rPr/>
          </w:rPrChange>
        </w:rPr>
        <w:fldChar w:fldCharType="end"/>
      </w:r>
      <w:r w:rsidRPr="00E5133E">
        <w:rPr>
          <w:rFonts w:ascii="Arial" w:hAnsi="Arial"/>
        </w:rPr>
        <w:t>)</w:t>
      </w:r>
    </w:p>
    <w:p w14:paraId="13C5A1BF" w14:textId="77777777" w:rsidR="001F0F81" w:rsidRPr="00E5133E" w:rsidRDefault="00000000">
      <w:pPr>
        <w:pStyle w:val="Bibliography"/>
        <w:rPr>
          <w:rFonts w:ascii="Arial" w:hAnsi="Arial"/>
        </w:rPr>
      </w:pPr>
      <w:bookmarkStart w:id="476" w:name="ref-mennerat2009a"/>
      <w:bookmarkEnd w:id="472"/>
      <w:r w:rsidRPr="00E5133E">
        <w:rPr>
          <w:rFonts w:ascii="Arial" w:hAnsi="Arial"/>
        </w:rPr>
        <w:t xml:space="preserve">37. </w:t>
      </w:r>
      <w:r w:rsidRPr="00E5133E">
        <w:rPr>
          <w:rFonts w:ascii="Arial" w:hAnsi="Arial"/>
        </w:rPr>
        <w:tab/>
        <w:t xml:space="preserve">Mennerat A, Perret P, Bourgault P, Blondel J, Gimenez O, Thomas DW, Heeb P, Lambrechts MM. 2009 Aromatic plants in nests of blue tits: Positive effects on nestlings. </w:t>
      </w:r>
      <w:r w:rsidRPr="00E5133E">
        <w:rPr>
          <w:rFonts w:ascii="Arial" w:hAnsi="Arial"/>
          <w:i/>
        </w:rPr>
        <w:t>Animal Behaviour</w:t>
      </w:r>
      <w:r w:rsidRPr="00E5133E">
        <w:rPr>
          <w:rFonts w:ascii="Arial" w:hAnsi="Arial"/>
        </w:rPr>
        <w:t xml:space="preserve"> </w:t>
      </w:r>
      <w:r w:rsidRPr="00E5133E">
        <w:rPr>
          <w:rFonts w:ascii="Arial" w:hAnsi="Arial"/>
          <w:b/>
        </w:rPr>
        <w:t>77</w:t>
      </w:r>
      <w:r w:rsidRPr="00E5133E">
        <w:rPr>
          <w:rFonts w:ascii="Arial" w:hAnsi="Arial"/>
        </w:rPr>
        <w:t>, 569–574. (doi:</w:t>
      </w:r>
      <w:r w:rsidRPr="00272DE5">
        <w:rPr>
          <w:rFonts w:ascii="Arial" w:hAnsi="Arial"/>
          <w:rPrChange w:id="477" w:author="Authors" w:date="2026-05-20T15:02:00Z" w16du:dateUtc="2026-05-20T13:02:00Z">
            <w:rPr/>
          </w:rPrChange>
        </w:rPr>
        <w:fldChar w:fldCharType="begin"/>
      </w:r>
      <w:r w:rsidRPr="00E5133E">
        <w:rPr>
          <w:rFonts w:ascii="Arial" w:hAnsi="Arial"/>
        </w:rPr>
        <w:instrText>HYPERLINK "https://doi.org/10.1016/j.anbehav.2008.11.008" \h</w:instrText>
      </w:r>
      <w:r w:rsidRPr="00B369B6">
        <w:rPr>
          <w:rFonts w:ascii="Arial" w:hAnsi="Arial"/>
        </w:rPr>
      </w:r>
      <w:r w:rsidRPr="00272DE5">
        <w:rPr>
          <w:rFonts w:ascii="Arial" w:hAnsi="Arial"/>
          <w:rPrChange w:id="478" w:author="Authors" w:date="2026-05-20T15:02:00Z" w16du:dateUtc="2026-05-20T13:02:00Z">
            <w:rPr/>
          </w:rPrChange>
        </w:rPr>
        <w:fldChar w:fldCharType="separate"/>
      </w:r>
      <w:r w:rsidRPr="00E5133E">
        <w:rPr>
          <w:rStyle w:val="Hyperlink"/>
          <w:rFonts w:ascii="Arial" w:hAnsi="Arial"/>
        </w:rPr>
        <w:t>10.1016/j.anbehav.2008.11.008</w:t>
      </w:r>
      <w:r w:rsidRPr="00272DE5">
        <w:rPr>
          <w:rFonts w:ascii="Arial" w:hAnsi="Arial"/>
          <w:rPrChange w:id="479" w:author="Authors" w:date="2026-05-20T15:02:00Z" w16du:dateUtc="2026-05-20T13:02:00Z">
            <w:rPr/>
          </w:rPrChange>
        </w:rPr>
        <w:fldChar w:fldCharType="end"/>
      </w:r>
      <w:r w:rsidRPr="00E5133E">
        <w:rPr>
          <w:rFonts w:ascii="Arial" w:hAnsi="Arial"/>
        </w:rPr>
        <w:t>)</w:t>
      </w:r>
    </w:p>
    <w:p w14:paraId="1FDAC8AC" w14:textId="77777777" w:rsidR="001F0F81" w:rsidRPr="00E5133E" w:rsidRDefault="00000000">
      <w:pPr>
        <w:pStyle w:val="Bibliography"/>
        <w:rPr>
          <w:rFonts w:ascii="Arial" w:hAnsi="Arial"/>
        </w:rPr>
      </w:pPr>
      <w:bookmarkStart w:id="480" w:name="ref-cowie1988"/>
      <w:bookmarkEnd w:id="476"/>
      <w:r w:rsidRPr="00E5133E">
        <w:rPr>
          <w:rFonts w:ascii="Arial" w:hAnsi="Arial"/>
        </w:rPr>
        <w:t xml:space="preserve">38. </w:t>
      </w:r>
      <w:r w:rsidRPr="00E5133E">
        <w:rPr>
          <w:rFonts w:ascii="Arial" w:hAnsi="Arial"/>
        </w:rPr>
        <w:tab/>
        <w:t xml:space="preserve">Cowie RJ, Hinsley SA. 1988 Timing of return with green vegetation by nesting blue tits </w:t>
      </w:r>
      <w:r w:rsidRPr="00E5133E">
        <w:rPr>
          <w:rFonts w:ascii="Arial" w:hAnsi="Arial"/>
          <w:i/>
        </w:rPr>
        <w:t>Parus caeruleus</w:t>
      </w:r>
      <w:r w:rsidRPr="00E5133E">
        <w:rPr>
          <w:rFonts w:ascii="Arial" w:hAnsi="Arial"/>
        </w:rPr>
        <w:t xml:space="preserve">. </w:t>
      </w:r>
      <w:r w:rsidRPr="00E5133E">
        <w:rPr>
          <w:rFonts w:ascii="Arial" w:hAnsi="Arial"/>
          <w:i/>
        </w:rPr>
        <w:t>Ibis</w:t>
      </w:r>
      <w:r w:rsidRPr="00E5133E">
        <w:rPr>
          <w:rFonts w:ascii="Arial" w:hAnsi="Arial"/>
        </w:rPr>
        <w:t xml:space="preserve"> </w:t>
      </w:r>
      <w:r w:rsidRPr="00E5133E">
        <w:rPr>
          <w:rFonts w:ascii="Arial" w:hAnsi="Arial"/>
          <w:b/>
        </w:rPr>
        <w:t>130</w:t>
      </w:r>
      <w:r w:rsidRPr="00E5133E">
        <w:rPr>
          <w:rFonts w:ascii="Arial" w:hAnsi="Arial"/>
        </w:rPr>
        <w:t>, 553–555. (doi:</w:t>
      </w:r>
      <w:r w:rsidRPr="00272DE5">
        <w:rPr>
          <w:rFonts w:ascii="Arial" w:hAnsi="Arial"/>
          <w:rPrChange w:id="481" w:author="Authors" w:date="2026-05-20T15:02:00Z" w16du:dateUtc="2026-05-20T13:02:00Z">
            <w:rPr/>
          </w:rPrChange>
        </w:rPr>
        <w:fldChar w:fldCharType="begin"/>
      </w:r>
      <w:r w:rsidRPr="00E5133E">
        <w:rPr>
          <w:rFonts w:ascii="Arial" w:hAnsi="Arial"/>
        </w:rPr>
        <w:instrText>HYPERLINK "https://doi.org/10.1111/j.1474-919x.1988.tb02722.x" \h</w:instrText>
      </w:r>
      <w:r w:rsidRPr="00B369B6">
        <w:rPr>
          <w:rFonts w:ascii="Arial" w:hAnsi="Arial"/>
        </w:rPr>
      </w:r>
      <w:r w:rsidRPr="00272DE5">
        <w:rPr>
          <w:rFonts w:ascii="Arial" w:hAnsi="Arial"/>
          <w:rPrChange w:id="482" w:author="Authors" w:date="2026-05-20T15:02:00Z" w16du:dateUtc="2026-05-20T13:02:00Z">
            <w:rPr/>
          </w:rPrChange>
        </w:rPr>
        <w:fldChar w:fldCharType="separate"/>
      </w:r>
      <w:r w:rsidRPr="00E5133E">
        <w:rPr>
          <w:rStyle w:val="Hyperlink"/>
          <w:rFonts w:ascii="Arial" w:hAnsi="Arial"/>
        </w:rPr>
        <w:t>10.1111/j.1474-919x.1988.tb02722.x</w:t>
      </w:r>
      <w:r w:rsidRPr="00272DE5">
        <w:rPr>
          <w:rFonts w:ascii="Arial" w:hAnsi="Arial"/>
          <w:rPrChange w:id="483" w:author="Authors" w:date="2026-05-20T15:02:00Z" w16du:dateUtc="2026-05-20T13:02:00Z">
            <w:rPr/>
          </w:rPrChange>
        </w:rPr>
        <w:fldChar w:fldCharType="end"/>
      </w:r>
      <w:r w:rsidRPr="00E5133E">
        <w:rPr>
          <w:rFonts w:ascii="Arial" w:hAnsi="Arial"/>
        </w:rPr>
        <w:t>)</w:t>
      </w:r>
    </w:p>
    <w:p w14:paraId="27512F60" w14:textId="77777777" w:rsidR="001F0F81" w:rsidRPr="00E5133E" w:rsidRDefault="00000000">
      <w:pPr>
        <w:pStyle w:val="Bibliography"/>
        <w:rPr>
          <w:rFonts w:ascii="Arial" w:hAnsi="Arial"/>
        </w:rPr>
      </w:pPr>
      <w:bookmarkStart w:id="484" w:name="ref-banbura1995"/>
      <w:bookmarkEnd w:id="480"/>
      <w:r w:rsidRPr="00E5133E">
        <w:rPr>
          <w:rFonts w:ascii="Arial" w:hAnsi="Arial"/>
        </w:rPr>
        <w:t xml:space="preserve">39. </w:t>
      </w:r>
      <w:r w:rsidRPr="00E5133E">
        <w:rPr>
          <w:rFonts w:ascii="Arial" w:hAnsi="Arial"/>
        </w:rPr>
        <w:tab/>
        <w:t xml:space="preserve">Banbura J, Blondel J, Wilde-Lambrechts H de, Perret P. 1995 Why do female blue tits </w:t>
      </w:r>
      <w:r w:rsidRPr="00E5133E">
        <w:rPr>
          <w:rFonts w:ascii="Arial" w:hAnsi="Arial"/>
          <w:i/>
        </w:rPr>
        <w:t>Parus caeruleus</w:t>
      </w:r>
      <w:r w:rsidRPr="00E5133E">
        <w:rPr>
          <w:rFonts w:ascii="Arial" w:hAnsi="Arial"/>
        </w:rPr>
        <w:t xml:space="preserve"> bring fresh plants to their nests? </w:t>
      </w:r>
      <w:r w:rsidRPr="00E5133E">
        <w:rPr>
          <w:rFonts w:ascii="Arial" w:hAnsi="Arial"/>
          <w:i/>
        </w:rPr>
        <w:t>Journal für Ornithologie</w:t>
      </w:r>
      <w:r w:rsidRPr="00E5133E">
        <w:rPr>
          <w:rFonts w:ascii="Arial" w:hAnsi="Arial"/>
        </w:rPr>
        <w:t xml:space="preserve"> </w:t>
      </w:r>
      <w:r w:rsidRPr="00E5133E">
        <w:rPr>
          <w:rFonts w:ascii="Arial" w:hAnsi="Arial"/>
          <w:b/>
        </w:rPr>
        <w:t>136</w:t>
      </w:r>
      <w:r w:rsidRPr="00E5133E">
        <w:rPr>
          <w:rFonts w:ascii="Arial" w:hAnsi="Arial"/>
        </w:rPr>
        <w:t>, 217–221. (doi:</w:t>
      </w:r>
      <w:r w:rsidRPr="00272DE5">
        <w:rPr>
          <w:rFonts w:ascii="Arial" w:hAnsi="Arial"/>
          <w:rPrChange w:id="485" w:author="Authors" w:date="2026-05-20T15:02:00Z" w16du:dateUtc="2026-05-20T13:02:00Z">
            <w:rPr/>
          </w:rPrChange>
        </w:rPr>
        <w:fldChar w:fldCharType="begin"/>
      </w:r>
      <w:r w:rsidRPr="00E5133E">
        <w:rPr>
          <w:rFonts w:ascii="Arial" w:hAnsi="Arial"/>
        </w:rPr>
        <w:instrText>HYPERLINK "https://doi.org/10.1007/bf01651244" \h</w:instrText>
      </w:r>
      <w:r w:rsidRPr="00B369B6">
        <w:rPr>
          <w:rFonts w:ascii="Arial" w:hAnsi="Arial"/>
        </w:rPr>
      </w:r>
      <w:r w:rsidRPr="00272DE5">
        <w:rPr>
          <w:rFonts w:ascii="Arial" w:hAnsi="Arial"/>
          <w:rPrChange w:id="486" w:author="Authors" w:date="2026-05-20T15:02:00Z" w16du:dateUtc="2026-05-20T13:02:00Z">
            <w:rPr/>
          </w:rPrChange>
        </w:rPr>
        <w:fldChar w:fldCharType="separate"/>
      </w:r>
      <w:r w:rsidRPr="00E5133E">
        <w:rPr>
          <w:rStyle w:val="Hyperlink"/>
          <w:rFonts w:ascii="Arial" w:hAnsi="Arial"/>
        </w:rPr>
        <w:t>10.1007/bf01651244</w:t>
      </w:r>
      <w:r w:rsidRPr="00272DE5">
        <w:rPr>
          <w:rFonts w:ascii="Arial" w:hAnsi="Arial"/>
          <w:rPrChange w:id="487" w:author="Authors" w:date="2026-05-20T15:02:00Z" w16du:dateUtc="2026-05-20T13:02:00Z">
            <w:rPr/>
          </w:rPrChange>
        </w:rPr>
        <w:fldChar w:fldCharType="end"/>
      </w:r>
      <w:r w:rsidRPr="00E5133E">
        <w:rPr>
          <w:rFonts w:ascii="Arial" w:hAnsi="Arial"/>
        </w:rPr>
        <w:t>)</w:t>
      </w:r>
    </w:p>
    <w:p w14:paraId="709334E3" w14:textId="77777777" w:rsidR="001F0F81" w:rsidRPr="00E5133E" w:rsidRDefault="00000000">
      <w:pPr>
        <w:pStyle w:val="Bibliography"/>
        <w:rPr>
          <w:rFonts w:ascii="Arial" w:hAnsi="Arial"/>
        </w:rPr>
      </w:pPr>
      <w:bookmarkStart w:id="488" w:name="ref-garcía-campa2024"/>
      <w:bookmarkEnd w:id="484"/>
      <w:r w:rsidRPr="00E5133E">
        <w:rPr>
          <w:rFonts w:ascii="Arial" w:hAnsi="Arial"/>
        </w:rPr>
        <w:t xml:space="preserve">40. </w:t>
      </w:r>
      <w:r w:rsidRPr="00E5133E">
        <w:rPr>
          <w:rFonts w:ascii="Arial" w:hAnsi="Arial"/>
        </w:rPr>
        <w:tab/>
        <w:t xml:space="preserve">García-Campa J, González-Braojos S, Morales J. 2024 Nest secondary plants and their associations with haemosporidian blood parasites in blue tit females. </w:t>
      </w:r>
      <w:r w:rsidRPr="00E5133E">
        <w:rPr>
          <w:rFonts w:ascii="Arial" w:hAnsi="Arial"/>
          <w:i/>
        </w:rPr>
        <w:t>Parasitology</w:t>
      </w:r>
      <w:r w:rsidRPr="00E5133E">
        <w:rPr>
          <w:rFonts w:ascii="Arial" w:hAnsi="Arial"/>
        </w:rPr>
        <w:t xml:space="preserve"> </w:t>
      </w:r>
      <w:r w:rsidRPr="00E5133E">
        <w:rPr>
          <w:rFonts w:ascii="Arial" w:hAnsi="Arial"/>
          <w:b/>
        </w:rPr>
        <w:t>151</w:t>
      </w:r>
      <w:r w:rsidRPr="00E5133E">
        <w:rPr>
          <w:rFonts w:ascii="Arial" w:hAnsi="Arial"/>
        </w:rPr>
        <w:t>, 1126–1136. (doi:</w:t>
      </w:r>
      <w:r w:rsidRPr="00272DE5">
        <w:rPr>
          <w:rFonts w:ascii="Arial" w:hAnsi="Arial"/>
          <w:rPrChange w:id="489" w:author="Authors" w:date="2026-05-20T15:02:00Z" w16du:dateUtc="2026-05-20T13:02:00Z">
            <w:rPr/>
          </w:rPrChange>
        </w:rPr>
        <w:fldChar w:fldCharType="begin"/>
      </w:r>
      <w:r w:rsidRPr="00E5133E">
        <w:rPr>
          <w:rFonts w:ascii="Arial" w:hAnsi="Arial"/>
        </w:rPr>
        <w:instrText>HYPERLINK "https://doi.org/10.1017/s0031182024000775" \h</w:instrText>
      </w:r>
      <w:r w:rsidRPr="00B369B6">
        <w:rPr>
          <w:rFonts w:ascii="Arial" w:hAnsi="Arial"/>
        </w:rPr>
      </w:r>
      <w:r w:rsidRPr="00272DE5">
        <w:rPr>
          <w:rFonts w:ascii="Arial" w:hAnsi="Arial"/>
          <w:rPrChange w:id="490" w:author="Authors" w:date="2026-05-20T15:02:00Z" w16du:dateUtc="2026-05-20T13:02:00Z">
            <w:rPr/>
          </w:rPrChange>
        </w:rPr>
        <w:fldChar w:fldCharType="separate"/>
      </w:r>
      <w:r w:rsidRPr="00E5133E">
        <w:rPr>
          <w:rStyle w:val="Hyperlink"/>
          <w:rFonts w:ascii="Arial" w:hAnsi="Arial"/>
        </w:rPr>
        <w:t>10.1017/s0031182024000775</w:t>
      </w:r>
      <w:r w:rsidRPr="00272DE5">
        <w:rPr>
          <w:rFonts w:ascii="Arial" w:hAnsi="Arial"/>
          <w:rPrChange w:id="491" w:author="Authors" w:date="2026-05-20T15:02:00Z" w16du:dateUtc="2026-05-20T13:02:00Z">
            <w:rPr/>
          </w:rPrChange>
        </w:rPr>
        <w:fldChar w:fldCharType="end"/>
      </w:r>
      <w:r w:rsidRPr="00E5133E">
        <w:rPr>
          <w:rFonts w:ascii="Arial" w:hAnsi="Arial"/>
        </w:rPr>
        <w:t>)</w:t>
      </w:r>
    </w:p>
    <w:p w14:paraId="5A60DF73" w14:textId="77777777" w:rsidR="001F0F81" w:rsidRPr="00E5133E" w:rsidRDefault="00000000">
      <w:pPr>
        <w:pStyle w:val="Bibliography"/>
        <w:rPr>
          <w:rFonts w:ascii="Arial" w:hAnsi="Arial"/>
        </w:rPr>
      </w:pPr>
      <w:bookmarkStart w:id="492" w:name="ref-skutch1957"/>
      <w:bookmarkEnd w:id="488"/>
      <w:r w:rsidRPr="00E5133E">
        <w:rPr>
          <w:rFonts w:ascii="Arial" w:hAnsi="Arial"/>
        </w:rPr>
        <w:t xml:space="preserve">41. </w:t>
      </w:r>
      <w:r w:rsidRPr="00E5133E">
        <w:rPr>
          <w:rFonts w:ascii="Arial" w:hAnsi="Arial"/>
        </w:rPr>
        <w:tab/>
        <w:t xml:space="preserve">Skutch AF. 1957 The incubation patterns of birds. </w:t>
      </w:r>
      <w:r w:rsidRPr="00E5133E">
        <w:rPr>
          <w:rFonts w:ascii="Arial" w:hAnsi="Arial"/>
          <w:i/>
        </w:rPr>
        <w:t>Ibis</w:t>
      </w:r>
      <w:r w:rsidRPr="00E5133E">
        <w:rPr>
          <w:rFonts w:ascii="Arial" w:hAnsi="Arial"/>
        </w:rPr>
        <w:t xml:space="preserve"> </w:t>
      </w:r>
      <w:r w:rsidRPr="00E5133E">
        <w:rPr>
          <w:rFonts w:ascii="Arial" w:hAnsi="Arial"/>
          <w:b/>
        </w:rPr>
        <w:t>99</w:t>
      </w:r>
      <w:r w:rsidRPr="00E5133E">
        <w:rPr>
          <w:rFonts w:ascii="Arial" w:hAnsi="Arial"/>
        </w:rPr>
        <w:t>, 69–93. (doi:</w:t>
      </w:r>
      <w:r w:rsidRPr="00272DE5">
        <w:rPr>
          <w:rFonts w:ascii="Arial" w:hAnsi="Arial"/>
          <w:rPrChange w:id="493" w:author="Authors" w:date="2026-05-20T15:02:00Z" w16du:dateUtc="2026-05-20T13:02:00Z">
            <w:rPr/>
          </w:rPrChange>
        </w:rPr>
        <w:fldChar w:fldCharType="begin"/>
      </w:r>
      <w:r w:rsidRPr="00E5133E">
        <w:rPr>
          <w:rFonts w:ascii="Arial" w:hAnsi="Arial"/>
        </w:rPr>
        <w:instrText>HYPERLINK "https://doi.org/10.1111/j.1474-919x.1957.tb01934.x" \h</w:instrText>
      </w:r>
      <w:r w:rsidRPr="00B369B6">
        <w:rPr>
          <w:rFonts w:ascii="Arial" w:hAnsi="Arial"/>
        </w:rPr>
      </w:r>
      <w:r w:rsidRPr="00272DE5">
        <w:rPr>
          <w:rFonts w:ascii="Arial" w:hAnsi="Arial"/>
          <w:rPrChange w:id="494" w:author="Authors" w:date="2026-05-20T15:02:00Z" w16du:dateUtc="2026-05-20T13:02:00Z">
            <w:rPr/>
          </w:rPrChange>
        </w:rPr>
        <w:fldChar w:fldCharType="separate"/>
      </w:r>
      <w:r w:rsidRPr="00E5133E">
        <w:rPr>
          <w:rStyle w:val="Hyperlink"/>
          <w:rFonts w:ascii="Arial" w:hAnsi="Arial"/>
        </w:rPr>
        <w:t>10.1111/j.1474-919x.1957.tb01934.x</w:t>
      </w:r>
      <w:r w:rsidRPr="00272DE5">
        <w:rPr>
          <w:rFonts w:ascii="Arial" w:hAnsi="Arial"/>
          <w:rPrChange w:id="495" w:author="Authors" w:date="2026-05-20T15:02:00Z" w16du:dateUtc="2026-05-20T13:02:00Z">
            <w:rPr/>
          </w:rPrChange>
        </w:rPr>
        <w:fldChar w:fldCharType="end"/>
      </w:r>
      <w:r w:rsidRPr="00E5133E">
        <w:rPr>
          <w:rFonts w:ascii="Arial" w:hAnsi="Arial"/>
        </w:rPr>
        <w:t>)</w:t>
      </w:r>
    </w:p>
    <w:p w14:paraId="516929B3" w14:textId="77777777" w:rsidR="001F0F81" w:rsidRPr="00E5133E" w:rsidRDefault="00000000">
      <w:pPr>
        <w:pStyle w:val="Bibliography"/>
        <w:rPr>
          <w:rFonts w:ascii="Arial" w:hAnsi="Arial"/>
        </w:rPr>
      </w:pPr>
      <w:bookmarkStart w:id="496" w:name="ref-mertens1977"/>
      <w:bookmarkEnd w:id="492"/>
      <w:r w:rsidRPr="00E5133E">
        <w:rPr>
          <w:rFonts w:ascii="Arial" w:hAnsi="Arial"/>
        </w:rPr>
        <w:t xml:space="preserve">42. </w:t>
      </w:r>
      <w:r w:rsidRPr="00E5133E">
        <w:rPr>
          <w:rFonts w:ascii="Arial" w:hAnsi="Arial"/>
        </w:rPr>
        <w:tab/>
        <w:t xml:space="preserve">Mertens JAL. 1977 Thermal conditions for successful breeding in great tits </w:t>
      </w:r>
      <w:r w:rsidRPr="00E5133E">
        <w:rPr>
          <w:rFonts w:ascii="Arial" w:hAnsi="Arial"/>
          <w:i/>
        </w:rPr>
        <w:t>Parus major</w:t>
      </w:r>
      <w:r w:rsidRPr="00E5133E">
        <w:rPr>
          <w:rFonts w:ascii="Arial" w:hAnsi="Arial"/>
        </w:rPr>
        <w:t xml:space="preserve">. </w:t>
      </w:r>
      <w:r w:rsidRPr="00E5133E">
        <w:rPr>
          <w:rFonts w:ascii="Arial" w:hAnsi="Arial"/>
          <w:i/>
        </w:rPr>
        <w:t>Oecologia</w:t>
      </w:r>
      <w:r w:rsidRPr="00E5133E">
        <w:rPr>
          <w:rFonts w:ascii="Arial" w:hAnsi="Arial"/>
        </w:rPr>
        <w:t xml:space="preserve"> </w:t>
      </w:r>
      <w:r w:rsidRPr="00E5133E">
        <w:rPr>
          <w:rFonts w:ascii="Arial" w:hAnsi="Arial"/>
          <w:b/>
        </w:rPr>
        <w:t>28</w:t>
      </w:r>
      <w:r w:rsidRPr="00E5133E">
        <w:rPr>
          <w:rFonts w:ascii="Arial" w:hAnsi="Arial"/>
        </w:rPr>
        <w:t>, 1–29. (doi:</w:t>
      </w:r>
      <w:r w:rsidRPr="00272DE5">
        <w:rPr>
          <w:rFonts w:ascii="Arial" w:hAnsi="Arial"/>
          <w:rPrChange w:id="497" w:author="Authors" w:date="2026-05-20T15:02:00Z" w16du:dateUtc="2026-05-20T13:02:00Z">
            <w:rPr/>
          </w:rPrChange>
        </w:rPr>
        <w:fldChar w:fldCharType="begin"/>
      </w:r>
      <w:r w:rsidRPr="00E5133E">
        <w:rPr>
          <w:rFonts w:ascii="Arial" w:hAnsi="Arial"/>
        </w:rPr>
        <w:instrText>HYPERLINK "https://doi.org/10.1007/bf00346834" \h</w:instrText>
      </w:r>
      <w:r w:rsidRPr="00B369B6">
        <w:rPr>
          <w:rFonts w:ascii="Arial" w:hAnsi="Arial"/>
        </w:rPr>
      </w:r>
      <w:r w:rsidRPr="00272DE5">
        <w:rPr>
          <w:rFonts w:ascii="Arial" w:hAnsi="Arial"/>
          <w:rPrChange w:id="498" w:author="Authors" w:date="2026-05-20T15:02:00Z" w16du:dateUtc="2026-05-20T13:02:00Z">
            <w:rPr/>
          </w:rPrChange>
        </w:rPr>
        <w:fldChar w:fldCharType="separate"/>
      </w:r>
      <w:r w:rsidRPr="00E5133E">
        <w:rPr>
          <w:rStyle w:val="Hyperlink"/>
          <w:rFonts w:ascii="Arial" w:hAnsi="Arial"/>
        </w:rPr>
        <w:t>10.1007/bf00346834</w:t>
      </w:r>
      <w:r w:rsidRPr="00272DE5">
        <w:rPr>
          <w:rFonts w:ascii="Arial" w:hAnsi="Arial"/>
          <w:rPrChange w:id="499" w:author="Authors" w:date="2026-05-20T15:02:00Z" w16du:dateUtc="2026-05-20T13:02:00Z">
            <w:rPr/>
          </w:rPrChange>
        </w:rPr>
        <w:fldChar w:fldCharType="end"/>
      </w:r>
      <w:r w:rsidRPr="00E5133E">
        <w:rPr>
          <w:rFonts w:ascii="Arial" w:hAnsi="Arial"/>
        </w:rPr>
        <w:t>)</w:t>
      </w:r>
    </w:p>
    <w:p w14:paraId="4A719995" w14:textId="77777777" w:rsidR="001F0F81" w:rsidRPr="00E5133E" w:rsidRDefault="00000000">
      <w:pPr>
        <w:pStyle w:val="Bibliography"/>
        <w:rPr>
          <w:rFonts w:ascii="Arial" w:hAnsi="Arial"/>
        </w:rPr>
      </w:pPr>
      <w:bookmarkStart w:id="500" w:name="ref-lyons1987"/>
      <w:bookmarkEnd w:id="496"/>
      <w:r w:rsidRPr="00E5133E">
        <w:rPr>
          <w:rFonts w:ascii="Arial" w:hAnsi="Arial"/>
        </w:rPr>
        <w:t xml:space="preserve">43. </w:t>
      </w:r>
      <w:r w:rsidRPr="00E5133E">
        <w:rPr>
          <w:rFonts w:ascii="Arial" w:hAnsi="Arial"/>
        </w:rPr>
        <w:tab/>
        <w:t xml:space="preserve">Lyons DM, Mosher JA. 1987 </w:t>
      </w:r>
      <w:r w:rsidRPr="00272DE5">
        <w:rPr>
          <w:rFonts w:ascii="Arial" w:hAnsi="Arial"/>
          <w:rPrChange w:id="501" w:author="Authors" w:date="2026-05-20T15:02:00Z" w16du:dateUtc="2026-05-20T13:02:00Z">
            <w:rPr/>
          </w:rPrChange>
        </w:rPr>
        <w:fldChar w:fldCharType="begin"/>
      </w:r>
      <w:r w:rsidRPr="00E5133E">
        <w:rPr>
          <w:rFonts w:ascii="Arial" w:hAnsi="Arial"/>
        </w:rPr>
        <w:instrText>HYPERLINK "https://www.jstor.org/stable/4513249" \h</w:instrText>
      </w:r>
      <w:r w:rsidRPr="00B369B6">
        <w:rPr>
          <w:rFonts w:ascii="Arial" w:hAnsi="Arial"/>
        </w:rPr>
      </w:r>
      <w:r w:rsidRPr="00272DE5">
        <w:rPr>
          <w:rFonts w:ascii="Arial" w:hAnsi="Arial"/>
          <w:rPrChange w:id="502" w:author="Authors" w:date="2026-05-20T15:02:00Z" w16du:dateUtc="2026-05-20T13:02:00Z">
            <w:rPr/>
          </w:rPrChange>
        </w:rPr>
        <w:fldChar w:fldCharType="separate"/>
      </w:r>
      <w:r w:rsidRPr="00E5133E">
        <w:rPr>
          <w:rStyle w:val="Hyperlink"/>
          <w:rFonts w:ascii="Arial" w:hAnsi="Arial"/>
        </w:rPr>
        <w:t>Morphological growth, behavioral development, and parental care of Broad-Winged Hawks (</w:t>
      </w:r>
      <w:proofErr w:type="spellStart"/>
      <w:r w:rsidRPr="00E5133E">
        <w:rPr>
          <w:rStyle w:val="Hyperlink"/>
          <w:rFonts w:ascii="Arial" w:hAnsi="Arial"/>
        </w:rPr>
        <w:t>crecimiento</w:t>
      </w:r>
      <w:proofErr w:type="spellEnd"/>
      <w:r w:rsidRPr="00E5133E">
        <w:rPr>
          <w:rStyle w:val="Hyperlink"/>
          <w:rFonts w:ascii="Arial" w:hAnsi="Arial"/>
        </w:rPr>
        <w:t xml:space="preserve">, </w:t>
      </w:r>
      <w:proofErr w:type="spellStart"/>
      <w:r w:rsidRPr="00E5133E">
        <w:rPr>
          <w:rStyle w:val="Hyperlink"/>
          <w:rFonts w:ascii="Arial" w:hAnsi="Arial"/>
        </w:rPr>
        <w:t>desarollo</w:t>
      </w:r>
      <w:proofErr w:type="spellEnd"/>
      <w:r w:rsidRPr="00E5133E">
        <w:rPr>
          <w:rStyle w:val="Hyperlink"/>
          <w:rFonts w:ascii="Arial" w:hAnsi="Arial"/>
        </w:rPr>
        <w:t xml:space="preserve"> de </w:t>
      </w:r>
      <w:proofErr w:type="spellStart"/>
      <w:r w:rsidRPr="00E5133E">
        <w:rPr>
          <w:rStyle w:val="Hyperlink"/>
          <w:rFonts w:ascii="Arial" w:hAnsi="Arial"/>
        </w:rPr>
        <w:t>patrones</w:t>
      </w:r>
      <w:proofErr w:type="spellEnd"/>
      <w:r w:rsidRPr="00E5133E">
        <w:rPr>
          <w:rStyle w:val="Hyperlink"/>
          <w:rFonts w:ascii="Arial" w:hAnsi="Arial"/>
        </w:rPr>
        <w:t xml:space="preserve"> de </w:t>
      </w:r>
      <w:proofErr w:type="spellStart"/>
      <w:r w:rsidRPr="00E5133E">
        <w:rPr>
          <w:rStyle w:val="Hyperlink"/>
          <w:rFonts w:ascii="Arial" w:hAnsi="Arial"/>
        </w:rPr>
        <w:t>conducta</w:t>
      </w:r>
      <w:proofErr w:type="spellEnd"/>
      <w:r w:rsidRPr="00E5133E">
        <w:rPr>
          <w:rStyle w:val="Hyperlink"/>
          <w:rFonts w:ascii="Arial" w:hAnsi="Arial"/>
        </w:rPr>
        <w:t xml:space="preserve"> y </w:t>
      </w:r>
      <w:proofErr w:type="spellStart"/>
      <w:r w:rsidRPr="00E5133E">
        <w:rPr>
          <w:rStyle w:val="Hyperlink"/>
          <w:rFonts w:ascii="Arial" w:hAnsi="Arial"/>
        </w:rPr>
        <w:t>cuidado</w:t>
      </w:r>
      <w:proofErr w:type="spellEnd"/>
      <w:r w:rsidRPr="00E5133E">
        <w:rPr>
          <w:rStyle w:val="Hyperlink"/>
          <w:rFonts w:ascii="Arial" w:hAnsi="Arial"/>
        </w:rPr>
        <w:t xml:space="preserve"> parental </w:t>
      </w:r>
      <w:proofErr w:type="spellStart"/>
      <w:r w:rsidRPr="00E5133E">
        <w:rPr>
          <w:rStyle w:val="Hyperlink"/>
          <w:rFonts w:ascii="Arial" w:hAnsi="Arial"/>
        </w:rPr>
        <w:t>en</w:t>
      </w:r>
      <w:proofErr w:type="spellEnd"/>
      <w:r w:rsidRPr="00E5133E">
        <w:rPr>
          <w:rStyle w:val="Hyperlink"/>
          <w:rFonts w:ascii="Arial" w:hAnsi="Arial"/>
        </w:rPr>
        <w:t xml:space="preserve"> </w:t>
      </w:r>
      <w:r w:rsidRPr="00E5133E">
        <w:rPr>
          <w:rStyle w:val="Hyperlink"/>
          <w:rFonts w:ascii="Arial" w:hAnsi="Arial"/>
          <w:i/>
        </w:rPr>
        <w:t xml:space="preserve">Buteo </w:t>
      </w:r>
      <w:proofErr w:type="spellStart"/>
      <w:r w:rsidRPr="00E5133E">
        <w:rPr>
          <w:rStyle w:val="Hyperlink"/>
          <w:rFonts w:ascii="Arial" w:hAnsi="Arial"/>
          <w:i/>
        </w:rPr>
        <w:t>platypterus</w:t>
      </w:r>
      <w:proofErr w:type="spellEnd"/>
      <w:r w:rsidRPr="00E5133E">
        <w:rPr>
          <w:rStyle w:val="Hyperlink"/>
          <w:rFonts w:ascii="Arial" w:hAnsi="Arial"/>
        </w:rPr>
        <w:t>)</w:t>
      </w:r>
      <w:r w:rsidRPr="00272DE5">
        <w:rPr>
          <w:rFonts w:ascii="Arial" w:hAnsi="Arial"/>
          <w:rPrChange w:id="503" w:author="Authors" w:date="2026-05-20T15:02:00Z" w16du:dateUtc="2026-05-20T13:02:00Z">
            <w:rPr/>
          </w:rPrChange>
        </w:rPr>
        <w:fldChar w:fldCharType="end"/>
      </w:r>
      <w:r w:rsidRPr="00E5133E">
        <w:rPr>
          <w:rFonts w:ascii="Arial" w:hAnsi="Arial"/>
        </w:rPr>
        <w:t xml:space="preserve">. </w:t>
      </w:r>
      <w:r w:rsidRPr="00E5133E">
        <w:rPr>
          <w:rFonts w:ascii="Arial" w:hAnsi="Arial"/>
          <w:i/>
        </w:rPr>
        <w:t>Journal of Field Ornithology</w:t>
      </w:r>
      <w:r w:rsidRPr="00E5133E">
        <w:rPr>
          <w:rFonts w:ascii="Arial" w:hAnsi="Arial"/>
        </w:rPr>
        <w:t xml:space="preserve"> </w:t>
      </w:r>
      <w:r w:rsidRPr="00E5133E">
        <w:rPr>
          <w:rFonts w:ascii="Arial" w:hAnsi="Arial"/>
          <w:b/>
        </w:rPr>
        <w:t>58</w:t>
      </w:r>
      <w:r w:rsidRPr="00E5133E">
        <w:rPr>
          <w:rFonts w:ascii="Arial" w:hAnsi="Arial"/>
        </w:rPr>
        <w:t>, 334–344.</w:t>
      </w:r>
    </w:p>
    <w:p w14:paraId="031DD601" w14:textId="77777777" w:rsidR="001F0F81" w:rsidRPr="00E5133E" w:rsidRDefault="00000000">
      <w:pPr>
        <w:pStyle w:val="Bibliography"/>
        <w:rPr>
          <w:rFonts w:ascii="Arial" w:hAnsi="Arial"/>
        </w:rPr>
      </w:pPr>
      <w:bookmarkStart w:id="504" w:name="ref-dimri2024"/>
      <w:bookmarkEnd w:id="500"/>
      <w:r w:rsidRPr="00E5133E">
        <w:rPr>
          <w:rFonts w:ascii="Arial" w:hAnsi="Arial"/>
        </w:rPr>
        <w:lastRenderedPageBreak/>
        <w:t xml:space="preserve">44. </w:t>
      </w:r>
      <w:r w:rsidRPr="00E5133E">
        <w:rPr>
          <w:rFonts w:ascii="Arial" w:hAnsi="Arial"/>
        </w:rPr>
        <w:tab/>
        <w:t>Dimri S, Rizvi T, do Monte Gonzalez de Segovia J, Sánchez-Tójar A. 2024 The adaptive value of green nest material across birds: A systematic review and meta-analysis. (doi:</w:t>
      </w:r>
      <w:r w:rsidRPr="00272DE5">
        <w:rPr>
          <w:rFonts w:ascii="Arial" w:hAnsi="Arial"/>
          <w:rPrChange w:id="505" w:author="Authors" w:date="2026-05-20T15:02:00Z" w16du:dateUtc="2026-05-20T13:02:00Z">
            <w:rPr/>
          </w:rPrChange>
        </w:rPr>
        <w:fldChar w:fldCharType="begin"/>
      </w:r>
      <w:r w:rsidRPr="00E5133E">
        <w:rPr>
          <w:rFonts w:ascii="Arial" w:hAnsi="Arial"/>
        </w:rPr>
        <w:instrText>HYPERLINK "https://doi.org/10.17605/OSF.IO/S7J6Z" \h</w:instrText>
      </w:r>
      <w:r w:rsidRPr="00B369B6">
        <w:rPr>
          <w:rFonts w:ascii="Arial" w:hAnsi="Arial"/>
        </w:rPr>
      </w:r>
      <w:r w:rsidRPr="00272DE5">
        <w:rPr>
          <w:rFonts w:ascii="Arial" w:hAnsi="Arial"/>
          <w:rPrChange w:id="506" w:author="Authors" w:date="2026-05-20T15:02:00Z" w16du:dateUtc="2026-05-20T13:02:00Z">
            <w:rPr/>
          </w:rPrChange>
        </w:rPr>
        <w:fldChar w:fldCharType="separate"/>
      </w:r>
      <w:r w:rsidRPr="00E5133E">
        <w:rPr>
          <w:rStyle w:val="Hyperlink"/>
          <w:rFonts w:ascii="Arial" w:hAnsi="Arial"/>
        </w:rPr>
        <w:t>10.17605/OSF.IO/S7J6Z</w:t>
      </w:r>
      <w:r w:rsidRPr="00272DE5">
        <w:rPr>
          <w:rFonts w:ascii="Arial" w:hAnsi="Arial"/>
          <w:rPrChange w:id="507" w:author="Authors" w:date="2026-05-20T15:02:00Z" w16du:dateUtc="2026-05-20T13:02:00Z">
            <w:rPr/>
          </w:rPrChange>
        </w:rPr>
        <w:fldChar w:fldCharType="end"/>
      </w:r>
      <w:r w:rsidRPr="00E5133E">
        <w:rPr>
          <w:rFonts w:ascii="Arial" w:hAnsi="Arial"/>
        </w:rPr>
        <w:t>)</w:t>
      </w:r>
    </w:p>
    <w:p w14:paraId="2AA794EB" w14:textId="77777777" w:rsidR="001F0F81" w:rsidRPr="00E5133E" w:rsidRDefault="00000000">
      <w:pPr>
        <w:pStyle w:val="Bibliography"/>
        <w:rPr>
          <w:rFonts w:ascii="Arial" w:hAnsi="Arial"/>
        </w:rPr>
      </w:pPr>
      <w:bookmarkStart w:id="508" w:name="ref-odea2021"/>
      <w:bookmarkEnd w:id="504"/>
      <w:r w:rsidRPr="00E5133E">
        <w:rPr>
          <w:rFonts w:ascii="Arial" w:hAnsi="Arial"/>
        </w:rPr>
        <w:t xml:space="preserve">45. </w:t>
      </w:r>
      <w:r w:rsidRPr="00E5133E">
        <w:rPr>
          <w:rFonts w:ascii="Arial" w:hAnsi="Arial"/>
        </w:rPr>
        <w:tab/>
        <w:t xml:space="preserve">O’Dea RE </w:t>
      </w:r>
      <w:r w:rsidRPr="00E5133E">
        <w:rPr>
          <w:rFonts w:ascii="Arial" w:hAnsi="Arial"/>
          <w:i/>
        </w:rPr>
        <w:t>et al.</w:t>
      </w:r>
      <w:r w:rsidRPr="00E5133E">
        <w:rPr>
          <w:rFonts w:ascii="Arial" w:hAnsi="Arial"/>
        </w:rPr>
        <w:t xml:space="preserve"> 2021 Preferred reporting items for systematic reviews and meta-analyses in ecology and evolutionary biology: A PRISMA extension. </w:t>
      </w:r>
      <w:r w:rsidRPr="00E5133E">
        <w:rPr>
          <w:rFonts w:ascii="Arial" w:hAnsi="Arial"/>
          <w:i/>
        </w:rPr>
        <w:t>Biological Reviews</w:t>
      </w:r>
      <w:r w:rsidRPr="00E5133E">
        <w:rPr>
          <w:rFonts w:ascii="Arial" w:hAnsi="Arial"/>
        </w:rPr>
        <w:t xml:space="preserve"> </w:t>
      </w:r>
      <w:r w:rsidRPr="00E5133E">
        <w:rPr>
          <w:rFonts w:ascii="Arial" w:hAnsi="Arial"/>
          <w:b/>
        </w:rPr>
        <w:t>96</w:t>
      </w:r>
      <w:r w:rsidRPr="00E5133E">
        <w:rPr>
          <w:rFonts w:ascii="Arial" w:hAnsi="Arial"/>
        </w:rPr>
        <w:t>, 1695–1722. (doi:</w:t>
      </w:r>
      <w:r w:rsidRPr="00272DE5">
        <w:rPr>
          <w:rFonts w:ascii="Arial" w:hAnsi="Arial"/>
          <w:rPrChange w:id="509" w:author="Authors" w:date="2026-05-20T15:02:00Z" w16du:dateUtc="2026-05-20T13:02:00Z">
            <w:rPr/>
          </w:rPrChange>
        </w:rPr>
        <w:fldChar w:fldCharType="begin"/>
      </w:r>
      <w:r w:rsidRPr="00E5133E">
        <w:rPr>
          <w:rFonts w:ascii="Arial" w:hAnsi="Arial"/>
        </w:rPr>
        <w:instrText>HYPERLINK "https://doi.org/10.1111/brv.12721" \h</w:instrText>
      </w:r>
      <w:r w:rsidRPr="00B369B6">
        <w:rPr>
          <w:rFonts w:ascii="Arial" w:hAnsi="Arial"/>
        </w:rPr>
      </w:r>
      <w:r w:rsidRPr="00272DE5">
        <w:rPr>
          <w:rFonts w:ascii="Arial" w:hAnsi="Arial"/>
          <w:rPrChange w:id="510" w:author="Authors" w:date="2026-05-20T15:02:00Z" w16du:dateUtc="2026-05-20T13:02:00Z">
            <w:rPr/>
          </w:rPrChange>
        </w:rPr>
        <w:fldChar w:fldCharType="separate"/>
      </w:r>
      <w:r w:rsidRPr="00E5133E">
        <w:rPr>
          <w:rStyle w:val="Hyperlink"/>
          <w:rFonts w:ascii="Arial" w:hAnsi="Arial"/>
        </w:rPr>
        <w:t>10.1111/brv.12721</w:t>
      </w:r>
      <w:r w:rsidRPr="00272DE5">
        <w:rPr>
          <w:rFonts w:ascii="Arial" w:hAnsi="Arial"/>
          <w:rPrChange w:id="511" w:author="Authors" w:date="2026-05-20T15:02:00Z" w16du:dateUtc="2026-05-20T13:02:00Z">
            <w:rPr/>
          </w:rPrChange>
        </w:rPr>
        <w:fldChar w:fldCharType="end"/>
      </w:r>
      <w:r w:rsidRPr="00E5133E">
        <w:rPr>
          <w:rFonts w:ascii="Arial" w:hAnsi="Arial"/>
        </w:rPr>
        <w:t>)</w:t>
      </w:r>
    </w:p>
    <w:p w14:paraId="7A08C9D2" w14:textId="77777777" w:rsidR="001F0F81" w:rsidRPr="00E5133E" w:rsidRDefault="00000000">
      <w:pPr>
        <w:pStyle w:val="Bibliography"/>
        <w:rPr>
          <w:rFonts w:ascii="Arial" w:hAnsi="Arial"/>
        </w:rPr>
      </w:pPr>
      <w:bookmarkStart w:id="512" w:name="ref-grames2019"/>
      <w:bookmarkEnd w:id="508"/>
      <w:r w:rsidRPr="00E5133E">
        <w:rPr>
          <w:rFonts w:ascii="Arial" w:hAnsi="Arial"/>
        </w:rPr>
        <w:t xml:space="preserve">46. </w:t>
      </w:r>
      <w:r w:rsidRPr="00E5133E">
        <w:rPr>
          <w:rFonts w:ascii="Arial" w:hAnsi="Arial"/>
        </w:rPr>
        <w:tab/>
        <w:t xml:space="preserve">Grames EM, Stillman AN, Tingley MW, Elphick CS. 2019 An automated approach to identifying search terms for systematic reviews using keyword co-occurrence networks. </w:t>
      </w:r>
      <w:r w:rsidRPr="00E5133E">
        <w:rPr>
          <w:rFonts w:ascii="Arial" w:hAnsi="Arial"/>
          <w:i/>
        </w:rPr>
        <w:t>Methods in Ecology and Evolution</w:t>
      </w:r>
      <w:r w:rsidRPr="00E5133E">
        <w:rPr>
          <w:rFonts w:ascii="Arial" w:hAnsi="Arial"/>
        </w:rPr>
        <w:t xml:space="preserve"> </w:t>
      </w:r>
      <w:r w:rsidRPr="00E5133E">
        <w:rPr>
          <w:rFonts w:ascii="Arial" w:hAnsi="Arial"/>
          <w:b/>
        </w:rPr>
        <w:t>10</w:t>
      </w:r>
      <w:r w:rsidRPr="00E5133E">
        <w:rPr>
          <w:rFonts w:ascii="Arial" w:hAnsi="Arial"/>
        </w:rPr>
        <w:t>, 1645–1654. (doi:</w:t>
      </w:r>
      <w:r w:rsidRPr="00272DE5">
        <w:rPr>
          <w:rFonts w:ascii="Arial" w:hAnsi="Arial"/>
          <w:rPrChange w:id="513" w:author="Authors" w:date="2026-05-20T15:02:00Z" w16du:dateUtc="2026-05-20T13:02:00Z">
            <w:rPr/>
          </w:rPrChange>
        </w:rPr>
        <w:fldChar w:fldCharType="begin"/>
      </w:r>
      <w:r w:rsidRPr="00E5133E">
        <w:rPr>
          <w:rFonts w:ascii="Arial" w:hAnsi="Arial"/>
        </w:rPr>
        <w:instrText>HYPERLINK "https://doi.org/10.1111/2041-210x.13268" \h</w:instrText>
      </w:r>
      <w:r w:rsidRPr="00B369B6">
        <w:rPr>
          <w:rFonts w:ascii="Arial" w:hAnsi="Arial"/>
        </w:rPr>
      </w:r>
      <w:r w:rsidRPr="00272DE5">
        <w:rPr>
          <w:rFonts w:ascii="Arial" w:hAnsi="Arial"/>
          <w:rPrChange w:id="514" w:author="Authors" w:date="2026-05-20T15:02:00Z" w16du:dateUtc="2026-05-20T13:02:00Z">
            <w:rPr/>
          </w:rPrChange>
        </w:rPr>
        <w:fldChar w:fldCharType="separate"/>
      </w:r>
      <w:r w:rsidRPr="00E5133E">
        <w:rPr>
          <w:rStyle w:val="Hyperlink"/>
          <w:rFonts w:ascii="Arial" w:hAnsi="Arial"/>
        </w:rPr>
        <w:t>10.1111/2041-210x.13268</w:t>
      </w:r>
      <w:r w:rsidRPr="00272DE5">
        <w:rPr>
          <w:rFonts w:ascii="Arial" w:hAnsi="Arial"/>
          <w:rPrChange w:id="515" w:author="Authors" w:date="2026-05-20T15:02:00Z" w16du:dateUtc="2026-05-20T13:02:00Z">
            <w:rPr/>
          </w:rPrChange>
        </w:rPr>
        <w:fldChar w:fldCharType="end"/>
      </w:r>
      <w:r w:rsidRPr="00E5133E">
        <w:rPr>
          <w:rFonts w:ascii="Arial" w:hAnsi="Arial"/>
        </w:rPr>
        <w:t>)</w:t>
      </w:r>
    </w:p>
    <w:p w14:paraId="3E3374F3" w14:textId="77777777" w:rsidR="001F0F81" w:rsidRPr="00E5133E" w:rsidRDefault="00000000">
      <w:pPr>
        <w:pStyle w:val="Bibliography"/>
        <w:rPr>
          <w:rFonts w:ascii="Arial" w:hAnsi="Arial"/>
        </w:rPr>
      </w:pPr>
      <w:bookmarkStart w:id="516" w:name="ref-westgate2019"/>
      <w:bookmarkEnd w:id="512"/>
      <w:r w:rsidRPr="00E5133E">
        <w:rPr>
          <w:rFonts w:ascii="Arial" w:hAnsi="Arial"/>
        </w:rPr>
        <w:t xml:space="preserve">47. </w:t>
      </w:r>
      <w:r w:rsidRPr="00E5133E">
        <w:rPr>
          <w:rFonts w:ascii="Arial" w:hAnsi="Arial"/>
        </w:rPr>
        <w:tab/>
        <w:t xml:space="preserve">Westgate MJ. 2019 Revtools: An R package to support article screening for evidence synthesis. </w:t>
      </w:r>
      <w:r w:rsidRPr="00E5133E">
        <w:rPr>
          <w:rFonts w:ascii="Arial" w:hAnsi="Arial"/>
          <w:i/>
        </w:rPr>
        <w:t>Research Synthesis Methods</w:t>
      </w:r>
      <w:r w:rsidRPr="00E5133E">
        <w:rPr>
          <w:rFonts w:ascii="Arial" w:hAnsi="Arial"/>
        </w:rPr>
        <w:t xml:space="preserve"> </w:t>
      </w:r>
      <w:r w:rsidRPr="00E5133E">
        <w:rPr>
          <w:rFonts w:ascii="Arial" w:hAnsi="Arial"/>
          <w:b/>
        </w:rPr>
        <w:t>10</w:t>
      </w:r>
      <w:r w:rsidRPr="00E5133E">
        <w:rPr>
          <w:rFonts w:ascii="Arial" w:hAnsi="Arial"/>
        </w:rPr>
        <w:t>, 606–614. (doi:</w:t>
      </w:r>
      <w:r w:rsidRPr="00272DE5">
        <w:rPr>
          <w:rFonts w:ascii="Arial" w:hAnsi="Arial"/>
          <w:rPrChange w:id="517" w:author="Authors" w:date="2026-05-20T15:02:00Z" w16du:dateUtc="2026-05-20T13:02:00Z">
            <w:rPr/>
          </w:rPrChange>
        </w:rPr>
        <w:fldChar w:fldCharType="begin"/>
      </w:r>
      <w:r w:rsidRPr="00E5133E">
        <w:rPr>
          <w:rFonts w:ascii="Arial" w:hAnsi="Arial"/>
        </w:rPr>
        <w:instrText>HYPERLINK "https://doi.org/10.1002/jrsm.1374" \h</w:instrText>
      </w:r>
      <w:r w:rsidRPr="00B369B6">
        <w:rPr>
          <w:rFonts w:ascii="Arial" w:hAnsi="Arial"/>
        </w:rPr>
      </w:r>
      <w:r w:rsidRPr="00272DE5">
        <w:rPr>
          <w:rFonts w:ascii="Arial" w:hAnsi="Arial"/>
          <w:rPrChange w:id="518" w:author="Authors" w:date="2026-05-20T15:02:00Z" w16du:dateUtc="2026-05-20T13:02:00Z">
            <w:rPr/>
          </w:rPrChange>
        </w:rPr>
        <w:fldChar w:fldCharType="separate"/>
      </w:r>
      <w:r w:rsidRPr="00E5133E">
        <w:rPr>
          <w:rStyle w:val="Hyperlink"/>
          <w:rFonts w:ascii="Arial" w:hAnsi="Arial"/>
        </w:rPr>
        <w:t>10.1002/jrsm.1374</w:t>
      </w:r>
      <w:r w:rsidRPr="00272DE5">
        <w:rPr>
          <w:rFonts w:ascii="Arial" w:hAnsi="Arial"/>
          <w:rPrChange w:id="519" w:author="Authors" w:date="2026-05-20T15:02:00Z" w16du:dateUtc="2026-05-20T13:02:00Z">
            <w:rPr/>
          </w:rPrChange>
        </w:rPr>
        <w:fldChar w:fldCharType="end"/>
      </w:r>
      <w:r w:rsidRPr="00E5133E">
        <w:rPr>
          <w:rFonts w:ascii="Arial" w:hAnsi="Arial"/>
        </w:rPr>
        <w:t>)</w:t>
      </w:r>
    </w:p>
    <w:p w14:paraId="571A6B43" w14:textId="77777777" w:rsidR="001F0F81" w:rsidRPr="00E5133E" w:rsidRDefault="00000000">
      <w:pPr>
        <w:pStyle w:val="Bibliography"/>
        <w:rPr>
          <w:rFonts w:ascii="Arial" w:hAnsi="Arial"/>
        </w:rPr>
      </w:pPr>
      <w:bookmarkStart w:id="520" w:name="ref-pick2018"/>
      <w:bookmarkEnd w:id="516"/>
      <w:r w:rsidRPr="00E5133E">
        <w:rPr>
          <w:rFonts w:ascii="Arial" w:hAnsi="Arial"/>
        </w:rPr>
        <w:t xml:space="preserve">48. </w:t>
      </w:r>
      <w:r w:rsidRPr="00E5133E">
        <w:rPr>
          <w:rFonts w:ascii="Arial" w:hAnsi="Arial"/>
        </w:rPr>
        <w:tab/>
        <w:t xml:space="preserve">Pick JL, Nakagawa S, Noble DWA. 2018 Reproducible, flexible and high-throughput data extraction from primary literature: The metaDigitise R package. </w:t>
      </w:r>
      <w:r w:rsidRPr="00E5133E">
        <w:rPr>
          <w:rFonts w:ascii="Arial" w:hAnsi="Arial"/>
          <w:i/>
        </w:rPr>
        <w:t>Methods in Ecology and Evolution</w:t>
      </w:r>
      <w:r w:rsidRPr="00E5133E">
        <w:rPr>
          <w:rFonts w:ascii="Arial" w:hAnsi="Arial"/>
        </w:rPr>
        <w:t xml:space="preserve"> </w:t>
      </w:r>
      <w:r w:rsidRPr="00E5133E">
        <w:rPr>
          <w:rFonts w:ascii="Arial" w:hAnsi="Arial"/>
          <w:b/>
        </w:rPr>
        <w:t>10</w:t>
      </w:r>
      <w:r w:rsidRPr="00E5133E">
        <w:rPr>
          <w:rFonts w:ascii="Arial" w:hAnsi="Arial"/>
        </w:rPr>
        <w:t>, 426–431. (doi:</w:t>
      </w:r>
      <w:r w:rsidRPr="00272DE5">
        <w:rPr>
          <w:rFonts w:ascii="Arial" w:hAnsi="Arial"/>
          <w:rPrChange w:id="521" w:author="Authors" w:date="2026-05-20T15:02:00Z" w16du:dateUtc="2026-05-20T13:02:00Z">
            <w:rPr/>
          </w:rPrChange>
        </w:rPr>
        <w:fldChar w:fldCharType="begin"/>
      </w:r>
      <w:r w:rsidRPr="00E5133E">
        <w:rPr>
          <w:rFonts w:ascii="Arial" w:hAnsi="Arial"/>
        </w:rPr>
        <w:instrText>HYPERLINK "https://doi.org/10.1111/2041-210x.13118" \h</w:instrText>
      </w:r>
      <w:r w:rsidRPr="00B369B6">
        <w:rPr>
          <w:rFonts w:ascii="Arial" w:hAnsi="Arial"/>
        </w:rPr>
      </w:r>
      <w:r w:rsidRPr="00272DE5">
        <w:rPr>
          <w:rFonts w:ascii="Arial" w:hAnsi="Arial"/>
          <w:rPrChange w:id="522" w:author="Authors" w:date="2026-05-20T15:02:00Z" w16du:dateUtc="2026-05-20T13:02:00Z">
            <w:rPr/>
          </w:rPrChange>
        </w:rPr>
        <w:fldChar w:fldCharType="separate"/>
      </w:r>
      <w:r w:rsidRPr="00E5133E">
        <w:rPr>
          <w:rStyle w:val="Hyperlink"/>
          <w:rFonts w:ascii="Arial" w:hAnsi="Arial"/>
        </w:rPr>
        <w:t>10.1111/2041-210x.13118</w:t>
      </w:r>
      <w:r w:rsidRPr="00272DE5">
        <w:rPr>
          <w:rFonts w:ascii="Arial" w:hAnsi="Arial"/>
          <w:rPrChange w:id="523" w:author="Authors" w:date="2026-05-20T15:02:00Z" w16du:dateUtc="2026-05-20T13:02:00Z">
            <w:rPr/>
          </w:rPrChange>
        </w:rPr>
        <w:fldChar w:fldCharType="end"/>
      </w:r>
      <w:r w:rsidRPr="00E5133E">
        <w:rPr>
          <w:rFonts w:ascii="Arial" w:hAnsi="Arial"/>
        </w:rPr>
        <w:t>)</w:t>
      </w:r>
    </w:p>
    <w:p w14:paraId="2B91D324" w14:textId="77777777" w:rsidR="001F0F81" w:rsidRPr="00E5133E" w:rsidRDefault="00000000">
      <w:pPr>
        <w:pStyle w:val="Bibliography"/>
        <w:rPr>
          <w:rFonts w:ascii="Arial" w:hAnsi="Arial"/>
        </w:rPr>
      </w:pPr>
      <w:bookmarkStart w:id="524" w:name="ref-metafor"/>
      <w:bookmarkEnd w:id="520"/>
      <w:r w:rsidRPr="00E5133E">
        <w:rPr>
          <w:rFonts w:ascii="Arial" w:hAnsi="Arial"/>
        </w:rPr>
        <w:t xml:space="preserve">49. </w:t>
      </w:r>
      <w:r w:rsidRPr="00E5133E">
        <w:rPr>
          <w:rFonts w:ascii="Arial" w:hAnsi="Arial"/>
        </w:rPr>
        <w:tab/>
        <w:t xml:space="preserve">Viechtbauer W. 2010 Conducting meta-analyses in R with the metafor package. </w:t>
      </w:r>
      <w:r w:rsidRPr="00E5133E">
        <w:rPr>
          <w:rFonts w:ascii="Arial" w:hAnsi="Arial"/>
          <w:i/>
        </w:rPr>
        <w:t>Journal of Statistical Software</w:t>
      </w:r>
      <w:r w:rsidRPr="00E5133E">
        <w:rPr>
          <w:rFonts w:ascii="Arial" w:hAnsi="Arial"/>
        </w:rPr>
        <w:t xml:space="preserve"> </w:t>
      </w:r>
      <w:r w:rsidRPr="00E5133E">
        <w:rPr>
          <w:rFonts w:ascii="Arial" w:hAnsi="Arial"/>
          <w:b/>
        </w:rPr>
        <w:t>36</w:t>
      </w:r>
      <w:r w:rsidRPr="00E5133E">
        <w:rPr>
          <w:rFonts w:ascii="Arial" w:hAnsi="Arial"/>
        </w:rPr>
        <w:t>, 1–48. (doi:</w:t>
      </w:r>
      <w:r w:rsidRPr="00272DE5">
        <w:rPr>
          <w:rFonts w:ascii="Arial" w:hAnsi="Arial"/>
          <w:rPrChange w:id="525" w:author="Authors" w:date="2026-05-20T15:02:00Z" w16du:dateUtc="2026-05-20T13:02:00Z">
            <w:rPr/>
          </w:rPrChange>
        </w:rPr>
        <w:fldChar w:fldCharType="begin"/>
      </w:r>
      <w:r w:rsidRPr="00E5133E">
        <w:rPr>
          <w:rFonts w:ascii="Arial" w:hAnsi="Arial"/>
        </w:rPr>
        <w:instrText>HYPERLINK "https://doi.org/10.18637/jss.v036.i03" \h</w:instrText>
      </w:r>
      <w:r w:rsidRPr="00B369B6">
        <w:rPr>
          <w:rFonts w:ascii="Arial" w:hAnsi="Arial"/>
        </w:rPr>
      </w:r>
      <w:r w:rsidRPr="00272DE5">
        <w:rPr>
          <w:rFonts w:ascii="Arial" w:hAnsi="Arial"/>
          <w:rPrChange w:id="526" w:author="Authors" w:date="2026-05-20T15:02:00Z" w16du:dateUtc="2026-05-20T13:02:00Z">
            <w:rPr/>
          </w:rPrChange>
        </w:rPr>
        <w:fldChar w:fldCharType="separate"/>
      </w:r>
      <w:r w:rsidRPr="00E5133E">
        <w:rPr>
          <w:rStyle w:val="Hyperlink"/>
          <w:rFonts w:ascii="Arial" w:hAnsi="Arial"/>
        </w:rPr>
        <w:t>10.18637/</w:t>
      </w:r>
      <w:proofErr w:type="gramStart"/>
      <w:r w:rsidRPr="00E5133E">
        <w:rPr>
          <w:rStyle w:val="Hyperlink"/>
          <w:rFonts w:ascii="Arial" w:hAnsi="Arial"/>
        </w:rPr>
        <w:t>jss.v036.i</w:t>
      </w:r>
      <w:proofErr w:type="gramEnd"/>
      <w:r w:rsidRPr="00E5133E">
        <w:rPr>
          <w:rStyle w:val="Hyperlink"/>
          <w:rFonts w:ascii="Arial" w:hAnsi="Arial"/>
        </w:rPr>
        <w:t>03</w:t>
      </w:r>
      <w:r w:rsidRPr="00272DE5">
        <w:rPr>
          <w:rFonts w:ascii="Arial" w:hAnsi="Arial"/>
          <w:rPrChange w:id="527" w:author="Authors" w:date="2026-05-20T15:02:00Z" w16du:dateUtc="2026-05-20T13:02:00Z">
            <w:rPr/>
          </w:rPrChange>
        </w:rPr>
        <w:fldChar w:fldCharType="end"/>
      </w:r>
      <w:r w:rsidRPr="00E5133E">
        <w:rPr>
          <w:rFonts w:ascii="Arial" w:hAnsi="Arial"/>
        </w:rPr>
        <w:t>)</w:t>
      </w:r>
    </w:p>
    <w:p w14:paraId="145DD1D7" w14:textId="77777777" w:rsidR="001F0F81" w:rsidRPr="00E5133E" w:rsidRDefault="00000000">
      <w:pPr>
        <w:pStyle w:val="Bibliography"/>
        <w:rPr>
          <w:rFonts w:ascii="Arial" w:hAnsi="Arial"/>
        </w:rPr>
      </w:pPr>
      <w:bookmarkStart w:id="528" w:name="ref-thehand2019"/>
      <w:bookmarkEnd w:id="524"/>
      <w:r w:rsidRPr="00E5133E">
        <w:rPr>
          <w:rFonts w:ascii="Arial" w:hAnsi="Arial"/>
        </w:rPr>
        <w:t xml:space="preserve">50. </w:t>
      </w:r>
      <w:r w:rsidRPr="00E5133E">
        <w:rPr>
          <w:rFonts w:ascii="Arial" w:hAnsi="Arial"/>
        </w:rPr>
        <w:tab/>
        <w:t xml:space="preserve">Cooper H, Hedges LV, Valentine JC. 2019 </w:t>
      </w:r>
      <w:r w:rsidRPr="00E5133E">
        <w:rPr>
          <w:rFonts w:ascii="Arial" w:hAnsi="Arial"/>
          <w:i/>
        </w:rPr>
        <w:t>The handbook of research synthesis and meta-analysis</w:t>
      </w:r>
      <w:r w:rsidRPr="00E5133E">
        <w:rPr>
          <w:rFonts w:ascii="Arial" w:hAnsi="Arial"/>
        </w:rPr>
        <w:t>. New York, NY: Russell Sage Foundation. (doi:</w:t>
      </w:r>
      <w:r w:rsidRPr="00272DE5">
        <w:rPr>
          <w:rFonts w:ascii="Arial" w:hAnsi="Arial"/>
          <w:rPrChange w:id="529" w:author="Authors" w:date="2026-05-20T15:02:00Z" w16du:dateUtc="2026-05-20T13:02:00Z">
            <w:rPr/>
          </w:rPrChange>
        </w:rPr>
        <w:fldChar w:fldCharType="begin"/>
      </w:r>
      <w:r w:rsidRPr="00E5133E">
        <w:rPr>
          <w:rFonts w:ascii="Arial" w:hAnsi="Arial"/>
        </w:rPr>
        <w:instrText>HYPERLINK "https://doi.org/10.7758/9781610448864" \h</w:instrText>
      </w:r>
      <w:r w:rsidRPr="00B369B6">
        <w:rPr>
          <w:rFonts w:ascii="Arial" w:hAnsi="Arial"/>
        </w:rPr>
      </w:r>
      <w:r w:rsidRPr="00272DE5">
        <w:rPr>
          <w:rFonts w:ascii="Arial" w:hAnsi="Arial"/>
          <w:rPrChange w:id="530" w:author="Authors" w:date="2026-05-20T15:02:00Z" w16du:dateUtc="2026-05-20T13:02:00Z">
            <w:rPr/>
          </w:rPrChange>
        </w:rPr>
        <w:fldChar w:fldCharType="separate"/>
      </w:r>
      <w:r w:rsidRPr="00E5133E">
        <w:rPr>
          <w:rStyle w:val="Hyperlink"/>
          <w:rFonts w:ascii="Arial" w:hAnsi="Arial"/>
        </w:rPr>
        <w:t>10.7758/9781610448864</w:t>
      </w:r>
      <w:r w:rsidRPr="00272DE5">
        <w:rPr>
          <w:rFonts w:ascii="Arial" w:hAnsi="Arial"/>
          <w:rPrChange w:id="531" w:author="Authors" w:date="2026-05-20T15:02:00Z" w16du:dateUtc="2026-05-20T13:02:00Z">
            <w:rPr/>
          </w:rPrChange>
        </w:rPr>
        <w:fldChar w:fldCharType="end"/>
      </w:r>
      <w:r w:rsidRPr="00E5133E">
        <w:rPr>
          <w:rFonts w:ascii="Arial" w:hAnsi="Arial"/>
        </w:rPr>
        <w:t>)</w:t>
      </w:r>
    </w:p>
    <w:p w14:paraId="6E47DCB3" w14:textId="77777777" w:rsidR="001F0F81" w:rsidRPr="00E5133E" w:rsidRDefault="00000000">
      <w:pPr>
        <w:pStyle w:val="Bibliography"/>
        <w:rPr>
          <w:rFonts w:ascii="Arial" w:hAnsi="Arial"/>
        </w:rPr>
      </w:pPr>
      <w:bookmarkStart w:id="532" w:name="ref-nakagawa2022"/>
      <w:bookmarkEnd w:id="528"/>
      <w:r w:rsidRPr="00E5133E">
        <w:rPr>
          <w:rFonts w:ascii="Arial" w:hAnsi="Arial"/>
        </w:rPr>
        <w:t xml:space="preserve">51. </w:t>
      </w:r>
      <w:r w:rsidRPr="00E5133E">
        <w:rPr>
          <w:rFonts w:ascii="Arial" w:hAnsi="Arial"/>
        </w:rPr>
        <w:tab/>
        <w:t xml:space="preserve">Nakagawa S, Noble DWA, Lagisz M, Spake R, Viechtbauer W, Senior AM. 2022 A robust and readily implementable method for the meta-analysis of response ratios with and without missing standard deviations. </w:t>
      </w:r>
      <w:r w:rsidRPr="00E5133E">
        <w:rPr>
          <w:rFonts w:ascii="Arial" w:hAnsi="Arial"/>
          <w:i/>
        </w:rPr>
        <w:t>Ecology Letters</w:t>
      </w:r>
      <w:r w:rsidRPr="00E5133E">
        <w:rPr>
          <w:rFonts w:ascii="Arial" w:hAnsi="Arial"/>
        </w:rPr>
        <w:t xml:space="preserve"> </w:t>
      </w:r>
      <w:r w:rsidRPr="00E5133E">
        <w:rPr>
          <w:rFonts w:ascii="Arial" w:hAnsi="Arial"/>
          <w:b/>
        </w:rPr>
        <w:t>26</w:t>
      </w:r>
      <w:r w:rsidRPr="00E5133E">
        <w:rPr>
          <w:rFonts w:ascii="Arial" w:hAnsi="Arial"/>
        </w:rPr>
        <w:t>, 232–244. (doi:</w:t>
      </w:r>
      <w:r w:rsidRPr="00272DE5">
        <w:rPr>
          <w:rFonts w:ascii="Arial" w:hAnsi="Arial"/>
          <w:rPrChange w:id="533" w:author="Authors" w:date="2026-05-20T15:02:00Z" w16du:dateUtc="2026-05-20T13:02:00Z">
            <w:rPr/>
          </w:rPrChange>
        </w:rPr>
        <w:fldChar w:fldCharType="begin"/>
      </w:r>
      <w:r w:rsidRPr="00E5133E">
        <w:rPr>
          <w:rFonts w:ascii="Arial" w:hAnsi="Arial"/>
        </w:rPr>
        <w:instrText>HYPERLINK "https://doi.org/10.1111/ele.14144" \h</w:instrText>
      </w:r>
      <w:r w:rsidRPr="00B369B6">
        <w:rPr>
          <w:rFonts w:ascii="Arial" w:hAnsi="Arial"/>
        </w:rPr>
      </w:r>
      <w:r w:rsidRPr="00272DE5">
        <w:rPr>
          <w:rFonts w:ascii="Arial" w:hAnsi="Arial"/>
          <w:rPrChange w:id="534" w:author="Authors" w:date="2026-05-20T15:02:00Z" w16du:dateUtc="2026-05-20T13:02:00Z">
            <w:rPr/>
          </w:rPrChange>
        </w:rPr>
        <w:fldChar w:fldCharType="separate"/>
      </w:r>
      <w:r w:rsidRPr="00E5133E">
        <w:rPr>
          <w:rStyle w:val="Hyperlink"/>
          <w:rFonts w:ascii="Arial" w:hAnsi="Arial"/>
        </w:rPr>
        <w:t>10.1111/ele.14144</w:t>
      </w:r>
      <w:r w:rsidRPr="00272DE5">
        <w:rPr>
          <w:rFonts w:ascii="Arial" w:hAnsi="Arial"/>
          <w:rPrChange w:id="535" w:author="Authors" w:date="2026-05-20T15:02:00Z" w16du:dateUtc="2026-05-20T13:02:00Z">
            <w:rPr/>
          </w:rPrChange>
        </w:rPr>
        <w:fldChar w:fldCharType="end"/>
      </w:r>
      <w:r w:rsidRPr="00E5133E">
        <w:rPr>
          <w:rFonts w:ascii="Arial" w:hAnsi="Arial"/>
        </w:rPr>
        <w:t>)</w:t>
      </w:r>
    </w:p>
    <w:p w14:paraId="55EAB6B0" w14:textId="77777777" w:rsidR="001F0F81" w:rsidRPr="00E5133E" w:rsidRDefault="00000000">
      <w:pPr>
        <w:pStyle w:val="Bibliography"/>
        <w:rPr>
          <w:rFonts w:ascii="Arial" w:hAnsi="Arial"/>
        </w:rPr>
      </w:pPr>
      <w:bookmarkStart w:id="536" w:name="ref-lajeunesse2013"/>
      <w:bookmarkEnd w:id="532"/>
      <w:r w:rsidRPr="00E5133E">
        <w:rPr>
          <w:rFonts w:ascii="Arial" w:hAnsi="Arial"/>
        </w:rPr>
        <w:t xml:space="preserve">52. </w:t>
      </w:r>
      <w:r w:rsidRPr="00E5133E">
        <w:rPr>
          <w:rFonts w:ascii="Arial" w:hAnsi="Arial"/>
        </w:rPr>
        <w:tab/>
        <w:t xml:space="preserve">Lajeunesse MJ. 2013 Recovering missing or partial data from studies: A survey of conversions and imputations for meta-analysis. In </w:t>
      </w:r>
      <w:r w:rsidRPr="00E5133E">
        <w:rPr>
          <w:rFonts w:ascii="Arial" w:hAnsi="Arial"/>
          <w:i/>
        </w:rPr>
        <w:t>Handbook of meta-analysis in ecology and evolution</w:t>
      </w:r>
      <w:r w:rsidRPr="00E5133E">
        <w:rPr>
          <w:rFonts w:ascii="Arial" w:hAnsi="Arial"/>
        </w:rPr>
        <w:t xml:space="preserve">, pp. 195–206. Princeton University Press. </w:t>
      </w:r>
    </w:p>
    <w:p w14:paraId="286F5AED" w14:textId="77777777" w:rsidR="001F0F81" w:rsidRPr="00E5133E" w:rsidRDefault="00000000">
      <w:pPr>
        <w:pStyle w:val="Bibliography"/>
        <w:rPr>
          <w:rFonts w:ascii="Arial" w:hAnsi="Arial"/>
        </w:rPr>
      </w:pPr>
      <w:bookmarkStart w:id="537" w:name="ref-R-version"/>
      <w:bookmarkEnd w:id="536"/>
      <w:r w:rsidRPr="00E5133E">
        <w:rPr>
          <w:rFonts w:ascii="Arial" w:hAnsi="Arial"/>
        </w:rPr>
        <w:t xml:space="preserve">53. </w:t>
      </w:r>
      <w:r w:rsidRPr="00E5133E">
        <w:rPr>
          <w:rFonts w:ascii="Arial" w:hAnsi="Arial"/>
        </w:rPr>
        <w:tab/>
        <w:t xml:space="preserve">R Core Team. 2025 </w:t>
      </w:r>
      <w:r w:rsidRPr="00E5133E">
        <w:rPr>
          <w:rFonts w:ascii="Arial" w:hAnsi="Arial"/>
          <w:i/>
        </w:rPr>
        <w:t>R: A language and environment for statistical computing</w:t>
      </w:r>
      <w:r w:rsidRPr="00E5133E">
        <w:rPr>
          <w:rFonts w:ascii="Arial" w:hAnsi="Arial"/>
        </w:rPr>
        <w:t xml:space="preserve">. Vienna, Austria: R Foundation for Statistical Computing. See </w:t>
      </w:r>
      <w:r w:rsidRPr="00272DE5">
        <w:rPr>
          <w:rFonts w:ascii="Arial" w:hAnsi="Arial"/>
          <w:rPrChange w:id="538" w:author="Authors" w:date="2026-05-20T15:02:00Z" w16du:dateUtc="2026-05-20T13:02:00Z">
            <w:rPr/>
          </w:rPrChange>
        </w:rPr>
        <w:fldChar w:fldCharType="begin"/>
      </w:r>
      <w:r w:rsidRPr="00E5133E">
        <w:rPr>
          <w:rFonts w:ascii="Arial" w:hAnsi="Arial"/>
        </w:rPr>
        <w:instrText>HYPERLINK "https://www.R-project.org/" \h</w:instrText>
      </w:r>
      <w:r w:rsidRPr="00B369B6">
        <w:rPr>
          <w:rFonts w:ascii="Arial" w:hAnsi="Arial"/>
        </w:rPr>
      </w:r>
      <w:r w:rsidRPr="00272DE5">
        <w:rPr>
          <w:rFonts w:ascii="Arial" w:hAnsi="Arial"/>
          <w:rPrChange w:id="539" w:author="Authors" w:date="2026-05-20T15:02:00Z" w16du:dateUtc="2026-05-20T13:02:00Z">
            <w:rPr/>
          </w:rPrChange>
        </w:rPr>
        <w:fldChar w:fldCharType="separate"/>
      </w:r>
      <w:r w:rsidRPr="00E5133E">
        <w:rPr>
          <w:rStyle w:val="Hyperlink"/>
          <w:rFonts w:ascii="Arial" w:hAnsi="Arial"/>
        </w:rPr>
        <w:t>https://www.R-project.org/</w:t>
      </w:r>
      <w:r w:rsidRPr="00272DE5">
        <w:rPr>
          <w:rFonts w:ascii="Arial" w:hAnsi="Arial"/>
          <w:rPrChange w:id="540" w:author="Authors" w:date="2026-05-20T15:02:00Z" w16du:dateUtc="2026-05-20T13:02:00Z">
            <w:rPr/>
          </w:rPrChange>
        </w:rPr>
        <w:fldChar w:fldCharType="end"/>
      </w:r>
      <w:r w:rsidRPr="00E5133E">
        <w:rPr>
          <w:rFonts w:ascii="Arial" w:hAnsi="Arial"/>
        </w:rPr>
        <w:t>.</w:t>
      </w:r>
    </w:p>
    <w:p w14:paraId="52FFF988" w14:textId="77777777" w:rsidR="001F0F81" w:rsidRPr="00E5133E" w:rsidRDefault="00000000">
      <w:pPr>
        <w:pStyle w:val="Bibliography"/>
        <w:rPr>
          <w:rFonts w:ascii="Arial" w:hAnsi="Arial"/>
        </w:rPr>
      </w:pPr>
      <w:bookmarkStart w:id="541" w:name="ref-noble2017"/>
      <w:bookmarkEnd w:id="537"/>
      <w:r w:rsidRPr="00E5133E">
        <w:rPr>
          <w:rFonts w:ascii="Arial" w:hAnsi="Arial"/>
        </w:rPr>
        <w:t xml:space="preserve">54. </w:t>
      </w:r>
      <w:r w:rsidRPr="00E5133E">
        <w:rPr>
          <w:rFonts w:ascii="Arial" w:hAnsi="Arial"/>
        </w:rPr>
        <w:tab/>
        <w:t xml:space="preserve">Noble DWA, Lagisz M, O’Dea RE, Nakagawa S. 2017 Nonindependence and sensitivity analyses in ecological and evolutionary meta-analyses. </w:t>
      </w:r>
      <w:r w:rsidRPr="00E5133E">
        <w:rPr>
          <w:rFonts w:ascii="Arial" w:hAnsi="Arial"/>
          <w:i/>
        </w:rPr>
        <w:t>Molecular Ecology</w:t>
      </w:r>
      <w:r w:rsidRPr="00E5133E">
        <w:rPr>
          <w:rFonts w:ascii="Arial" w:hAnsi="Arial"/>
        </w:rPr>
        <w:t xml:space="preserve"> </w:t>
      </w:r>
      <w:r w:rsidRPr="00E5133E">
        <w:rPr>
          <w:rFonts w:ascii="Arial" w:hAnsi="Arial"/>
          <w:b/>
        </w:rPr>
        <w:t>26</w:t>
      </w:r>
      <w:r w:rsidRPr="00E5133E">
        <w:rPr>
          <w:rFonts w:ascii="Arial" w:hAnsi="Arial"/>
        </w:rPr>
        <w:t>, 2410–2425. (doi:</w:t>
      </w:r>
      <w:r w:rsidRPr="00272DE5">
        <w:rPr>
          <w:rFonts w:ascii="Arial" w:hAnsi="Arial"/>
          <w:rPrChange w:id="542" w:author="Authors" w:date="2026-05-20T15:02:00Z" w16du:dateUtc="2026-05-20T13:02:00Z">
            <w:rPr/>
          </w:rPrChange>
        </w:rPr>
        <w:fldChar w:fldCharType="begin"/>
      </w:r>
      <w:r w:rsidRPr="00E5133E">
        <w:rPr>
          <w:rFonts w:ascii="Arial" w:hAnsi="Arial"/>
        </w:rPr>
        <w:instrText>HYPERLINK "https://doi.org/10.1111/mec.14031" \h</w:instrText>
      </w:r>
      <w:r w:rsidRPr="00B369B6">
        <w:rPr>
          <w:rFonts w:ascii="Arial" w:hAnsi="Arial"/>
        </w:rPr>
      </w:r>
      <w:r w:rsidRPr="00272DE5">
        <w:rPr>
          <w:rFonts w:ascii="Arial" w:hAnsi="Arial"/>
          <w:rPrChange w:id="543" w:author="Authors" w:date="2026-05-20T15:02:00Z" w16du:dateUtc="2026-05-20T13:02:00Z">
            <w:rPr/>
          </w:rPrChange>
        </w:rPr>
        <w:fldChar w:fldCharType="separate"/>
      </w:r>
      <w:r w:rsidRPr="00E5133E">
        <w:rPr>
          <w:rStyle w:val="Hyperlink"/>
          <w:rFonts w:ascii="Arial" w:hAnsi="Arial"/>
        </w:rPr>
        <w:t>10.1111/mec.14031</w:t>
      </w:r>
      <w:r w:rsidRPr="00272DE5">
        <w:rPr>
          <w:rFonts w:ascii="Arial" w:hAnsi="Arial"/>
          <w:rPrChange w:id="544" w:author="Authors" w:date="2026-05-20T15:02:00Z" w16du:dateUtc="2026-05-20T13:02:00Z">
            <w:rPr/>
          </w:rPrChange>
        </w:rPr>
        <w:fldChar w:fldCharType="end"/>
      </w:r>
      <w:r w:rsidRPr="00E5133E">
        <w:rPr>
          <w:rFonts w:ascii="Arial" w:hAnsi="Arial"/>
        </w:rPr>
        <w:t>)</w:t>
      </w:r>
    </w:p>
    <w:p w14:paraId="4114C287" w14:textId="77777777" w:rsidR="001F0F81" w:rsidRPr="00E5133E" w:rsidRDefault="00000000">
      <w:pPr>
        <w:pStyle w:val="Bibliography"/>
        <w:rPr>
          <w:rFonts w:ascii="Arial" w:hAnsi="Arial"/>
        </w:rPr>
      </w:pPr>
      <w:bookmarkStart w:id="545" w:name="ref-krackow2002"/>
      <w:bookmarkEnd w:id="541"/>
      <w:r w:rsidRPr="00E5133E">
        <w:rPr>
          <w:rFonts w:ascii="Arial" w:hAnsi="Arial"/>
        </w:rPr>
        <w:t xml:space="preserve">55. </w:t>
      </w:r>
      <w:r w:rsidRPr="00E5133E">
        <w:rPr>
          <w:rFonts w:ascii="Arial" w:hAnsi="Arial"/>
        </w:rPr>
        <w:tab/>
        <w:t xml:space="preserve">Krackow S. 2002 Why parental sex ratio manipulation is rare in higher vertebrates (invited article). </w:t>
      </w:r>
      <w:r w:rsidRPr="00E5133E">
        <w:rPr>
          <w:rFonts w:ascii="Arial" w:hAnsi="Arial"/>
          <w:i/>
        </w:rPr>
        <w:t>Ethology</w:t>
      </w:r>
      <w:r w:rsidRPr="00E5133E">
        <w:rPr>
          <w:rFonts w:ascii="Arial" w:hAnsi="Arial"/>
        </w:rPr>
        <w:t xml:space="preserve"> </w:t>
      </w:r>
      <w:r w:rsidRPr="00E5133E">
        <w:rPr>
          <w:rFonts w:ascii="Arial" w:hAnsi="Arial"/>
          <w:b/>
        </w:rPr>
        <w:t>108</w:t>
      </w:r>
      <w:r w:rsidRPr="00E5133E">
        <w:rPr>
          <w:rFonts w:ascii="Arial" w:hAnsi="Arial"/>
        </w:rPr>
        <w:t>, 1041–1056. (doi:</w:t>
      </w:r>
      <w:r w:rsidRPr="00272DE5">
        <w:rPr>
          <w:rFonts w:ascii="Arial" w:hAnsi="Arial"/>
          <w:rPrChange w:id="546" w:author="Authors" w:date="2026-05-20T15:02:00Z" w16du:dateUtc="2026-05-20T13:02:00Z">
            <w:rPr/>
          </w:rPrChange>
        </w:rPr>
        <w:fldChar w:fldCharType="begin"/>
      </w:r>
      <w:r w:rsidRPr="00E5133E">
        <w:rPr>
          <w:rFonts w:ascii="Arial" w:hAnsi="Arial"/>
        </w:rPr>
        <w:instrText>HYPERLINK "https://doi.org/10.1046/j.1439-0310.2002.00843.x" \h</w:instrText>
      </w:r>
      <w:r w:rsidRPr="00B369B6">
        <w:rPr>
          <w:rFonts w:ascii="Arial" w:hAnsi="Arial"/>
        </w:rPr>
      </w:r>
      <w:r w:rsidRPr="00272DE5">
        <w:rPr>
          <w:rFonts w:ascii="Arial" w:hAnsi="Arial"/>
          <w:rPrChange w:id="547" w:author="Authors" w:date="2026-05-20T15:02:00Z" w16du:dateUtc="2026-05-20T13:02:00Z">
            <w:rPr/>
          </w:rPrChange>
        </w:rPr>
        <w:fldChar w:fldCharType="separate"/>
      </w:r>
      <w:r w:rsidRPr="00E5133E">
        <w:rPr>
          <w:rStyle w:val="Hyperlink"/>
          <w:rFonts w:ascii="Arial" w:hAnsi="Arial"/>
        </w:rPr>
        <w:t>10.1046/j.1439-0310.</w:t>
      </w:r>
      <w:proofErr w:type="gramStart"/>
      <w:r w:rsidRPr="00E5133E">
        <w:rPr>
          <w:rStyle w:val="Hyperlink"/>
          <w:rFonts w:ascii="Arial" w:hAnsi="Arial"/>
        </w:rPr>
        <w:t>2002.00843.x</w:t>
      </w:r>
      <w:proofErr w:type="gramEnd"/>
      <w:r w:rsidRPr="00272DE5">
        <w:rPr>
          <w:rFonts w:ascii="Arial" w:hAnsi="Arial"/>
          <w:rPrChange w:id="548" w:author="Authors" w:date="2026-05-20T15:02:00Z" w16du:dateUtc="2026-05-20T13:02:00Z">
            <w:rPr/>
          </w:rPrChange>
        </w:rPr>
        <w:fldChar w:fldCharType="end"/>
      </w:r>
      <w:r w:rsidRPr="00E5133E">
        <w:rPr>
          <w:rFonts w:ascii="Arial" w:hAnsi="Arial"/>
        </w:rPr>
        <w:t>)</w:t>
      </w:r>
    </w:p>
    <w:p w14:paraId="54779301" w14:textId="77777777" w:rsidR="001F0F81" w:rsidRPr="00E5133E" w:rsidRDefault="00000000">
      <w:pPr>
        <w:pStyle w:val="Bibliography"/>
        <w:rPr>
          <w:rFonts w:ascii="Arial" w:hAnsi="Arial"/>
        </w:rPr>
      </w:pPr>
      <w:bookmarkStart w:id="549" w:name="ref-mentesana2025"/>
      <w:bookmarkEnd w:id="545"/>
      <w:r w:rsidRPr="00E5133E">
        <w:rPr>
          <w:rFonts w:ascii="Arial" w:hAnsi="Arial"/>
        </w:rPr>
        <w:t xml:space="preserve">56. </w:t>
      </w:r>
      <w:r w:rsidRPr="00E5133E">
        <w:rPr>
          <w:rFonts w:ascii="Arial" w:hAnsi="Arial"/>
        </w:rPr>
        <w:tab/>
        <w:t xml:space="preserve">Mentesana L, Hau M, D’Amelio PB, Adreani NM, Sánchez-Tójar A. 2025 Do egg hormones have fitness consequences in wild birds? A Systematic Review and Meta-Analysis. </w:t>
      </w:r>
      <w:r w:rsidRPr="00E5133E">
        <w:rPr>
          <w:rFonts w:ascii="Arial" w:hAnsi="Arial"/>
          <w:i/>
        </w:rPr>
        <w:t>Ecology Letters</w:t>
      </w:r>
      <w:r w:rsidRPr="00E5133E">
        <w:rPr>
          <w:rFonts w:ascii="Arial" w:hAnsi="Arial"/>
        </w:rPr>
        <w:t xml:space="preserve"> </w:t>
      </w:r>
      <w:r w:rsidRPr="00E5133E">
        <w:rPr>
          <w:rFonts w:ascii="Arial" w:hAnsi="Arial"/>
          <w:b/>
        </w:rPr>
        <w:t>28</w:t>
      </w:r>
      <w:r w:rsidRPr="00E5133E">
        <w:rPr>
          <w:rFonts w:ascii="Arial" w:hAnsi="Arial"/>
        </w:rPr>
        <w:t>, e70100. (doi:</w:t>
      </w:r>
      <w:r w:rsidRPr="00272DE5">
        <w:rPr>
          <w:rFonts w:ascii="Arial" w:hAnsi="Arial"/>
          <w:rPrChange w:id="550" w:author="Authors" w:date="2026-05-20T15:02:00Z" w16du:dateUtc="2026-05-20T13:02:00Z">
            <w:rPr/>
          </w:rPrChange>
        </w:rPr>
        <w:fldChar w:fldCharType="begin"/>
      </w:r>
      <w:r w:rsidRPr="00E5133E">
        <w:rPr>
          <w:rFonts w:ascii="Arial" w:hAnsi="Arial"/>
        </w:rPr>
        <w:instrText>HYPERLINK "https://doi.org/10.1111/ele.70100" \h</w:instrText>
      </w:r>
      <w:r w:rsidRPr="00B369B6">
        <w:rPr>
          <w:rFonts w:ascii="Arial" w:hAnsi="Arial"/>
        </w:rPr>
      </w:r>
      <w:r w:rsidRPr="00272DE5">
        <w:rPr>
          <w:rFonts w:ascii="Arial" w:hAnsi="Arial"/>
          <w:rPrChange w:id="551" w:author="Authors" w:date="2026-05-20T15:02:00Z" w16du:dateUtc="2026-05-20T13:02:00Z">
            <w:rPr/>
          </w:rPrChange>
        </w:rPr>
        <w:fldChar w:fldCharType="separate"/>
      </w:r>
      <w:r w:rsidRPr="00E5133E">
        <w:rPr>
          <w:rStyle w:val="Hyperlink"/>
          <w:rFonts w:ascii="Arial" w:hAnsi="Arial"/>
        </w:rPr>
        <w:t>10.1111/ele.70100</w:t>
      </w:r>
      <w:r w:rsidRPr="00272DE5">
        <w:rPr>
          <w:rFonts w:ascii="Arial" w:hAnsi="Arial"/>
          <w:rPrChange w:id="552" w:author="Authors" w:date="2026-05-20T15:02:00Z" w16du:dateUtc="2026-05-20T13:02:00Z">
            <w:rPr/>
          </w:rPrChange>
        </w:rPr>
        <w:fldChar w:fldCharType="end"/>
      </w:r>
      <w:r w:rsidRPr="00E5133E">
        <w:rPr>
          <w:rFonts w:ascii="Arial" w:hAnsi="Arial"/>
        </w:rPr>
        <w:t>)</w:t>
      </w:r>
    </w:p>
    <w:p w14:paraId="0A4F5EAA" w14:textId="77777777" w:rsidR="001F0F81" w:rsidRPr="00E5133E" w:rsidRDefault="00000000">
      <w:pPr>
        <w:pStyle w:val="Bibliography"/>
        <w:rPr>
          <w:rFonts w:ascii="Arial" w:hAnsi="Arial"/>
        </w:rPr>
      </w:pPr>
      <w:bookmarkStart w:id="553" w:name="ref-yang2025"/>
      <w:bookmarkEnd w:id="549"/>
      <w:r w:rsidRPr="00E5133E">
        <w:rPr>
          <w:rFonts w:ascii="Arial" w:hAnsi="Arial"/>
        </w:rPr>
        <w:lastRenderedPageBreak/>
        <w:t xml:space="preserve">57. </w:t>
      </w:r>
      <w:r w:rsidRPr="00E5133E">
        <w:rPr>
          <w:rFonts w:ascii="Arial" w:hAnsi="Arial"/>
        </w:rPr>
        <w:tab/>
        <w:t xml:space="preserve">Yang Y, Noble DWA, Spake R, Senior AM, Lagisz M, Nakagawa S. 2025 A pluralistic framework for measuring, interpreting and decomposing heterogeneity in meta-analysis. </w:t>
      </w:r>
      <w:r w:rsidRPr="00E5133E">
        <w:rPr>
          <w:rFonts w:ascii="Arial" w:hAnsi="Arial"/>
          <w:i/>
        </w:rPr>
        <w:t>Methods in Ecology and Evolution</w:t>
      </w:r>
      <w:r w:rsidRPr="00E5133E">
        <w:rPr>
          <w:rFonts w:ascii="Arial" w:hAnsi="Arial"/>
        </w:rPr>
        <w:t xml:space="preserve"> </w:t>
      </w:r>
      <w:r w:rsidRPr="00E5133E">
        <w:rPr>
          <w:rFonts w:ascii="Arial" w:hAnsi="Arial"/>
          <w:b/>
        </w:rPr>
        <w:t>16</w:t>
      </w:r>
      <w:r w:rsidRPr="00E5133E">
        <w:rPr>
          <w:rFonts w:ascii="Arial" w:hAnsi="Arial"/>
        </w:rPr>
        <w:t>, 2710–2725. (doi:</w:t>
      </w:r>
      <w:r w:rsidRPr="00272DE5">
        <w:rPr>
          <w:rFonts w:ascii="Arial" w:hAnsi="Arial"/>
          <w:rPrChange w:id="554" w:author="Authors" w:date="2026-05-20T15:02:00Z" w16du:dateUtc="2026-05-20T13:02:00Z">
            <w:rPr/>
          </w:rPrChange>
        </w:rPr>
        <w:fldChar w:fldCharType="begin"/>
      </w:r>
      <w:r w:rsidRPr="00E5133E">
        <w:rPr>
          <w:rFonts w:ascii="Arial" w:hAnsi="Arial"/>
        </w:rPr>
        <w:instrText>HYPERLINK "https://doi.org/10.1111/2041-210x.70155" \h</w:instrText>
      </w:r>
      <w:r w:rsidRPr="00B369B6">
        <w:rPr>
          <w:rFonts w:ascii="Arial" w:hAnsi="Arial"/>
        </w:rPr>
      </w:r>
      <w:r w:rsidRPr="00272DE5">
        <w:rPr>
          <w:rFonts w:ascii="Arial" w:hAnsi="Arial"/>
          <w:rPrChange w:id="555" w:author="Authors" w:date="2026-05-20T15:02:00Z" w16du:dateUtc="2026-05-20T13:02:00Z">
            <w:rPr/>
          </w:rPrChange>
        </w:rPr>
        <w:fldChar w:fldCharType="separate"/>
      </w:r>
      <w:r w:rsidRPr="00E5133E">
        <w:rPr>
          <w:rStyle w:val="Hyperlink"/>
          <w:rFonts w:ascii="Arial" w:hAnsi="Arial"/>
        </w:rPr>
        <w:t>10.1111/2041-210x.70155</w:t>
      </w:r>
      <w:r w:rsidRPr="00272DE5">
        <w:rPr>
          <w:rFonts w:ascii="Arial" w:hAnsi="Arial"/>
          <w:rPrChange w:id="556" w:author="Authors" w:date="2026-05-20T15:02:00Z" w16du:dateUtc="2026-05-20T13:02:00Z">
            <w:rPr/>
          </w:rPrChange>
        </w:rPr>
        <w:fldChar w:fldCharType="end"/>
      </w:r>
      <w:r w:rsidRPr="00E5133E">
        <w:rPr>
          <w:rFonts w:ascii="Arial" w:hAnsi="Arial"/>
        </w:rPr>
        <w:t>)</w:t>
      </w:r>
    </w:p>
    <w:p w14:paraId="21EF564F" w14:textId="77777777" w:rsidR="001F0F81" w:rsidRPr="00E5133E" w:rsidRDefault="00000000">
      <w:pPr>
        <w:pStyle w:val="Bibliography"/>
        <w:rPr>
          <w:rFonts w:ascii="Arial" w:hAnsi="Arial"/>
        </w:rPr>
      </w:pPr>
      <w:bookmarkStart w:id="557" w:name="ref-nakagawa2012"/>
      <w:bookmarkEnd w:id="553"/>
      <w:r w:rsidRPr="00E5133E">
        <w:rPr>
          <w:rFonts w:ascii="Arial" w:hAnsi="Arial"/>
        </w:rPr>
        <w:t xml:space="preserve">58. </w:t>
      </w:r>
      <w:r w:rsidRPr="00E5133E">
        <w:rPr>
          <w:rFonts w:ascii="Arial" w:hAnsi="Arial"/>
        </w:rPr>
        <w:tab/>
        <w:t>Nakagawa S, Schielzeth H. 2012 A general and simple method for obtaining R</w:t>
      </w:r>
      <w:r w:rsidRPr="00E5133E">
        <w:rPr>
          <w:rFonts w:ascii="Arial" w:hAnsi="Arial"/>
          <w:vertAlign w:val="superscript"/>
        </w:rPr>
        <w:t>2</w:t>
      </w:r>
      <w:r w:rsidRPr="00E5133E">
        <w:rPr>
          <w:rFonts w:ascii="Arial" w:hAnsi="Arial"/>
        </w:rPr>
        <w:t xml:space="preserve"> from generalized linear mixed-effects models. </w:t>
      </w:r>
      <w:r w:rsidRPr="00E5133E">
        <w:rPr>
          <w:rFonts w:ascii="Arial" w:hAnsi="Arial"/>
          <w:i/>
        </w:rPr>
        <w:t>Methods in Ecology and Evolution</w:t>
      </w:r>
      <w:r w:rsidRPr="00E5133E">
        <w:rPr>
          <w:rFonts w:ascii="Arial" w:hAnsi="Arial"/>
        </w:rPr>
        <w:t xml:space="preserve"> </w:t>
      </w:r>
      <w:r w:rsidRPr="00E5133E">
        <w:rPr>
          <w:rFonts w:ascii="Arial" w:hAnsi="Arial"/>
          <w:b/>
        </w:rPr>
        <w:t>4</w:t>
      </w:r>
      <w:r w:rsidRPr="00E5133E">
        <w:rPr>
          <w:rFonts w:ascii="Arial" w:hAnsi="Arial"/>
        </w:rPr>
        <w:t>, 133–142. (doi:</w:t>
      </w:r>
      <w:r w:rsidRPr="00272DE5">
        <w:rPr>
          <w:rFonts w:ascii="Arial" w:hAnsi="Arial"/>
          <w:rPrChange w:id="558" w:author="Authors" w:date="2026-05-20T15:02:00Z" w16du:dateUtc="2026-05-20T13:02:00Z">
            <w:rPr/>
          </w:rPrChange>
        </w:rPr>
        <w:fldChar w:fldCharType="begin"/>
      </w:r>
      <w:r w:rsidRPr="00E5133E">
        <w:rPr>
          <w:rFonts w:ascii="Arial" w:hAnsi="Arial"/>
        </w:rPr>
        <w:instrText>HYPERLINK "https://doi.org/10.1111/j.2041-210x.2012.00261.x" \h</w:instrText>
      </w:r>
      <w:r w:rsidRPr="00B369B6">
        <w:rPr>
          <w:rFonts w:ascii="Arial" w:hAnsi="Arial"/>
        </w:rPr>
      </w:r>
      <w:r w:rsidRPr="00272DE5">
        <w:rPr>
          <w:rFonts w:ascii="Arial" w:hAnsi="Arial"/>
          <w:rPrChange w:id="559" w:author="Authors" w:date="2026-05-20T15:02:00Z" w16du:dateUtc="2026-05-20T13:02:00Z">
            <w:rPr/>
          </w:rPrChange>
        </w:rPr>
        <w:fldChar w:fldCharType="separate"/>
      </w:r>
      <w:r w:rsidRPr="00E5133E">
        <w:rPr>
          <w:rStyle w:val="Hyperlink"/>
          <w:rFonts w:ascii="Arial" w:hAnsi="Arial"/>
        </w:rPr>
        <w:t>10.1111/j.2041-210x.</w:t>
      </w:r>
      <w:proofErr w:type="gramStart"/>
      <w:r w:rsidRPr="00E5133E">
        <w:rPr>
          <w:rStyle w:val="Hyperlink"/>
          <w:rFonts w:ascii="Arial" w:hAnsi="Arial"/>
        </w:rPr>
        <w:t>2012.00261.x</w:t>
      </w:r>
      <w:proofErr w:type="gramEnd"/>
      <w:r w:rsidRPr="00272DE5">
        <w:rPr>
          <w:rFonts w:ascii="Arial" w:hAnsi="Arial"/>
          <w:rPrChange w:id="560" w:author="Authors" w:date="2026-05-20T15:02:00Z" w16du:dateUtc="2026-05-20T13:02:00Z">
            <w:rPr/>
          </w:rPrChange>
        </w:rPr>
        <w:fldChar w:fldCharType="end"/>
      </w:r>
      <w:r w:rsidRPr="00E5133E">
        <w:rPr>
          <w:rFonts w:ascii="Arial" w:hAnsi="Arial"/>
        </w:rPr>
        <w:t>)</w:t>
      </w:r>
    </w:p>
    <w:p w14:paraId="75CED12A" w14:textId="77777777" w:rsidR="001F0F81" w:rsidRPr="00E5133E" w:rsidRDefault="00000000">
      <w:pPr>
        <w:pStyle w:val="Bibliography"/>
        <w:rPr>
          <w:rFonts w:ascii="Arial" w:hAnsi="Arial"/>
        </w:rPr>
      </w:pPr>
      <w:bookmarkStart w:id="561" w:name="ref-stanhope2022"/>
      <w:bookmarkEnd w:id="557"/>
      <w:r w:rsidRPr="00E5133E">
        <w:rPr>
          <w:rFonts w:ascii="Arial" w:hAnsi="Arial"/>
        </w:rPr>
        <w:t xml:space="preserve">59. </w:t>
      </w:r>
      <w:r w:rsidRPr="00E5133E">
        <w:rPr>
          <w:rFonts w:ascii="Arial" w:hAnsi="Arial"/>
        </w:rPr>
        <w:tab/>
        <w:t xml:space="preserve">Stanhope J, Weinstein P. 2022 Critical appraisal in ecology: What tools are available, and what is being used in systematic reviews? </w:t>
      </w:r>
      <w:r w:rsidRPr="00E5133E">
        <w:rPr>
          <w:rFonts w:ascii="Arial" w:hAnsi="Arial"/>
          <w:i/>
        </w:rPr>
        <w:t>Research Synthesis Methods</w:t>
      </w:r>
      <w:r w:rsidRPr="00E5133E">
        <w:rPr>
          <w:rFonts w:ascii="Arial" w:hAnsi="Arial"/>
        </w:rPr>
        <w:t xml:space="preserve"> </w:t>
      </w:r>
      <w:r w:rsidRPr="00E5133E">
        <w:rPr>
          <w:rFonts w:ascii="Arial" w:hAnsi="Arial"/>
          <w:b/>
        </w:rPr>
        <w:t>14</w:t>
      </w:r>
      <w:r w:rsidRPr="00E5133E">
        <w:rPr>
          <w:rFonts w:ascii="Arial" w:hAnsi="Arial"/>
        </w:rPr>
        <w:t>, 342–356. (doi:</w:t>
      </w:r>
      <w:r w:rsidRPr="00272DE5">
        <w:rPr>
          <w:rFonts w:ascii="Arial" w:hAnsi="Arial"/>
          <w:rPrChange w:id="562" w:author="Authors" w:date="2026-05-20T15:02:00Z" w16du:dateUtc="2026-05-20T13:02:00Z">
            <w:rPr/>
          </w:rPrChange>
        </w:rPr>
        <w:fldChar w:fldCharType="begin"/>
      </w:r>
      <w:r w:rsidRPr="00E5133E">
        <w:rPr>
          <w:rFonts w:ascii="Arial" w:hAnsi="Arial"/>
        </w:rPr>
        <w:instrText>HYPERLINK "https://doi.org/10.1002/jrsm.1609" \h</w:instrText>
      </w:r>
      <w:r w:rsidRPr="00B369B6">
        <w:rPr>
          <w:rFonts w:ascii="Arial" w:hAnsi="Arial"/>
        </w:rPr>
      </w:r>
      <w:r w:rsidRPr="00272DE5">
        <w:rPr>
          <w:rFonts w:ascii="Arial" w:hAnsi="Arial"/>
          <w:rPrChange w:id="563" w:author="Authors" w:date="2026-05-20T15:02:00Z" w16du:dateUtc="2026-05-20T13:02:00Z">
            <w:rPr/>
          </w:rPrChange>
        </w:rPr>
        <w:fldChar w:fldCharType="separate"/>
      </w:r>
      <w:r w:rsidRPr="00E5133E">
        <w:rPr>
          <w:rStyle w:val="Hyperlink"/>
          <w:rFonts w:ascii="Arial" w:hAnsi="Arial"/>
        </w:rPr>
        <w:t>10.1002/jrsm.1609</w:t>
      </w:r>
      <w:r w:rsidRPr="00272DE5">
        <w:rPr>
          <w:rFonts w:ascii="Arial" w:hAnsi="Arial"/>
          <w:rPrChange w:id="564" w:author="Authors" w:date="2026-05-20T15:02:00Z" w16du:dateUtc="2026-05-20T13:02:00Z">
            <w:rPr/>
          </w:rPrChange>
        </w:rPr>
        <w:fldChar w:fldCharType="end"/>
      </w:r>
      <w:r w:rsidRPr="00E5133E">
        <w:rPr>
          <w:rFonts w:ascii="Arial" w:hAnsi="Arial"/>
        </w:rPr>
        <w:t>)</w:t>
      </w:r>
    </w:p>
    <w:p w14:paraId="1A3B2881" w14:textId="77777777" w:rsidR="001F0F81" w:rsidRPr="00E5133E" w:rsidRDefault="00000000">
      <w:pPr>
        <w:pStyle w:val="Bibliography"/>
        <w:rPr>
          <w:rFonts w:ascii="Arial" w:hAnsi="Arial"/>
        </w:rPr>
      </w:pPr>
      <w:bookmarkStart w:id="565" w:name="ref-culina2025"/>
      <w:bookmarkEnd w:id="561"/>
      <w:r w:rsidRPr="00E5133E">
        <w:rPr>
          <w:rFonts w:ascii="Arial" w:hAnsi="Arial"/>
        </w:rPr>
        <w:t xml:space="preserve">60. </w:t>
      </w:r>
      <w:r w:rsidRPr="00E5133E">
        <w:rPr>
          <w:rFonts w:ascii="Arial" w:hAnsi="Arial"/>
        </w:rPr>
        <w:tab/>
        <w:t xml:space="preserve">Culina A </w:t>
      </w:r>
      <w:r w:rsidRPr="00E5133E">
        <w:rPr>
          <w:rFonts w:ascii="Arial" w:hAnsi="Arial"/>
          <w:i/>
        </w:rPr>
        <w:t>et al.</w:t>
      </w:r>
      <w:r w:rsidRPr="00E5133E">
        <w:rPr>
          <w:rFonts w:ascii="Arial" w:hAnsi="Arial"/>
        </w:rPr>
        <w:t xml:space="preserve"> 2025 Elevating the importance of risk of bias assessment for ecology and evolution. (doi:</w:t>
      </w:r>
      <w:r w:rsidRPr="00272DE5">
        <w:rPr>
          <w:rFonts w:ascii="Arial" w:hAnsi="Arial"/>
          <w:rPrChange w:id="566" w:author="Authors" w:date="2026-05-20T15:02:00Z" w16du:dateUtc="2026-05-20T13:02:00Z">
            <w:rPr/>
          </w:rPrChange>
        </w:rPr>
        <w:fldChar w:fldCharType="begin"/>
      </w:r>
      <w:r w:rsidRPr="00E5133E">
        <w:rPr>
          <w:rFonts w:ascii="Arial" w:hAnsi="Arial"/>
        </w:rPr>
        <w:instrText>HYPERLINK "https://doi.org/10.32942/X2764C" \h</w:instrText>
      </w:r>
      <w:r w:rsidRPr="00B369B6">
        <w:rPr>
          <w:rFonts w:ascii="Arial" w:hAnsi="Arial"/>
        </w:rPr>
      </w:r>
      <w:r w:rsidRPr="00272DE5">
        <w:rPr>
          <w:rFonts w:ascii="Arial" w:hAnsi="Arial"/>
          <w:rPrChange w:id="567" w:author="Authors" w:date="2026-05-20T15:02:00Z" w16du:dateUtc="2026-05-20T13:02:00Z">
            <w:rPr/>
          </w:rPrChange>
        </w:rPr>
        <w:fldChar w:fldCharType="separate"/>
      </w:r>
      <w:r w:rsidRPr="00E5133E">
        <w:rPr>
          <w:rStyle w:val="Hyperlink"/>
          <w:rFonts w:ascii="Arial" w:hAnsi="Arial"/>
        </w:rPr>
        <w:t>10.32942/X2764C</w:t>
      </w:r>
      <w:r w:rsidRPr="00272DE5">
        <w:rPr>
          <w:rFonts w:ascii="Arial" w:hAnsi="Arial"/>
          <w:rPrChange w:id="568" w:author="Authors" w:date="2026-05-20T15:02:00Z" w16du:dateUtc="2026-05-20T13:02:00Z">
            <w:rPr/>
          </w:rPrChange>
        </w:rPr>
        <w:fldChar w:fldCharType="end"/>
      </w:r>
      <w:r w:rsidRPr="00E5133E">
        <w:rPr>
          <w:rFonts w:ascii="Arial" w:hAnsi="Arial"/>
        </w:rPr>
        <w:t>)</w:t>
      </w:r>
    </w:p>
    <w:p w14:paraId="6A8D9415" w14:textId="77777777" w:rsidR="001F0F81" w:rsidRPr="00E5133E" w:rsidRDefault="00000000">
      <w:pPr>
        <w:pStyle w:val="Bibliography"/>
        <w:rPr>
          <w:rFonts w:ascii="Arial" w:hAnsi="Arial"/>
        </w:rPr>
      </w:pPr>
      <w:bookmarkStart w:id="569" w:name="ref-jennions2013"/>
      <w:bookmarkEnd w:id="565"/>
      <w:r w:rsidRPr="00E5133E">
        <w:rPr>
          <w:rFonts w:ascii="Arial" w:hAnsi="Arial"/>
        </w:rPr>
        <w:t xml:space="preserve">61. </w:t>
      </w:r>
      <w:r w:rsidRPr="00E5133E">
        <w:rPr>
          <w:rFonts w:ascii="Arial" w:hAnsi="Arial"/>
        </w:rPr>
        <w:tab/>
        <w:t xml:space="preserve">Jennions MD, Lortie CJ, Rosenberg MS, Rothstein HR. 2013 Publication and related biases. In </w:t>
      </w:r>
      <w:r w:rsidRPr="00E5133E">
        <w:rPr>
          <w:rFonts w:ascii="Arial" w:hAnsi="Arial"/>
          <w:i/>
        </w:rPr>
        <w:t>Handbook of meta-analysis in ecology and evolution</w:t>
      </w:r>
      <w:r w:rsidRPr="00E5133E">
        <w:rPr>
          <w:rFonts w:ascii="Arial" w:hAnsi="Arial"/>
        </w:rPr>
        <w:t xml:space="preserve"> (eds J Koricheva, J Gurevitch, K Mengersen), pp. 207–236. Princeton, NJ: Princeton University Press. </w:t>
      </w:r>
    </w:p>
    <w:p w14:paraId="5476E4CF" w14:textId="77777777" w:rsidR="001F0F81" w:rsidRPr="00E5133E" w:rsidRDefault="00000000">
      <w:pPr>
        <w:pStyle w:val="Bibliography"/>
        <w:rPr>
          <w:rFonts w:ascii="Arial" w:hAnsi="Arial"/>
        </w:rPr>
      </w:pPr>
      <w:bookmarkStart w:id="570" w:name="ref-yang2023"/>
      <w:bookmarkEnd w:id="569"/>
      <w:r w:rsidRPr="00E5133E">
        <w:rPr>
          <w:rFonts w:ascii="Arial" w:hAnsi="Arial"/>
        </w:rPr>
        <w:t xml:space="preserve">62. </w:t>
      </w:r>
      <w:r w:rsidRPr="00E5133E">
        <w:rPr>
          <w:rFonts w:ascii="Arial" w:hAnsi="Arial"/>
        </w:rPr>
        <w:tab/>
        <w:t xml:space="preserve">Yang Y, Sánchez-Tójar A, O’Dea RE, Noble DWA, Koricheva J, Jennions MD, Parker TH, Lagisz M, Nakagawa S. 2023 Publication bias impacts on effect size, statistical power, and magnitude (type m) and sign (type s) errors in ecology and evolutionary biology. </w:t>
      </w:r>
      <w:r w:rsidRPr="00E5133E">
        <w:rPr>
          <w:rFonts w:ascii="Arial" w:hAnsi="Arial"/>
          <w:i/>
        </w:rPr>
        <w:t>BMC Biology</w:t>
      </w:r>
      <w:r w:rsidRPr="00E5133E">
        <w:rPr>
          <w:rFonts w:ascii="Arial" w:hAnsi="Arial"/>
        </w:rPr>
        <w:t xml:space="preserve"> </w:t>
      </w:r>
      <w:r w:rsidRPr="00E5133E">
        <w:rPr>
          <w:rFonts w:ascii="Arial" w:hAnsi="Arial"/>
          <w:b/>
        </w:rPr>
        <w:t>21</w:t>
      </w:r>
      <w:r w:rsidRPr="00E5133E">
        <w:rPr>
          <w:rFonts w:ascii="Arial" w:hAnsi="Arial"/>
        </w:rPr>
        <w:t>. (doi:</w:t>
      </w:r>
      <w:r w:rsidRPr="00272DE5">
        <w:rPr>
          <w:rFonts w:ascii="Arial" w:hAnsi="Arial"/>
          <w:rPrChange w:id="571" w:author="Authors" w:date="2026-05-20T15:02:00Z" w16du:dateUtc="2026-05-20T13:02:00Z">
            <w:rPr/>
          </w:rPrChange>
        </w:rPr>
        <w:fldChar w:fldCharType="begin"/>
      </w:r>
      <w:r w:rsidRPr="00E5133E">
        <w:rPr>
          <w:rFonts w:ascii="Arial" w:hAnsi="Arial"/>
        </w:rPr>
        <w:instrText>HYPERLINK "https://doi.org/10.1186/s12915-022-01485-y" \h</w:instrText>
      </w:r>
      <w:r w:rsidRPr="00B369B6">
        <w:rPr>
          <w:rFonts w:ascii="Arial" w:hAnsi="Arial"/>
        </w:rPr>
      </w:r>
      <w:r w:rsidRPr="00272DE5">
        <w:rPr>
          <w:rFonts w:ascii="Arial" w:hAnsi="Arial"/>
          <w:rPrChange w:id="572" w:author="Authors" w:date="2026-05-20T15:02:00Z" w16du:dateUtc="2026-05-20T13:02:00Z">
            <w:rPr/>
          </w:rPrChange>
        </w:rPr>
        <w:fldChar w:fldCharType="separate"/>
      </w:r>
      <w:r w:rsidRPr="00E5133E">
        <w:rPr>
          <w:rStyle w:val="Hyperlink"/>
          <w:rFonts w:ascii="Arial" w:hAnsi="Arial"/>
        </w:rPr>
        <w:t>10.1186/s12915-022-01485-y</w:t>
      </w:r>
      <w:r w:rsidRPr="00272DE5">
        <w:rPr>
          <w:rFonts w:ascii="Arial" w:hAnsi="Arial"/>
          <w:rPrChange w:id="573" w:author="Authors" w:date="2026-05-20T15:02:00Z" w16du:dateUtc="2026-05-20T13:02:00Z">
            <w:rPr/>
          </w:rPrChange>
        </w:rPr>
        <w:fldChar w:fldCharType="end"/>
      </w:r>
      <w:r w:rsidRPr="00E5133E">
        <w:rPr>
          <w:rFonts w:ascii="Arial" w:hAnsi="Arial"/>
        </w:rPr>
        <w:t>)</w:t>
      </w:r>
    </w:p>
    <w:p w14:paraId="7034CAB7" w14:textId="77777777" w:rsidR="001F0F81" w:rsidRPr="00E5133E" w:rsidRDefault="00000000">
      <w:pPr>
        <w:pStyle w:val="Bibliography"/>
        <w:rPr>
          <w:rFonts w:ascii="Arial" w:hAnsi="Arial"/>
        </w:rPr>
      </w:pPr>
      <w:bookmarkStart w:id="574" w:name="ref-nakagawa2022a"/>
      <w:bookmarkEnd w:id="570"/>
      <w:r w:rsidRPr="00E5133E">
        <w:rPr>
          <w:rFonts w:ascii="Arial" w:hAnsi="Arial"/>
        </w:rPr>
        <w:t xml:space="preserve">63. </w:t>
      </w:r>
      <w:r w:rsidRPr="00E5133E">
        <w:rPr>
          <w:rFonts w:ascii="Arial" w:hAnsi="Arial"/>
        </w:rPr>
        <w:tab/>
        <w:t xml:space="preserve">Nakagawa S, Lagisz M, Jennions MD, Koricheva J, Noble DWA, Parker TH, Sánchez-Tójar A, Yang Y, O’Dea RE. 2022 Methods for testing publication bias in ecological and evolutionary meta-analyses. </w:t>
      </w:r>
      <w:r w:rsidRPr="00E5133E">
        <w:rPr>
          <w:rFonts w:ascii="Arial" w:hAnsi="Arial"/>
          <w:i/>
        </w:rPr>
        <w:t>Methods in Ecology and Evolution</w:t>
      </w:r>
      <w:r w:rsidRPr="00E5133E">
        <w:rPr>
          <w:rFonts w:ascii="Arial" w:hAnsi="Arial"/>
        </w:rPr>
        <w:t xml:space="preserve"> </w:t>
      </w:r>
      <w:r w:rsidRPr="00E5133E">
        <w:rPr>
          <w:rFonts w:ascii="Arial" w:hAnsi="Arial"/>
          <w:b/>
        </w:rPr>
        <w:t>13</w:t>
      </w:r>
      <w:r w:rsidRPr="00E5133E">
        <w:rPr>
          <w:rFonts w:ascii="Arial" w:hAnsi="Arial"/>
        </w:rPr>
        <w:t>, 4–21. (doi:</w:t>
      </w:r>
      <w:r w:rsidRPr="00272DE5">
        <w:rPr>
          <w:rFonts w:ascii="Arial" w:hAnsi="Arial"/>
          <w:rPrChange w:id="575" w:author="Authors" w:date="2026-05-20T15:02:00Z" w16du:dateUtc="2026-05-20T13:02:00Z">
            <w:rPr/>
          </w:rPrChange>
        </w:rPr>
        <w:fldChar w:fldCharType="begin"/>
      </w:r>
      <w:r w:rsidRPr="00E5133E">
        <w:rPr>
          <w:rFonts w:ascii="Arial" w:hAnsi="Arial"/>
        </w:rPr>
        <w:instrText>HYPERLINK "https://doi.org/10.1111/2041-210X.13724" \h</w:instrText>
      </w:r>
      <w:r w:rsidRPr="00B369B6">
        <w:rPr>
          <w:rFonts w:ascii="Arial" w:hAnsi="Arial"/>
        </w:rPr>
      </w:r>
      <w:r w:rsidRPr="00272DE5">
        <w:rPr>
          <w:rFonts w:ascii="Arial" w:hAnsi="Arial"/>
          <w:rPrChange w:id="576" w:author="Authors" w:date="2026-05-20T15:02:00Z" w16du:dateUtc="2026-05-20T13:02:00Z">
            <w:rPr/>
          </w:rPrChange>
        </w:rPr>
        <w:fldChar w:fldCharType="separate"/>
      </w:r>
      <w:r w:rsidRPr="00E5133E">
        <w:rPr>
          <w:rStyle w:val="Hyperlink"/>
          <w:rFonts w:ascii="Arial" w:hAnsi="Arial"/>
        </w:rPr>
        <w:t>10.1111/2041-210X.13724</w:t>
      </w:r>
      <w:r w:rsidRPr="00272DE5">
        <w:rPr>
          <w:rFonts w:ascii="Arial" w:hAnsi="Arial"/>
          <w:rPrChange w:id="577" w:author="Authors" w:date="2026-05-20T15:02:00Z" w16du:dateUtc="2026-05-20T13:02:00Z">
            <w:rPr/>
          </w:rPrChange>
        </w:rPr>
        <w:fldChar w:fldCharType="end"/>
      </w:r>
      <w:r w:rsidRPr="00E5133E">
        <w:rPr>
          <w:rFonts w:ascii="Arial" w:hAnsi="Arial"/>
        </w:rPr>
        <w:t>)</w:t>
      </w:r>
    </w:p>
    <w:p w14:paraId="3451AF70" w14:textId="77777777" w:rsidR="001F0F81" w:rsidRPr="00E5133E" w:rsidRDefault="00000000">
      <w:pPr>
        <w:pStyle w:val="Bibliography"/>
        <w:rPr>
          <w:rFonts w:ascii="Arial" w:hAnsi="Arial"/>
        </w:rPr>
      </w:pPr>
      <w:bookmarkStart w:id="578" w:name="ref-sanchez-tojar2018"/>
      <w:bookmarkEnd w:id="574"/>
      <w:r w:rsidRPr="00E5133E">
        <w:rPr>
          <w:rFonts w:ascii="Arial" w:hAnsi="Arial"/>
        </w:rPr>
        <w:t xml:space="preserve">64. </w:t>
      </w:r>
      <w:r w:rsidRPr="00E5133E">
        <w:rPr>
          <w:rFonts w:ascii="Arial" w:hAnsi="Arial"/>
        </w:rPr>
        <w:tab/>
        <w:t xml:space="preserve">Sánchez-Tójar A </w:t>
      </w:r>
      <w:r w:rsidRPr="00E5133E">
        <w:rPr>
          <w:rFonts w:ascii="Arial" w:hAnsi="Arial"/>
          <w:i/>
        </w:rPr>
        <w:t>et al.</w:t>
      </w:r>
      <w:r w:rsidRPr="00E5133E">
        <w:rPr>
          <w:rFonts w:ascii="Arial" w:hAnsi="Arial"/>
        </w:rPr>
        <w:t xml:space="preserve"> 2018 Meta-analysis challenges a textbook example of status signalling and demonstrates publication bias. </w:t>
      </w:r>
      <w:r w:rsidRPr="00E5133E">
        <w:rPr>
          <w:rFonts w:ascii="Arial" w:hAnsi="Arial"/>
          <w:i/>
        </w:rPr>
        <w:t>eLife</w:t>
      </w:r>
      <w:r w:rsidRPr="00E5133E">
        <w:rPr>
          <w:rFonts w:ascii="Arial" w:hAnsi="Arial"/>
        </w:rPr>
        <w:t xml:space="preserve"> </w:t>
      </w:r>
      <w:r w:rsidRPr="00E5133E">
        <w:rPr>
          <w:rFonts w:ascii="Arial" w:hAnsi="Arial"/>
          <w:b/>
        </w:rPr>
        <w:t>7</w:t>
      </w:r>
      <w:r w:rsidRPr="00E5133E">
        <w:rPr>
          <w:rFonts w:ascii="Arial" w:hAnsi="Arial"/>
        </w:rPr>
        <w:t>, e37385. (doi:</w:t>
      </w:r>
      <w:r w:rsidRPr="00272DE5">
        <w:rPr>
          <w:rFonts w:ascii="Arial" w:hAnsi="Arial"/>
          <w:rPrChange w:id="579" w:author="Authors" w:date="2026-05-20T15:02:00Z" w16du:dateUtc="2026-05-20T13:02:00Z">
            <w:rPr/>
          </w:rPrChange>
        </w:rPr>
        <w:fldChar w:fldCharType="begin"/>
      </w:r>
      <w:r w:rsidRPr="00E5133E">
        <w:rPr>
          <w:rFonts w:ascii="Arial" w:hAnsi="Arial"/>
        </w:rPr>
        <w:instrText>HYPERLINK "https://doi.org/10.7554/elife.37385" \h</w:instrText>
      </w:r>
      <w:r w:rsidRPr="00B369B6">
        <w:rPr>
          <w:rFonts w:ascii="Arial" w:hAnsi="Arial"/>
        </w:rPr>
      </w:r>
      <w:r w:rsidRPr="00272DE5">
        <w:rPr>
          <w:rFonts w:ascii="Arial" w:hAnsi="Arial"/>
          <w:rPrChange w:id="580" w:author="Authors" w:date="2026-05-20T15:02:00Z" w16du:dateUtc="2026-05-20T13:02:00Z">
            <w:rPr/>
          </w:rPrChange>
        </w:rPr>
        <w:fldChar w:fldCharType="separate"/>
      </w:r>
      <w:r w:rsidRPr="00E5133E">
        <w:rPr>
          <w:rStyle w:val="Hyperlink"/>
          <w:rFonts w:ascii="Arial" w:hAnsi="Arial"/>
        </w:rPr>
        <w:t>10.7554/elife.37385</w:t>
      </w:r>
      <w:r w:rsidRPr="00272DE5">
        <w:rPr>
          <w:rFonts w:ascii="Arial" w:hAnsi="Arial"/>
          <w:rPrChange w:id="581" w:author="Authors" w:date="2026-05-20T15:02:00Z" w16du:dateUtc="2026-05-20T13:02:00Z">
            <w:rPr/>
          </w:rPrChange>
        </w:rPr>
        <w:fldChar w:fldCharType="end"/>
      </w:r>
      <w:r w:rsidRPr="00E5133E">
        <w:rPr>
          <w:rFonts w:ascii="Arial" w:hAnsi="Arial"/>
        </w:rPr>
        <w:t>)</w:t>
      </w:r>
    </w:p>
    <w:p w14:paraId="3CC4372D" w14:textId="77777777" w:rsidR="001F0F81" w:rsidRPr="00E5133E" w:rsidRDefault="00000000">
      <w:pPr>
        <w:pStyle w:val="Bibliography"/>
        <w:rPr>
          <w:rFonts w:ascii="Arial" w:hAnsi="Arial"/>
        </w:rPr>
      </w:pPr>
      <w:bookmarkStart w:id="582" w:name="ref-fauth1991"/>
      <w:bookmarkEnd w:id="578"/>
      <w:r w:rsidRPr="00E5133E">
        <w:rPr>
          <w:rFonts w:ascii="Arial" w:hAnsi="Arial"/>
        </w:rPr>
        <w:t xml:space="preserve">65. </w:t>
      </w:r>
      <w:r w:rsidRPr="00E5133E">
        <w:rPr>
          <w:rFonts w:ascii="Arial" w:hAnsi="Arial"/>
        </w:rPr>
        <w:tab/>
        <w:t xml:space="preserve">Fauth PT, Krementz DG, Hines JE. 1991 Ectoparasitism and the role of green nesting material in the European Starling. </w:t>
      </w:r>
      <w:r w:rsidRPr="00E5133E">
        <w:rPr>
          <w:rFonts w:ascii="Arial" w:hAnsi="Arial"/>
          <w:i/>
        </w:rPr>
        <w:t>Oecologia</w:t>
      </w:r>
      <w:r w:rsidRPr="00E5133E">
        <w:rPr>
          <w:rFonts w:ascii="Arial" w:hAnsi="Arial"/>
        </w:rPr>
        <w:t xml:space="preserve"> </w:t>
      </w:r>
      <w:r w:rsidRPr="00E5133E">
        <w:rPr>
          <w:rFonts w:ascii="Arial" w:hAnsi="Arial"/>
          <w:b/>
        </w:rPr>
        <w:t>88</w:t>
      </w:r>
      <w:r w:rsidRPr="00E5133E">
        <w:rPr>
          <w:rFonts w:ascii="Arial" w:hAnsi="Arial"/>
        </w:rPr>
        <w:t>, 22–29. (doi:</w:t>
      </w:r>
      <w:r w:rsidRPr="00272DE5">
        <w:rPr>
          <w:rFonts w:ascii="Arial" w:hAnsi="Arial"/>
          <w:rPrChange w:id="583" w:author="Authors" w:date="2026-05-20T15:02:00Z" w16du:dateUtc="2026-05-20T13:02:00Z">
            <w:rPr/>
          </w:rPrChange>
        </w:rPr>
        <w:fldChar w:fldCharType="begin"/>
      </w:r>
      <w:r w:rsidRPr="00E5133E">
        <w:rPr>
          <w:rFonts w:ascii="Arial" w:hAnsi="Arial"/>
        </w:rPr>
        <w:instrText>HYPERLINK "https://doi.org/10.1007/BF00328399" \h</w:instrText>
      </w:r>
      <w:r w:rsidRPr="00B369B6">
        <w:rPr>
          <w:rFonts w:ascii="Arial" w:hAnsi="Arial"/>
        </w:rPr>
      </w:r>
      <w:r w:rsidRPr="00272DE5">
        <w:rPr>
          <w:rFonts w:ascii="Arial" w:hAnsi="Arial"/>
          <w:rPrChange w:id="584" w:author="Authors" w:date="2026-05-20T15:02:00Z" w16du:dateUtc="2026-05-20T13:02:00Z">
            <w:rPr/>
          </w:rPrChange>
        </w:rPr>
        <w:fldChar w:fldCharType="separate"/>
      </w:r>
      <w:r w:rsidRPr="00E5133E">
        <w:rPr>
          <w:rStyle w:val="Hyperlink"/>
          <w:rFonts w:ascii="Arial" w:hAnsi="Arial"/>
        </w:rPr>
        <w:t>10.1007/BF00328399</w:t>
      </w:r>
      <w:r w:rsidRPr="00272DE5">
        <w:rPr>
          <w:rFonts w:ascii="Arial" w:hAnsi="Arial"/>
          <w:rPrChange w:id="585" w:author="Authors" w:date="2026-05-20T15:02:00Z" w16du:dateUtc="2026-05-20T13:02:00Z">
            <w:rPr/>
          </w:rPrChange>
        </w:rPr>
        <w:fldChar w:fldCharType="end"/>
      </w:r>
      <w:r w:rsidRPr="00E5133E">
        <w:rPr>
          <w:rFonts w:ascii="Arial" w:hAnsi="Arial"/>
        </w:rPr>
        <w:t>)</w:t>
      </w:r>
    </w:p>
    <w:p w14:paraId="4E858ADE" w14:textId="77777777" w:rsidR="001F0F81" w:rsidRPr="00E5133E" w:rsidRDefault="00000000">
      <w:pPr>
        <w:pStyle w:val="Bibliography"/>
        <w:rPr>
          <w:rFonts w:ascii="Arial" w:hAnsi="Arial"/>
        </w:rPr>
      </w:pPr>
      <w:bookmarkStart w:id="586" w:name="ref-clark1988"/>
      <w:bookmarkEnd w:id="582"/>
      <w:r w:rsidRPr="00E5133E">
        <w:rPr>
          <w:rFonts w:ascii="Arial" w:hAnsi="Arial"/>
        </w:rPr>
        <w:t xml:space="preserve">66. </w:t>
      </w:r>
      <w:r w:rsidRPr="00E5133E">
        <w:rPr>
          <w:rFonts w:ascii="Arial" w:hAnsi="Arial"/>
        </w:rPr>
        <w:tab/>
        <w:t xml:space="preserve">Clark L, Mason JR. 1988 Effect of biologically active plants used as nests material and the derived benefit to starling nestlings. </w:t>
      </w:r>
      <w:r w:rsidRPr="00E5133E">
        <w:rPr>
          <w:rFonts w:ascii="Arial" w:hAnsi="Arial"/>
          <w:i/>
        </w:rPr>
        <w:t>Oecologia</w:t>
      </w:r>
      <w:r w:rsidRPr="00E5133E">
        <w:rPr>
          <w:rFonts w:ascii="Arial" w:hAnsi="Arial"/>
        </w:rPr>
        <w:t xml:space="preserve"> </w:t>
      </w:r>
      <w:r w:rsidRPr="00E5133E">
        <w:rPr>
          <w:rFonts w:ascii="Arial" w:hAnsi="Arial"/>
          <w:b/>
        </w:rPr>
        <w:t>77</w:t>
      </w:r>
      <w:r w:rsidRPr="00E5133E">
        <w:rPr>
          <w:rFonts w:ascii="Arial" w:hAnsi="Arial"/>
        </w:rPr>
        <w:t>, 174–180. (doi:</w:t>
      </w:r>
      <w:r w:rsidRPr="00272DE5">
        <w:rPr>
          <w:rFonts w:ascii="Arial" w:hAnsi="Arial"/>
          <w:rPrChange w:id="587" w:author="Authors" w:date="2026-05-20T15:02:00Z" w16du:dateUtc="2026-05-20T13:02:00Z">
            <w:rPr/>
          </w:rPrChange>
        </w:rPr>
        <w:fldChar w:fldCharType="begin"/>
      </w:r>
      <w:r w:rsidRPr="00E5133E">
        <w:rPr>
          <w:rFonts w:ascii="Arial" w:hAnsi="Arial"/>
        </w:rPr>
        <w:instrText>HYPERLINK "https://doi.org/10.1007/bf00379183" \h</w:instrText>
      </w:r>
      <w:r w:rsidRPr="00B369B6">
        <w:rPr>
          <w:rFonts w:ascii="Arial" w:hAnsi="Arial"/>
        </w:rPr>
      </w:r>
      <w:r w:rsidRPr="00272DE5">
        <w:rPr>
          <w:rFonts w:ascii="Arial" w:hAnsi="Arial"/>
          <w:rPrChange w:id="588" w:author="Authors" w:date="2026-05-20T15:02:00Z" w16du:dateUtc="2026-05-20T13:02:00Z">
            <w:rPr/>
          </w:rPrChange>
        </w:rPr>
        <w:fldChar w:fldCharType="separate"/>
      </w:r>
      <w:r w:rsidRPr="00E5133E">
        <w:rPr>
          <w:rStyle w:val="Hyperlink"/>
          <w:rFonts w:ascii="Arial" w:hAnsi="Arial"/>
        </w:rPr>
        <w:t>10.1007/bf00379183</w:t>
      </w:r>
      <w:r w:rsidRPr="00272DE5">
        <w:rPr>
          <w:rFonts w:ascii="Arial" w:hAnsi="Arial"/>
          <w:rPrChange w:id="589" w:author="Authors" w:date="2026-05-20T15:02:00Z" w16du:dateUtc="2026-05-20T13:02:00Z">
            <w:rPr/>
          </w:rPrChange>
        </w:rPr>
        <w:fldChar w:fldCharType="end"/>
      </w:r>
      <w:r w:rsidRPr="00E5133E">
        <w:rPr>
          <w:rFonts w:ascii="Arial" w:hAnsi="Arial"/>
        </w:rPr>
        <w:t>)</w:t>
      </w:r>
    </w:p>
    <w:p w14:paraId="742D5876" w14:textId="77777777" w:rsidR="001F0F81" w:rsidRPr="00E5133E" w:rsidRDefault="00000000">
      <w:pPr>
        <w:pStyle w:val="Bibliography"/>
        <w:rPr>
          <w:rFonts w:ascii="Arial" w:hAnsi="Arial"/>
        </w:rPr>
      </w:pPr>
      <w:bookmarkStart w:id="590" w:name="ref-shutler2007"/>
      <w:bookmarkEnd w:id="586"/>
      <w:r w:rsidRPr="00E5133E">
        <w:rPr>
          <w:rFonts w:ascii="Arial" w:hAnsi="Arial"/>
        </w:rPr>
        <w:t xml:space="preserve">67. </w:t>
      </w:r>
      <w:r w:rsidRPr="00E5133E">
        <w:rPr>
          <w:rFonts w:ascii="Arial" w:hAnsi="Arial"/>
        </w:rPr>
        <w:tab/>
        <w:t xml:space="preserve">Shutler D, Campbell AA. 2007 Experimental addition of greenery reduces flea loads in nests of a non-greenery using species, the tree swallow </w:t>
      </w:r>
      <w:r w:rsidRPr="00E5133E">
        <w:rPr>
          <w:rFonts w:ascii="Arial" w:hAnsi="Arial"/>
          <w:i/>
        </w:rPr>
        <w:t>Tachycineta bicolor</w:t>
      </w:r>
      <w:r w:rsidRPr="00E5133E">
        <w:rPr>
          <w:rFonts w:ascii="Arial" w:hAnsi="Arial"/>
        </w:rPr>
        <w:t xml:space="preserve">. </w:t>
      </w:r>
      <w:r w:rsidRPr="00E5133E">
        <w:rPr>
          <w:rFonts w:ascii="Arial" w:hAnsi="Arial"/>
          <w:i/>
        </w:rPr>
        <w:t>Journal of Avian Biology</w:t>
      </w:r>
      <w:r w:rsidRPr="00E5133E">
        <w:rPr>
          <w:rFonts w:ascii="Arial" w:hAnsi="Arial"/>
        </w:rPr>
        <w:t xml:space="preserve"> </w:t>
      </w:r>
      <w:r w:rsidRPr="00E5133E">
        <w:rPr>
          <w:rFonts w:ascii="Arial" w:hAnsi="Arial"/>
          <w:b/>
        </w:rPr>
        <w:t>38</w:t>
      </w:r>
      <w:r w:rsidRPr="00E5133E">
        <w:rPr>
          <w:rFonts w:ascii="Arial" w:hAnsi="Arial"/>
        </w:rPr>
        <w:t>, 7–12. (doi:</w:t>
      </w:r>
      <w:r w:rsidRPr="00272DE5">
        <w:rPr>
          <w:rFonts w:ascii="Arial" w:hAnsi="Arial"/>
          <w:rPrChange w:id="591" w:author="Authors" w:date="2026-05-20T15:02:00Z" w16du:dateUtc="2026-05-20T13:02:00Z">
            <w:rPr/>
          </w:rPrChange>
        </w:rPr>
        <w:fldChar w:fldCharType="begin"/>
      </w:r>
      <w:r w:rsidRPr="00E5133E">
        <w:rPr>
          <w:rFonts w:ascii="Arial" w:hAnsi="Arial"/>
        </w:rPr>
        <w:instrText>HYPERLINK "https://doi.org/10.1111/j.2007.0908-8857.04015.x" \h</w:instrText>
      </w:r>
      <w:r w:rsidRPr="00B369B6">
        <w:rPr>
          <w:rFonts w:ascii="Arial" w:hAnsi="Arial"/>
        </w:rPr>
      </w:r>
      <w:r w:rsidRPr="00272DE5">
        <w:rPr>
          <w:rFonts w:ascii="Arial" w:hAnsi="Arial"/>
          <w:rPrChange w:id="592" w:author="Authors" w:date="2026-05-20T15:02:00Z" w16du:dateUtc="2026-05-20T13:02:00Z">
            <w:rPr/>
          </w:rPrChange>
        </w:rPr>
        <w:fldChar w:fldCharType="separate"/>
      </w:r>
      <w:r w:rsidRPr="00E5133E">
        <w:rPr>
          <w:rStyle w:val="Hyperlink"/>
          <w:rFonts w:ascii="Arial" w:hAnsi="Arial"/>
        </w:rPr>
        <w:t>10.1111/j.2007.0908-</w:t>
      </w:r>
      <w:proofErr w:type="gramStart"/>
      <w:r w:rsidRPr="00E5133E">
        <w:rPr>
          <w:rStyle w:val="Hyperlink"/>
          <w:rFonts w:ascii="Arial" w:hAnsi="Arial"/>
        </w:rPr>
        <w:t>8857.04015.x</w:t>
      </w:r>
      <w:proofErr w:type="gramEnd"/>
      <w:r w:rsidRPr="00272DE5">
        <w:rPr>
          <w:rFonts w:ascii="Arial" w:hAnsi="Arial"/>
          <w:rPrChange w:id="593" w:author="Authors" w:date="2026-05-20T15:02:00Z" w16du:dateUtc="2026-05-20T13:02:00Z">
            <w:rPr/>
          </w:rPrChange>
        </w:rPr>
        <w:fldChar w:fldCharType="end"/>
      </w:r>
      <w:r w:rsidRPr="00E5133E">
        <w:rPr>
          <w:rFonts w:ascii="Arial" w:hAnsi="Arial"/>
        </w:rPr>
        <w:t>)</w:t>
      </w:r>
    </w:p>
    <w:p w14:paraId="0AA7A3B4" w14:textId="77777777" w:rsidR="001F0F81" w:rsidRPr="00E5133E" w:rsidRDefault="00000000">
      <w:pPr>
        <w:pStyle w:val="Bibliography"/>
        <w:rPr>
          <w:rFonts w:ascii="Arial" w:hAnsi="Arial"/>
        </w:rPr>
      </w:pPr>
      <w:bookmarkStart w:id="594" w:name="ref-mennerat2008"/>
      <w:bookmarkEnd w:id="590"/>
      <w:r w:rsidRPr="00E5133E">
        <w:rPr>
          <w:rFonts w:ascii="Arial" w:hAnsi="Arial"/>
        </w:rPr>
        <w:t xml:space="preserve">68. </w:t>
      </w:r>
      <w:r w:rsidRPr="00E5133E">
        <w:rPr>
          <w:rFonts w:ascii="Arial" w:hAnsi="Arial"/>
        </w:rPr>
        <w:tab/>
        <w:t xml:space="preserve">Mennerat A, Perret P, Caro SP, Heeb P, Lambrechts MM. 2008 Aromatic plants in blue tit </w:t>
      </w:r>
      <w:r w:rsidRPr="00E5133E">
        <w:rPr>
          <w:rFonts w:ascii="Arial" w:hAnsi="Arial"/>
          <w:i/>
        </w:rPr>
        <w:t>Cyanistes caeruleus</w:t>
      </w:r>
      <w:r w:rsidRPr="00E5133E">
        <w:rPr>
          <w:rFonts w:ascii="Arial" w:hAnsi="Arial"/>
        </w:rPr>
        <w:t xml:space="preserve"> nests: No negative effect on blood-sucking </w:t>
      </w:r>
      <w:r w:rsidRPr="00E5133E">
        <w:rPr>
          <w:rFonts w:ascii="Arial" w:hAnsi="Arial"/>
        </w:rPr>
        <w:lastRenderedPageBreak/>
        <w:t xml:space="preserve">protocalliphora blow fly larvae. </w:t>
      </w:r>
      <w:r w:rsidRPr="00E5133E">
        <w:rPr>
          <w:rFonts w:ascii="Arial" w:hAnsi="Arial"/>
          <w:i/>
        </w:rPr>
        <w:t>Journal of Avian Biology</w:t>
      </w:r>
      <w:r w:rsidRPr="00E5133E">
        <w:rPr>
          <w:rFonts w:ascii="Arial" w:hAnsi="Arial"/>
        </w:rPr>
        <w:t xml:space="preserve"> </w:t>
      </w:r>
      <w:r w:rsidRPr="00E5133E">
        <w:rPr>
          <w:rFonts w:ascii="Arial" w:hAnsi="Arial"/>
          <w:b/>
        </w:rPr>
        <w:t>39</w:t>
      </w:r>
      <w:r w:rsidRPr="00E5133E">
        <w:rPr>
          <w:rFonts w:ascii="Arial" w:hAnsi="Arial"/>
        </w:rPr>
        <w:t>, 127–132. (doi:</w:t>
      </w:r>
      <w:r w:rsidRPr="00272DE5">
        <w:rPr>
          <w:rFonts w:ascii="Arial" w:hAnsi="Arial"/>
          <w:rPrChange w:id="595" w:author="Authors" w:date="2026-05-20T15:02:00Z" w16du:dateUtc="2026-05-20T13:02:00Z">
            <w:rPr/>
          </w:rPrChange>
        </w:rPr>
        <w:fldChar w:fldCharType="begin"/>
      </w:r>
      <w:r w:rsidRPr="00E5133E">
        <w:rPr>
          <w:rFonts w:ascii="Arial" w:hAnsi="Arial"/>
        </w:rPr>
        <w:instrText>HYPERLINK "https://doi.org/10.1111/j.0908-8857.2008.04400.x" \h</w:instrText>
      </w:r>
      <w:r w:rsidRPr="00B369B6">
        <w:rPr>
          <w:rFonts w:ascii="Arial" w:hAnsi="Arial"/>
        </w:rPr>
      </w:r>
      <w:r w:rsidRPr="00272DE5">
        <w:rPr>
          <w:rFonts w:ascii="Arial" w:hAnsi="Arial"/>
          <w:rPrChange w:id="596" w:author="Authors" w:date="2026-05-20T15:02:00Z" w16du:dateUtc="2026-05-20T13:02:00Z">
            <w:rPr/>
          </w:rPrChange>
        </w:rPr>
        <w:fldChar w:fldCharType="separate"/>
      </w:r>
      <w:r w:rsidRPr="00E5133E">
        <w:rPr>
          <w:rStyle w:val="Hyperlink"/>
          <w:rFonts w:ascii="Arial" w:hAnsi="Arial"/>
        </w:rPr>
        <w:t>10.1111/j.0908-8857.</w:t>
      </w:r>
      <w:proofErr w:type="gramStart"/>
      <w:r w:rsidRPr="00E5133E">
        <w:rPr>
          <w:rStyle w:val="Hyperlink"/>
          <w:rFonts w:ascii="Arial" w:hAnsi="Arial"/>
        </w:rPr>
        <w:t>2008.04400.x</w:t>
      </w:r>
      <w:proofErr w:type="gramEnd"/>
      <w:r w:rsidRPr="00272DE5">
        <w:rPr>
          <w:rFonts w:ascii="Arial" w:hAnsi="Arial"/>
          <w:rPrChange w:id="597" w:author="Authors" w:date="2026-05-20T15:02:00Z" w16du:dateUtc="2026-05-20T13:02:00Z">
            <w:rPr/>
          </w:rPrChange>
        </w:rPr>
        <w:fldChar w:fldCharType="end"/>
      </w:r>
      <w:r w:rsidRPr="00E5133E">
        <w:rPr>
          <w:rFonts w:ascii="Arial" w:hAnsi="Arial"/>
        </w:rPr>
        <w:t>)</w:t>
      </w:r>
    </w:p>
    <w:p w14:paraId="5C3FD507" w14:textId="77777777" w:rsidR="001F0F81" w:rsidRPr="00E5133E" w:rsidRDefault="00000000">
      <w:pPr>
        <w:pStyle w:val="Bibliography"/>
        <w:rPr>
          <w:rFonts w:ascii="Arial" w:hAnsi="Arial"/>
        </w:rPr>
      </w:pPr>
      <w:bookmarkStart w:id="598" w:name="ref-taverner1933"/>
      <w:bookmarkEnd w:id="594"/>
      <w:r w:rsidRPr="00E5133E">
        <w:rPr>
          <w:rFonts w:ascii="Arial" w:hAnsi="Arial"/>
        </w:rPr>
        <w:t xml:space="preserve">69. </w:t>
      </w:r>
      <w:r w:rsidRPr="00E5133E">
        <w:rPr>
          <w:rFonts w:ascii="Arial" w:hAnsi="Arial"/>
        </w:rPr>
        <w:tab/>
        <w:t xml:space="preserve">Taverner PA. 1933 Purple martins gathering leaves. </w:t>
      </w:r>
      <w:r w:rsidRPr="00E5133E">
        <w:rPr>
          <w:rFonts w:ascii="Arial" w:hAnsi="Arial"/>
          <w:i/>
        </w:rPr>
        <w:t>The Auk</w:t>
      </w:r>
      <w:r w:rsidRPr="00E5133E">
        <w:rPr>
          <w:rFonts w:ascii="Arial" w:hAnsi="Arial"/>
        </w:rPr>
        <w:t xml:space="preserve"> </w:t>
      </w:r>
      <w:r w:rsidRPr="00E5133E">
        <w:rPr>
          <w:rFonts w:ascii="Arial" w:hAnsi="Arial"/>
          <w:b/>
        </w:rPr>
        <w:t>50</w:t>
      </w:r>
      <w:r w:rsidRPr="00E5133E">
        <w:rPr>
          <w:rFonts w:ascii="Arial" w:hAnsi="Arial"/>
        </w:rPr>
        <w:t>, 110–111. (doi:</w:t>
      </w:r>
      <w:r w:rsidRPr="00272DE5">
        <w:rPr>
          <w:rFonts w:ascii="Arial" w:hAnsi="Arial"/>
          <w:rPrChange w:id="599" w:author="Authors" w:date="2026-05-20T15:02:00Z" w16du:dateUtc="2026-05-20T13:02:00Z">
            <w:rPr/>
          </w:rPrChange>
        </w:rPr>
        <w:fldChar w:fldCharType="begin"/>
      </w:r>
      <w:r w:rsidRPr="00E5133E">
        <w:rPr>
          <w:rFonts w:ascii="Arial" w:hAnsi="Arial"/>
        </w:rPr>
        <w:instrText>HYPERLINK "https://doi.org/10.2307/4076584" \h</w:instrText>
      </w:r>
      <w:r w:rsidRPr="00B369B6">
        <w:rPr>
          <w:rFonts w:ascii="Arial" w:hAnsi="Arial"/>
        </w:rPr>
      </w:r>
      <w:r w:rsidRPr="00272DE5">
        <w:rPr>
          <w:rFonts w:ascii="Arial" w:hAnsi="Arial"/>
          <w:rPrChange w:id="600" w:author="Authors" w:date="2026-05-20T15:02:00Z" w16du:dateUtc="2026-05-20T13:02:00Z">
            <w:rPr/>
          </w:rPrChange>
        </w:rPr>
        <w:fldChar w:fldCharType="separate"/>
      </w:r>
      <w:r w:rsidRPr="00E5133E">
        <w:rPr>
          <w:rStyle w:val="Hyperlink"/>
          <w:rFonts w:ascii="Arial" w:hAnsi="Arial"/>
        </w:rPr>
        <w:t>10.2307/4076584</w:t>
      </w:r>
      <w:r w:rsidRPr="00272DE5">
        <w:rPr>
          <w:rFonts w:ascii="Arial" w:hAnsi="Arial"/>
          <w:rPrChange w:id="601" w:author="Authors" w:date="2026-05-20T15:02:00Z" w16du:dateUtc="2026-05-20T13:02:00Z">
            <w:rPr/>
          </w:rPrChange>
        </w:rPr>
        <w:fldChar w:fldCharType="end"/>
      </w:r>
      <w:r w:rsidRPr="00E5133E">
        <w:rPr>
          <w:rFonts w:ascii="Arial" w:hAnsi="Arial"/>
        </w:rPr>
        <w:t>)</w:t>
      </w:r>
    </w:p>
    <w:p w14:paraId="17DC66EE" w14:textId="77777777" w:rsidR="001F0F81" w:rsidRPr="00E5133E" w:rsidRDefault="00000000">
      <w:pPr>
        <w:pStyle w:val="Bibliography"/>
        <w:rPr>
          <w:rFonts w:ascii="Arial" w:hAnsi="Arial"/>
        </w:rPr>
      </w:pPr>
      <w:bookmarkStart w:id="602" w:name="ref-peralta-sanchez2010"/>
      <w:bookmarkEnd w:id="598"/>
      <w:r w:rsidRPr="00E5133E">
        <w:rPr>
          <w:rFonts w:ascii="Arial" w:hAnsi="Arial"/>
        </w:rPr>
        <w:t xml:space="preserve">70. </w:t>
      </w:r>
      <w:r w:rsidRPr="00E5133E">
        <w:rPr>
          <w:rFonts w:ascii="Arial" w:hAnsi="Arial"/>
        </w:rPr>
        <w:tab/>
        <w:t xml:space="preserve">Peralta-Sanchez JM, Møller AP, Martin-Platero AM, Soler JJ. 2010 Number and colour composition of nest lining feathers predict eggshell bacterial community in barn swallow nests: An experimental study. </w:t>
      </w:r>
      <w:r w:rsidRPr="00E5133E">
        <w:rPr>
          <w:rFonts w:ascii="Arial" w:hAnsi="Arial"/>
          <w:i/>
        </w:rPr>
        <w:t>Functional Ecology</w:t>
      </w:r>
      <w:r w:rsidRPr="00E5133E">
        <w:rPr>
          <w:rFonts w:ascii="Arial" w:hAnsi="Arial"/>
        </w:rPr>
        <w:t xml:space="preserve"> </w:t>
      </w:r>
      <w:r w:rsidRPr="00E5133E">
        <w:rPr>
          <w:rFonts w:ascii="Arial" w:hAnsi="Arial"/>
          <w:b/>
        </w:rPr>
        <w:t>24</w:t>
      </w:r>
      <w:r w:rsidRPr="00E5133E">
        <w:rPr>
          <w:rFonts w:ascii="Arial" w:hAnsi="Arial"/>
        </w:rPr>
        <w:t>, 426–433. (doi:</w:t>
      </w:r>
      <w:r w:rsidRPr="00272DE5">
        <w:rPr>
          <w:rFonts w:ascii="Arial" w:hAnsi="Arial"/>
          <w:rPrChange w:id="603" w:author="Authors" w:date="2026-05-20T15:02:00Z" w16du:dateUtc="2026-05-20T13:02:00Z">
            <w:rPr/>
          </w:rPrChange>
        </w:rPr>
        <w:fldChar w:fldCharType="begin"/>
      </w:r>
      <w:r w:rsidRPr="00E5133E">
        <w:rPr>
          <w:rFonts w:ascii="Arial" w:hAnsi="Arial"/>
        </w:rPr>
        <w:instrText>HYPERLINK "https://doi.org/10.1111/j.1365-2435.2009.01669.x" \h</w:instrText>
      </w:r>
      <w:r w:rsidRPr="00B369B6">
        <w:rPr>
          <w:rFonts w:ascii="Arial" w:hAnsi="Arial"/>
        </w:rPr>
      </w:r>
      <w:r w:rsidRPr="00272DE5">
        <w:rPr>
          <w:rFonts w:ascii="Arial" w:hAnsi="Arial"/>
          <w:rPrChange w:id="604" w:author="Authors" w:date="2026-05-20T15:02:00Z" w16du:dateUtc="2026-05-20T13:02:00Z">
            <w:rPr/>
          </w:rPrChange>
        </w:rPr>
        <w:fldChar w:fldCharType="separate"/>
      </w:r>
      <w:r w:rsidRPr="00E5133E">
        <w:rPr>
          <w:rStyle w:val="Hyperlink"/>
          <w:rFonts w:ascii="Arial" w:hAnsi="Arial"/>
        </w:rPr>
        <w:t>10.1111/j.1365-2435.</w:t>
      </w:r>
      <w:proofErr w:type="gramStart"/>
      <w:r w:rsidRPr="00E5133E">
        <w:rPr>
          <w:rStyle w:val="Hyperlink"/>
          <w:rFonts w:ascii="Arial" w:hAnsi="Arial"/>
        </w:rPr>
        <w:t>2009.01669.x</w:t>
      </w:r>
      <w:proofErr w:type="gramEnd"/>
      <w:r w:rsidRPr="00272DE5">
        <w:rPr>
          <w:rFonts w:ascii="Arial" w:hAnsi="Arial"/>
          <w:rPrChange w:id="605" w:author="Authors" w:date="2026-05-20T15:02:00Z" w16du:dateUtc="2026-05-20T13:02:00Z">
            <w:rPr/>
          </w:rPrChange>
        </w:rPr>
        <w:fldChar w:fldCharType="end"/>
      </w:r>
      <w:r w:rsidRPr="00E5133E">
        <w:rPr>
          <w:rFonts w:ascii="Arial" w:hAnsi="Arial"/>
        </w:rPr>
        <w:t>)</w:t>
      </w:r>
    </w:p>
    <w:p w14:paraId="7D6575D3" w14:textId="77777777" w:rsidR="001F0F81" w:rsidRPr="00E5133E" w:rsidRDefault="00000000">
      <w:pPr>
        <w:pStyle w:val="Bibliography"/>
        <w:rPr>
          <w:rFonts w:ascii="Arial" w:hAnsi="Arial"/>
        </w:rPr>
      </w:pPr>
      <w:bookmarkStart w:id="606" w:name="ref-nilsson2017"/>
      <w:bookmarkEnd w:id="602"/>
      <w:r w:rsidRPr="00E5133E">
        <w:rPr>
          <w:rFonts w:ascii="Arial" w:hAnsi="Arial"/>
        </w:rPr>
        <w:t xml:space="preserve">71. </w:t>
      </w:r>
      <w:r w:rsidRPr="00E5133E">
        <w:rPr>
          <w:rFonts w:ascii="Arial" w:hAnsi="Arial"/>
        </w:rPr>
        <w:tab/>
        <w:t xml:space="preserve">Nilsson J-Å, Nord A. 2017 The use of the nest for parental roosting and thermal consequences of the nest for nestlings and parents. </w:t>
      </w:r>
      <w:r w:rsidRPr="00E5133E">
        <w:rPr>
          <w:rFonts w:ascii="Arial" w:hAnsi="Arial"/>
          <w:i/>
        </w:rPr>
        <w:t>Behavioral Ecology and Sociobiology</w:t>
      </w:r>
      <w:r w:rsidRPr="00E5133E">
        <w:rPr>
          <w:rFonts w:ascii="Arial" w:hAnsi="Arial"/>
        </w:rPr>
        <w:t xml:space="preserve"> </w:t>
      </w:r>
      <w:r w:rsidRPr="00E5133E">
        <w:rPr>
          <w:rFonts w:ascii="Arial" w:hAnsi="Arial"/>
          <w:b/>
        </w:rPr>
        <w:t>71</w:t>
      </w:r>
      <w:r w:rsidRPr="00E5133E">
        <w:rPr>
          <w:rFonts w:ascii="Arial" w:hAnsi="Arial"/>
        </w:rPr>
        <w:t>. (doi:</w:t>
      </w:r>
      <w:r w:rsidRPr="00272DE5">
        <w:rPr>
          <w:rFonts w:ascii="Arial" w:hAnsi="Arial"/>
          <w:rPrChange w:id="607" w:author="Authors" w:date="2026-05-20T15:02:00Z" w16du:dateUtc="2026-05-20T13:02:00Z">
            <w:rPr/>
          </w:rPrChange>
        </w:rPr>
        <w:fldChar w:fldCharType="begin"/>
      </w:r>
      <w:r w:rsidRPr="00E5133E">
        <w:rPr>
          <w:rFonts w:ascii="Arial" w:hAnsi="Arial"/>
        </w:rPr>
        <w:instrText>HYPERLINK "https://doi.org/10.1007/s00265-017-2400-7" \h</w:instrText>
      </w:r>
      <w:r w:rsidRPr="00B369B6">
        <w:rPr>
          <w:rFonts w:ascii="Arial" w:hAnsi="Arial"/>
        </w:rPr>
      </w:r>
      <w:r w:rsidRPr="00272DE5">
        <w:rPr>
          <w:rFonts w:ascii="Arial" w:hAnsi="Arial"/>
          <w:rPrChange w:id="608" w:author="Authors" w:date="2026-05-20T15:02:00Z" w16du:dateUtc="2026-05-20T13:02:00Z">
            <w:rPr/>
          </w:rPrChange>
        </w:rPr>
        <w:fldChar w:fldCharType="separate"/>
      </w:r>
      <w:r w:rsidRPr="00E5133E">
        <w:rPr>
          <w:rStyle w:val="Hyperlink"/>
          <w:rFonts w:ascii="Arial" w:hAnsi="Arial"/>
        </w:rPr>
        <w:t>10.1007/s00265-017-2400-7</w:t>
      </w:r>
      <w:r w:rsidRPr="00272DE5">
        <w:rPr>
          <w:rFonts w:ascii="Arial" w:hAnsi="Arial"/>
          <w:rPrChange w:id="609" w:author="Authors" w:date="2026-05-20T15:02:00Z" w16du:dateUtc="2026-05-20T13:02:00Z">
            <w:rPr/>
          </w:rPrChange>
        </w:rPr>
        <w:fldChar w:fldCharType="end"/>
      </w:r>
      <w:r w:rsidRPr="00E5133E">
        <w:rPr>
          <w:rFonts w:ascii="Arial" w:hAnsi="Arial"/>
        </w:rPr>
        <w:t>)</w:t>
      </w:r>
    </w:p>
    <w:p w14:paraId="386616CA" w14:textId="77777777" w:rsidR="001F0F81" w:rsidRPr="00E5133E" w:rsidRDefault="00000000">
      <w:pPr>
        <w:pStyle w:val="Bibliography"/>
        <w:rPr>
          <w:rFonts w:ascii="Arial" w:hAnsi="Arial"/>
        </w:rPr>
      </w:pPr>
      <w:bookmarkStart w:id="610" w:name="ref-perez2020"/>
      <w:bookmarkEnd w:id="606"/>
      <w:r w:rsidRPr="00E5133E">
        <w:rPr>
          <w:rFonts w:ascii="Arial" w:hAnsi="Arial"/>
        </w:rPr>
        <w:t xml:space="preserve">72. </w:t>
      </w:r>
      <w:r w:rsidRPr="00E5133E">
        <w:rPr>
          <w:rFonts w:ascii="Arial" w:hAnsi="Arial"/>
        </w:rPr>
        <w:tab/>
        <w:t xml:space="preserve">Perez DM, Gardner JL, Medina I. 2020 Climate as an evolutionary driver of nest morphology in birds: A Review. </w:t>
      </w:r>
      <w:r w:rsidRPr="00E5133E">
        <w:rPr>
          <w:rFonts w:ascii="Arial" w:hAnsi="Arial"/>
          <w:i/>
        </w:rPr>
        <w:t>Frontiers in Ecology and Evolution</w:t>
      </w:r>
      <w:r w:rsidRPr="00E5133E">
        <w:rPr>
          <w:rFonts w:ascii="Arial" w:hAnsi="Arial"/>
        </w:rPr>
        <w:t xml:space="preserve"> </w:t>
      </w:r>
      <w:r w:rsidRPr="00E5133E">
        <w:rPr>
          <w:rFonts w:ascii="Arial" w:hAnsi="Arial"/>
          <w:b/>
        </w:rPr>
        <w:t>8</w:t>
      </w:r>
      <w:r w:rsidRPr="00E5133E">
        <w:rPr>
          <w:rFonts w:ascii="Arial" w:hAnsi="Arial"/>
        </w:rPr>
        <w:t>. (doi:</w:t>
      </w:r>
      <w:r w:rsidRPr="00272DE5">
        <w:rPr>
          <w:rFonts w:ascii="Arial" w:hAnsi="Arial"/>
          <w:rPrChange w:id="611" w:author="Authors" w:date="2026-05-20T15:02:00Z" w16du:dateUtc="2026-05-20T13:02:00Z">
            <w:rPr/>
          </w:rPrChange>
        </w:rPr>
        <w:fldChar w:fldCharType="begin"/>
      </w:r>
      <w:r w:rsidRPr="00E5133E">
        <w:rPr>
          <w:rFonts w:ascii="Arial" w:hAnsi="Arial"/>
        </w:rPr>
        <w:instrText>HYPERLINK "https://doi.org/10.3389/fevo.2020.566018" \h</w:instrText>
      </w:r>
      <w:r w:rsidRPr="00B369B6">
        <w:rPr>
          <w:rFonts w:ascii="Arial" w:hAnsi="Arial"/>
        </w:rPr>
      </w:r>
      <w:r w:rsidRPr="00272DE5">
        <w:rPr>
          <w:rFonts w:ascii="Arial" w:hAnsi="Arial"/>
          <w:rPrChange w:id="612" w:author="Authors" w:date="2026-05-20T15:02:00Z" w16du:dateUtc="2026-05-20T13:02:00Z">
            <w:rPr/>
          </w:rPrChange>
        </w:rPr>
        <w:fldChar w:fldCharType="separate"/>
      </w:r>
      <w:r w:rsidRPr="00E5133E">
        <w:rPr>
          <w:rStyle w:val="Hyperlink"/>
          <w:rFonts w:ascii="Arial" w:hAnsi="Arial"/>
        </w:rPr>
        <w:t>10.3389/fevo.2020.566018</w:t>
      </w:r>
      <w:r w:rsidRPr="00272DE5">
        <w:rPr>
          <w:rFonts w:ascii="Arial" w:hAnsi="Arial"/>
          <w:rPrChange w:id="613" w:author="Authors" w:date="2026-05-20T15:02:00Z" w16du:dateUtc="2026-05-20T13:02:00Z">
            <w:rPr/>
          </w:rPrChange>
        </w:rPr>
        <w:fldChar w:fldCharType="end"/>
      </w:r>
      <w:r w:rsidRPr="00E5133E">
        <w:rPr>
          <w:rFonts w:ascii="Arial" w:hAnsi="Arial"/>
        </w:rPr>
        <w:t>)</w:t>
      </w:r>
    </w:p>
    <w:p w14:paraId="3F8515E1" w14:textId="77777777" w:rsidR="001F0F81" w:rsidRPr="00E5133E" w:rsidRDefault="00000000">
      <w:pPr>
        <w:pStyle w:val="Bibliography"/>
        <w:rPr>
          <w:rFonts w:ascii="Arial" w:hAnsi="Arial"/>
        </w:rPr>
      </w:pPr>
      <w:bookmarkStart w:id="614" w:name="ref-labocha2011"/>
      <w:bookmarkEnd w:id="610"/>
      <w:r w:rsidRPr="00E5133E">
        <w:rPr>
          <w:rFonts w:ascii="Arial" w:hAnsi="Arial"/>
        </w:rPr>
        <w:t xml:space="preserve">73. </w:t>
      </w:r>
      <w:r w:rsidRPr="00E5133E">
        <w:rPr>
          <w:rFonts w:ascii="Arial" w:hAnsi="Arial"/>
        </w:rPr>
        <w:tab/>
        <w:t xml:space="preserve">Labocha MK, Hayes JP. 2011 Morphometric indices of body condition in birds: A review. </w:t>
      </w:r>
      <w:r w:rsidRPr="00E5133E">
        <w:rPr>
          <w:rFonts w:ascii="Arial" w:hAnsi="Arial"/>
          <w:i/>
        </w:rPr>
        <w:t>Journal of Ornithology</w:t>
      </w:r>
      <w:r w:rsidRPr="00E5133E">
        <w:rPr>
          <w:rFonts w:ascii="Arial" w:hAnsi="Arial"/>
        </w:rPr>
        <w:t xml:space="preserve"> </w:t>
      </w:r>
      <w:r w:rsidRPr="00E5133E">
        <w:rPr>
          <w:rFonts w:ascii="Arial" w:hAnsi="Arial"/>
          <w:b/>
        </w:rPr>
        <w:t>153</w:t>
      </w:r>
      <w:r w:rsidRPr="00E5133E">
        <w:rPr>
          <w:rFonts w:ascii="Arial" w:hAnsi="Arial"/>
        </w:rPr>
        <w:t>, 1–22. (doi:</w:t>
      </w:r>
      <w:r w:rsidRPr="00272DE5">
        <w:rPr>
          <w:rFonts w:ascii="Arial" w:hAnsi="Arial"/>
          <w:rPrChange w:id="615" w:author="Authors" w:date="2026-05-20T15:02:00Z" w16du:dateUtc="2026-05-20T13:02:00Z">
            <w:rPr/>
          </w:rPrChange>
        </w:rPr>
        <w:fldChar w:fldCharType="begin"/>
      </w:r>
      <w:r w:rsidRPr="00E5133E">
        <w:rPr>
          <w:rFonts w:ascii="Arial" w:hAnsi="Arial"/>
        </w:rPr>
        <w:instrText>HYPERLINK "https://doi.org/10.1007/s10336-011-0706-1" \h</w:instrText>
      </w:r>
      <w:r w:rsidRPr="00B369B6">
        <w:rPr>
          <w:rFonts w:ascii="Arial" w:hAnsi="Arial"/>
        </w:rPr>
      </w:r>
      <w:r w:rsidRPr="00272DE5">
        <w:rPr>
          <w:rFonts w:ascii="Arial" w:hAnsi="Arial"/>
          <w:rPrChange w:id="616" w:author="Authors" w:date="2026-05-20T15:02:00Z" w16du:dateUtc="2026-05-20T13:02:00Z">
            <w:rPr/>
          </w:rPrChange>
        </w:rPr>
        <w:fldChar w:fldCharType="separate"/>
      </w:r>
      <w:r w:rsidRPr="00E5133E">
        <w:rPr>
          <w:rStyle w:val="Hyperlink"/>
          <w:rFonts w:ascii="Arial" w:hAnsi="Arial"/>
        </w:rPr>
        <w:t>10.1007/s10336-011-0706-1</w:t>
      </w:r>
      <w:r w:rsidRPr="00272DE5">
        <w:rPr>
          <w:rFonts w:ascii="Arial" w:hAnsi="Arial"/>
          <w:rPrChange w:id="617" w:author="Authors" w:date="2026-05-20T15:02:00Z" w16du:dateUtc="2026-05-20T13:02:00Z">
            <w:rPr/>
          </w:rPrChange>
        </w:rPr>
        <w:fldChar w:fldCharType="end"/>
      </w:r>
      <w:r w:rsidRPr="00E5133E">
        <w:rPr>
          <w:rFonts w:ascii="Arial" w:hAnsi="Arial"/>
        </w:rPr>
        <w:t>)</w:t>
      </w:r>
    </w:p>
    <w:p w14:paraId="6FA5320D" w14:textId="77777777" w:rsidR="001F0F81" w:rsidRPr="00E5133E" w:rsidRDefault="00000000">
      <w:pPr>
        <w:pStyle w:val="Bibliography"/>
        <w:rPr>
          <w:rFonts w:ascii="Arial" w:hAnsi="Arial"/>
        </w:rPr>
      </w:pPr>
      <w:bookmarkStart w:id="618" w:name="ref-pires2020"/>
      <w:bookmarkEnd w:id="614"/>
      <w:r w:rsidRPr="00E5133E">
        <w:rPr>
          <w:rFonts w:ascii="Arial" w:hAnsi="Arial"/>
        </w:rPr>
        <w:t xml:space="preserve">74. </w:t>
      </w:r>
      <w:r w:rsidRPr="00E5133E">
        <w:rPr>
          <w:rFonts w:ascii="Arial" w:hAnsi="Arial"/>
        </w:rPr>
        <w:tab/>
        <w:t>Pires BA, Belo AD, Diamantino F, Rabaça JE, Merino S. 2020 Development of nestling blue tits (</w:t>
      </w:r>
      <w:r w:rsidRPr="00E5133E">
        <w:rPr>
          <w:rFonts w:ascii="Arial" w:hAnsi="Arial"/>
          <w:i/>
        </w:rPr>
        <w:t>Cyanistes caeruleus</w:t>
      </w:r>
      <w:r w:rsidRPr="00E5133E">
        <w:rPr>
          <w:rFonts w:ascii="Arial" w:hAnsi="Arial"/>
        </w:rPr>
        <w:t xml:space="preserve">) is affected by experimental addition of aromatic plants. </w:t>
      </w:r>
      <w:r w:rsidRPr="00E5133E">
        <w:rPr>
          <w:rFonts w:ascii="Arial" w:hAnsi="Arial"/>
          <w:i/>
        </w:rPr>
        <w:t>Avian Biology Research</w:t>
      </w:r>
      <w:r w:rsidRPr="00E5133E">
        <w:rPr>
          <w:rFonts w:ascii="Arial" w:hAnsi="Arial"/>
        </w:rPr>
        <w:t xml:space="preserve"> </w:t>
      </w:r>
      <w:r w:rsidRPr="00E5133E">
        <w:rPr>
          <w:rFonts w:ascii="Arial" w:hAnsi="Arial"/>
          <w:b/>
        </w:rPr>
        <w:t>13</w:t>
      </w:r>
      <w:r w:rsidRPr="00E5133E">
        <w:rPr>
          <w:rFonts w:ascii="Arial" w:hAnsi="Arial"/>
        </w:rPr>
        <w:t>, 44–48. (doi:</w:t>
      </w:r>
      <w:r w:rsidRPr="00272DE5">
        <w:rPr>
          <w:rFonts w:ascii="Arial" w:hAnsi="Arial"/>
          <w:rPrChange w:id="619" w:author="Authors" w:date="2026-05-20T15:02:00Z" w16du:dateUtc="2026-05-20T13:02:00Z">
            <w:rPr/>
          </w:rPrChange>
        </w:rPr>
        <w:fldChar w:fldCharType="begin"/>
      </w:r>
      <w:r w:rsidRPr="00E5133E">
        <w:rPr>
          <w:rFonts w:ascii="Arial" w:hAnsi="Arial"/>
        </w:rPr>
        <w:instrText>HYPERLINK "https://doi.org/10.1177/1758155920921075" \h</w:instrText>
      </w:r>
      <w:r w:rsidRPr="00B369B6">
        <w:rPr>
          <w:rFonts w:ascii="Arial" w:hAnsi="Arial"/>
        </w:rPr>
      </w:r>
      <w:r w:rsidRPr="00272DE5">
        <w:rPr>
          <w:rFonts w:ascii="Arial" w:hAnsi="Arial"/>
          <w:rPrChange w:id="620" w:author="Authors" w:date="2026-05-20T15:02:00Z" w16du:dateUtc="2026-05-20T13:02:00Z">
            <w:rPr/>
          </w:rPrChange>
        </w:rPr>
        <w:fldChar w:fldCharType="separate"/>
      </w:r>
      <w:r w:rsidRPr="00E5133E">
        <w:rPr>
          <w:rStyle w:val="Hyperlink"/>
          <w:rFonts w:ascii="Arial" w:hAnsi="Arial"/>
        </w:rPr>
        <w:t>10.1177/1758155920921075</w:t>
      </w:r>
      <w:r w:rsidRPr="00272DE5">
        <w:rPr>
          <w:rFonts w:ascii="Arial" w:hAnsi="Arial"/>
          <w:rPrChange w:id="621" w:author="Authors" w:date="2026-05-20T15:02:00Z" w16du:dateUtc="2026-05-20T13:02:00Z">
            <w:rPr/>
          </w:rPrChange>
        </w:rPr>
        <w:fldChar w:fldCharType="end"/>
      </w:r>
      <w:r w:rsidRPr="00E5133E">
        <w:rPr>
          <w:rFonts w:ascii="Arial" w:hAnsi="Arial"/>
        </w:rPr>
        <w:t>)</w:t>
      </w:r>
    </w:p>
    <w:p w14:paraId="2F7E0A58" w14:textId="77777777" w:rsidR="001F0F81" w:rsidRPr="00E5133E" w:rsidRDefault="00000000">
      <w:pPr>
        <w:pStyle w:val="Bibliography"/>
        <w:rPr>
          <w:rFonts w:ascii="Arial" w:hAnsi="Arial"/>
        </w:rPr>
      </w:pPr>
      <w:bookmarkStart w:id="622" w:name="ref-corregidor-castro2021"/>
      <w:bookmarkEnd w:id="618"/>
      <w:r w:rsidRPr="00E5133E">
        <w:rPr>
          <w:rFonts w:ascii="Arial" w:hAnsi="Arial"/>
        </w:rPr>
        <w:t xml:space="preserve">75. </w:t>
      </w:r>
      <w:r w:rsidRPr="00E5133E">
        <w:rPr>
          <w:rFonts w:ascii="Arial" w:hAnsi="Arial"/>
        </w:rPr>
        <w:tab/>
        <w:t xml:space="preserve">Corregidor-Castro A, Jones OR. 2021 The effect of nest temperature on growth and survival in juvenile great tits </w:t>
      </w:r>
      <w:r w:rsidRPr="00E5133E">
        <w:rPr>
          <w:rFonts w:ascii="Arial" w:hAnsi="Arial"/>
          <w:i/>
        </w:rPr>
        <w:t>Parus major</w:t>
      </w:r>
      <w:r w:rsidRPr="00E5133E">
        <w:rPr>
          <w:rFonts w:ascii="Arial" w:hAnsi="Arial"/>
        </w:rPr>
        <w:t xml:space="preserve">. </w:t>
      </w:r>
      <w:r w:rsidRPr="00E5133E">
        <w:rPr>
          <w:rFonts w:ascii="Arial" w:hAnsi="Arial"/>
          <w:i/>
        </w:rPr>
        <w:t>Ecology and Evolution</w:t>
      </w:r>
      <w:r w:rsidRPr="00E5133E">
        <w:rPr>
          <w:rFonts w:ascii="Arial" w:hAnsi="Arial"/>
        </w:rPr>
        <w:t xml:space="preserve"> </w:t>
      </w:r>
      <w:r w:rsidRPr="00E5133E">
        <w:rPr>
          <w:rFonts w:ascii="Arial" w:hAnsi="Arial"/>
          <w:b/>
        </w:rPr>
        <w:t>11</w:t>
      </w:r>
      <w:r w:rsidRPr="00E5133E">
        <w:rPr>
          <w:rFonts w:ascii="Arial" w:hAnsi="Arial"/>
        </w:rPr>
        <w:t>, 7346–7353. (doi:</w:t>
      </w:r>
      <w:r w:rsidRPr="00272DE5">
        <w:rPr>
          <w:rFonts w:ascii="Arial" w:hAnsi="Arial"/>
          <w:rPrChange w:id="623" w:author="Authors" w:date="2026-05-20T15:02:00Z" w16du:dateUtc="2026-05-20T13:02:00Z">
            <w:rPr/>
          </w:rPrChange>
        </w:rPr>
        <w:fldChar w:fldCharType="begin"/>
      </w:r>
      <w:r w:rsidRPr="00E5133E">
        <w:rPr>
          <w:rFonts w:ascii="Arial" w:hAnsi="Arial"/>
        </w:rPr>
        <w:instrText>HYPERLINK "https://doi.org/10.1002/ece3.7565" \h</w:instrText>
      </w:r>
      <w:r w:rsidRPr="00B369B6">
        <w:rPr>
          <w:rFonts w:ascii="Arial" w:hAnsi="Arial"/>
        </w:rPr>
      </w:r>
      <w:r w:rsidRPr="00272DE5">
        <w:rPr>
          <w:rFonts w:ascii="Arial" w:hAnsi="Arial"/>
          <w:rPrChange w:id="624" w:author="Authors" w:date="2026-05-20T15:02:00Z" w16du:dateUtc="2026-05-20T13:02:00Z">
            <w:rPr/>
          </w:rPrChange>
        </w:rPr>
        <w:fldChar w:fldCharType="separate"/>
      </w:r>
      <w:r w:rsidRPr="00E5133E">
        <w:rPr>
          <w:rStyle w:val="Hyperlink"/>
          <w:rFonts w:ascii="Arial" w:hAnsi="Arial"/>
        </w:rPr>
        <w:t>10.1002/ece3.7565</w:t>
      </w:r>
      <w:r w:rsidRPr="00272DE5">
        <w:rPr>
          <w:rFonts w:ascii="Arial" w:hAnsi="Arial"/>
          <w:rPrChange w:id="625" w:author="Authors" w:date="2026-05-20T15:02:00Z" w16du:dateUtc="2026-05-20T13:02:00Z">
            <w:rPr/>
          </w:rPrChange>
        </w:rPr>
        <w:fldChar w:fldCharType="end"/>
      </w:r>
      <w:r w:rsidRPr="00E5133E">
        <w:rPr>
          <w:rFonts w:ascii="Arial" w:hAnsi="Arial"/>
        </w:rPr>
        <w:t>)</w:t>
      </w:r>
    </w:p>
    <w:p w14:paraId="115FA1EC" w14:textId="77777777" w:rsidR="001F0F81" w:rsidRPr="00E5133E" w:rsidRDefault="00000000">
      <w:pPr>
        <w:pStyle w:val="Bibliography"/>
        <w:rPr>
          <w:rFonts w:ascii="Arial" w:hAnsi="Arial"/>
        </w:rPr>
      </w:pPr>
      <w:bookmarkStart w:id="626" w:name="ref-yang2024"/>
      <w:bookmarkEnd w:id="622"/>
      <w:r w:rsidRPr="00E5133E">
        <w:rPr>
          <w:rFonts w:ascii="Arial" w:hAnsi="Arial"/>
        </w:rPr>
        <w:t xml:space="preserve">76. </w:t>
      </w:r>
      <w:r w:rsidRPr="00E5133E">
        <w:rPr>
          <w:rFonts w:ascii="Arial" w:hAnsi="Arial"/>
        </w:rPr>
        <w:tab/>
        <w:t>Yang Y, Williams C, Senior AM, Morrison K, Ricolfi L, Pan J, Lagisz M, Nakagawa S. 2024 Bivariate multilevel meta-analysis of log response ratio and standardized mean difference for robust and reproducible environmental and biological sciences. (doi:</w:t>
      </w:r>
      <w:r w:rsidRPr="00272DE5">
        <w:rPr>
          <w:rFonts w:ascii="Arial" w:hAnsi="Arial"/>
          <w:rPrChange w:id="627" w:author="Authors" w:date="2026-05-20T15:02:00Z" w16du:dateUtc="2026-05-20T13:02:00Z">
            <w:rPr/>
          </w:rPrChange>
        </w:rPr>
        <w:fldChar w:fldCharType="begin"/>
      </w:r>
      <w:r w:rsidRPr="00E5133E">
        <w:rPr>
          <w:rFonts w:ascii="Arial" w:hAnsi="Arial"/>
        </w:rPr>
        <w:instrText>HYPERLINK "https://doi.org/10.1101/2024.05.13.594019" \h</w:instrText>
      </w:r>
      <w:r w:rsidRPr="00B369B6">
        <w:rPr>
          <w:rFonts w:ascii="Arial" w:hAnsi="Arial"/>
        </w:rPr>
      </w:r>
      <w:r w:rsidRPr="00272DE5">
        <w:rPr>
          <w:rFonts w:ascii="Arial" w:hAnsi="Arial"/>
          <w:rPrChange w:id="628" w:author="Authors" w:date="2026-05-20T15:02:00Z" w16du:dateUtc="2026-05-20T13:02:00Z">
            <w:rPr/>
          </w:rPrChange>
        </w:rPr>
        <w:fldChar w:fldCharType="separate"/>
      </w:r>
      <w:r w:rsidRPr="00E5133E">
        <w:rPr>
          <w:rStyle w:val="Hyperlink"/>
          <w:rFonts w:ascii="Arial" w:hAnsi="Arial"/>
        </w:rPr>
        <w:t>10.1101/2024.05.13.594019</w:t>
      </w:r>
      <w:r w:rsidRPr="00272DE5">
        <w:rPr>
          <w:rFonts w:ascii="Arial" w:hAnsi="Arial"/>
          <w:rPrChange w:id="629" w:author="Authors" w:date="2026-05-20T15:02:00Z" w16du:dateUtc="2026-05-20T13:02:00Z">
            <w:rPr/>
          </w:rPrChange>
        </w:rPr>
        <w:fldChar w:fldCharType="end"/>
      </w:r>
      <w:r w:rsidRPr="00E5133E">
        <w:rPr>
          <w:rFonts w:ascii="Arial" w:hAnsi="Arial"/>
        </w:rPr>
        <w:t>)</w:t>
      </w:r>
    </w:p>
    <w:p w14:paraId="1CD386F2" w14:textId="77777777" w:rsidR="001F0F81" w:rsidRPr="00E5133E" w:rsidRDefault="00000000">
      <w:pPr>
        <w:pStyle w:val="Bibliography"/>
        <w:rPr>
          <w:rFonts w:ascii="Arial" w:hAnsi="Arial"/>
        </w:rPr>
      </w:pPr>
      <w:bookmarkStart w:id="630" w:name="ref-inthout2015"/>
      <w:bookmarkEnd w:id="626"/>
      <w:r w:rsidRPr="00E5133E">
        <w:rPr>
          <w:rFonts w:ascii="Arial" w:hAnsi="Arial"/>
        </w:rPr>
        <w:t xml:space="preserve">77. </w:t>
      </w:r>
      <w:r w:rsidRPr="00E5133E">
        <w:rPr>
          <w:rFonts w:ascii="Arial" w:hAnsi="Arial"/>
        </w:rPr>
        <w:tab/>
        <w:t xml:space="preserve">IntHout J, Ioannidis JPA, Borm GF, Goeman JJ. 2015 Small studies are more heterogeneous than large ones: A meta-meta-analysis. </w:t>
      </w:r>
      <w:r w:rsidRPr="00E5133E">
        <w:rPr>
          <w:rFonts w:ascii="Arial" w:hAnsi="Arial"/>
          <w:i/>
        </w:rPr>
        <w:t>Journal of Clinical Epidemiology</w:t>
      </w:r>
      <w:r w:rsidRPr="00E5133E">
        <w:rPr>
          <w:rFonts w:ascii="Arial" w:hAnsi="Arial"/>
        </w:rPr>
        <w:t xml:space="preserve"> </w:t>
      </w:r>
      <w:r w:rsidRPr="00E5133E">
        <w:rPr>
          <w:rFonts w:ascii="Arial" w:hAnsi="Arial"/>
          <w:b/>
        </w:rPr>
        <w:t>68</w:t>
      </w:r>
      <w:r w:rsidRPr="00E5133E">
        <w:rPr>
          <w:rFonts w:ascii="Arial" w:hAnsi="Arial"/>
        </w:rPr>
        <w:t>, 860–869. (doi:</w:t>
      </w:r>
      <w:r w:rsidRPr="00272DE5">
        <w:rPr>
          <w:rFonts w:ascii="Arial" w:hAnsi="Arial"/>
          <w:rPrChange w:id="631" w:author="Authors" w:date="2026-05-20T15:02:00Z" w16du:dateUtc="2026-05-20T13:02:00Z">
            <w:rPr/>
          </w:rPrChange>
        </w:rPr>
        <w:fldChar w:fldCharType="begin"/>
      </w:r>
      <w:r w:rsidRPr="00E5133E">
        <w:rPr>
          <w:rFonts w:ascii="Arial" w:hAnsi="Arial"/>
        </w:rPr>
        <w:instrText>HYPERLINK "https://doi.org/10.1016/j.jclinepi.2015.03.017" \h</w:instrText>
      </w:r>
      <w:r w:rsidRPr="00B369B6">
        <w:rPr>
          <w:rFonts w:ascii="Arial" w:hAnsi="Arial"/>
        </w:rPr>
      </w:r>
      <w:r w:rsidRPr="00272DE5">
        <w:rPr>
          <w:rFonts w:ascii="Arial" w:hAnsi="Arial"/>
          <w:rPrChange w:id="632" w:author="Authors" w:date="2026-05-20T15:02:00Z" w16du:dateUtc="2026-05-20T13:02:00Z">
            <w:rPr/>
          </w:rPrChange>
        </w:rPr>
        <w:fldChar w:fldCharType="separate"/>
      </w:r>
      <w:r w:rsidRPr="00E5133E">
        <w:rPr>
          <w:rStyle w:val="Hyperlink"/>
          <w:rFonts w:ascii="Arial" w:hAnsi="Arial"/>
        </w:rPr>
        <w:t>10.1016/j.jclinepi.2015.03.017</w:t>
      </w:r>
      <w:r w:rsidRPr="00272DE5">
        <w:rPr>
          <w:rFonts w:ascii="Arial" w:hAnsi="Arial"/>
          <w:rPrChange w:id="633" w:author="Authors" w:date="2026-05-20T15:02:00Z" w16du:dateUtc="2026-05-20T13:02:00Z">
            <w:rPr/>
          </w:rPrChange>
        </w:rPr>
        <w:fldChar w:fldCharType="end"/>
      </w:r>
      <w:r w:rsidRPr="00E5133E">
        <w:rPr>
          <w:rFonts w:ascii="Arial" w:hAnsi="Arial"/>
        </w:rPr>
        <w:t>)</w:t>
      </w:r>
      <w:bookmarkEnd w:id="333"/>
      <w:bookmarkEnd w:id="335"/>
      <w:bookmarkEnd w:id="630"/>
    </w:p>
    <w:sectPr w:rsidR="001F0F81" w:rsidRPr="00E5133E" w:rsidSect="00E5133E">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560B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CC496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9EF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2792150">
    <w:abstractNumId w:val="0"/>
  </w:num>
  <w:num w:numId="2" w16cid:durableId="1019770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3865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24511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s">
    <w15:presenceInfo w15:providerId="None" w15:userId="Autho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F81"/>
    <w:rsid w:val="00083C73"/>
    <w:rsid w:val="001F0F81"/>
    <w:rsid w:val="00272DE5"/>
    <w:rsid w:val="002C08EC"/>
    <w:rsid w:val="00513BC6"/>
    <w:rsid w:val="005C3AAE"/>
    <w:rsid w:val="00695C00"/>
    <w:rsid w:val="00A01A49"/>
    <w:rsid w:val="00B369B6"/>
    <w:rsid w:val="00CF55A1"/>
    <w:rsid w:val="00D96B69"/>
    <w:rsid w:val="00E5133E"/>
    <w:rsid w:val="00EA7B9F"/>
    <w:rsid w:val="00FA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340D3"/>
  <w15:docId w15:val="{F2888AF6-81E3-564E-B0B2-FFBF2CB3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5133E"/>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E5133E"/>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E5133E"/>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rsid w:val="00E5133E"/>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5133E"/>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sid w:val="00E5133E"/>
    <w:rPr>
      <w:i w:val="0"/>
    </w:rPr>
  </w:style>
  <w:style w:type="character" w:styleId="FootnoteReference">
    <w:name w:val="footnote reference"/>
    <w:basedOn w:val="CaptionChar"/>
    <w:rsid w:val="00E5133E"/>
    <w:rPr>
      <w:i w:val="0"/>
      <w:vertAlign w:val="superscript"/>
    </w:rPr>
  </w:style>
  <w:style w:type="character" w:styleId="Hyperlink">
    <w:name w:val="Hyperlink"/>
    <w:basedOn w:val="CaptionChar"/>
    <w:rsid w:val="00E5133E"/>
    <w:rPr>
      <w:i w:val="0"/>
      <w:color w:val="156082" w:themeColor="accent1"/>
    </w:rPr>
  </w:style>
  <w:style w:type="paragraph" w:styleId="TOCHeading">
    <w:name w:val="TOC Heading"/>
    <w:basedOn w:val="Heading1"/>
    <w:next w:val="BodyText"/>
    <w:uiPriority w:val="39"/>
    <w:unhideWhenUsed/>
    <w:qFormat/>
    <w:rsid w:val="00E5133E"/>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sid w:val="00E5133E"/>
    <w:rPr>
      <w:rFonts w:ascii="Consolas" w:hAnsi="Consolas"/>
      <w:b/>
      <w:i w:val="0"/>
      <w:color w:val="003B4F"/>
      <w:sz w:val="22"/>
      <w:shd w:val="clear" w:color="auto" w:fill="F1F3F5"/>
    </w:rPr>
  </w:style>
  <w:style w:type="character" w:customStyle="1" w:styleId="DataTypeTok">
    <w:name w:val="DataTypeTok"/>
    <w:basedOn w:val="VerbatimChar"/>
    <w:rsid w:val="00E5133E"/>
    <w:rPr>
      <w:rFonts w:ascii="Consolas" w:hAnsi="Consolas"/>
      <w:i w:val="0"/>
      <w:color w:val="AD0000"/>
      <w:sz w:val="22"/>
      <w:shd w:val="clear" w:color="auto" w:fill="F1F3F5"/>
    </w:rPr>
  </w:style>
  <w:style w:type="character" w:customStyle="1" w:styleId="DecValTok">
    <w:name w:val="DecValTok"/>
    <w:basedOn w:val="VerbatimChar"/>
    <w:rsid w:val="00E5133E"/>
    <w:rPr>
      <w:rFonts w:ascii="Consolas" w:hAnsi="Consolas"/>
      <w:i w:val="0"/>
      <w:color w:val="AD0000"/>
      <w:sz w:val="22"/>
      <w:shd w:val="clear" w:color="auto" w:fill="F1F3F5"/>
    </w:rPr>
  </w:style>
  <w:style w:type="character" w:customStyle="1" w:styleId="BaseNTok">
    <w:name w:val="BaseNTok"/>
    <w:basedOn w:val="VerbatimChar"/>
    <w:rsid w:val="00E5133E"/>
    <w:rPr>
      <w:rFonts w:ascii="Consolas" w:hAnsi="Consolas"/>
      <w:i w:val="0"/>
      <w:color w:val="AD0000"/>
      <w:sz w:val="22"/>
      <w:shd w:val="clear" w:color="auto" w:fill="F1F3F5"/>
    </w:rPr>
  </w:style>
  <w:style w:type="character" w:customStyle="1" w:styleId="FloatTok">
    <w:name w:val="FloatTok"/>
    <w:basedOn w:val="VerbatimChar"/>
    <w:rsid w:val="00E5133E"/>
    <w:rPr>
      <w:rFonts w:ascii="Consolas" w:hAnsi="Consolas"/>
      <w:i w:val="0"/>
      <w:color w:val="AD0000"/>
      <w:sz w:val="22"/>
      <w:shd w:val="clear" w:color="auto" w:fill="F1F3F5"/>
    </w:rPr>
  </w:style>
  <w:style w:type="character" w:customStyle="1" w:styleId="ConstantTok">
    <w:name w:val="ConstantTok"/>
    <w:basedOn w:val="VerbatimChar"/>
    <w:rsid w:val="00E5133E"/>
    <w:rPr>
      <w:rFonts w:ascii="Consolas" w:hAnsi="Consolas"/>
      <w:i w:val="0"/>
      <w:color w:val="8F5902"/>
      <w:sz w:val="22"/>
      <w:shd w:val="clear" w:color="auto" w:fill="F1F3F5"/>
    </w:rPr>
  </w:style>
  <w:style w:type="character" w:customStyle="1" w:styleId="CharTok">
    <w:name w:val="CharTok"/>
    <w:basedOn w:val="VerbatimChar"/>
    <w:rsid w:val="00E5133E"/>
    <w:rPr>
      <w:rFonts w:ascii="Consolas" w:hAnsi="Consolas"/>
      <w:i w:val="0"/>
      <w:color w:val="20794D"/>
      <w:sz w:val="22"/>
      <w:shd w:val="clear" w:color="auto" w:fill="F1F3F5"/>
    </w:rPr>
  </w:style>
  <w:style w:type="character" w:customStyle="1" w:styleId="SpecialCharTok">
    <w:name w:val="SpecialCharTok"/>
    <w:basedOn w:val="VerbatimChar"/>
    <w:rsid w:val="00E5133E"/>
    <w:rPr>
      <w:rFonts w:ascii="Consolas" w:hAnsi="Consolas"/>
      <w:i w:val="0"/>
      <w:color w:val="5E5E5E"/>
      <w:sz w:val="22"/>
      <w:shd w:val="clear" w:color="auto" w:fill="F1F3F5"/>
    </w:rPr>
  </w:style>
  <w:style w:type="character" w:customStyle="1" w:styleId="StringTok">
    <w:name w:val="StringTok"/>
    <w:basedOn w:val="VerbatimChar"/>
    <w:rsid w:val="00E5133E"/>
    <w:rPr>
      <w:rFonts w:ascii="Consolas" w:hAnsi="Consolas"/>
      <w:i w:val="0"/>
      <w:color w:val="20794D"/>
      <w:sz w:val="22"/>
      <w:shd w:val="clear" w:color="auto" w:fill="F1F3F5"/>
    </w:rPr>
  </w:style>
  <w:style w:type="character" w:customStyle="1" w:styleId="VerbatimStringTok">
    <w:name w:val="VerbatimStringTok"/>
    <w:basedOn w:val="VerbatimChar"/>
    <w:rsid w:val="00E5133E"/>
    <w:rPr>
      <w:rFonts w:ascii="Consolas" w:hAnsi="Consolas"/>
      <w:i w:val="0"/>
      <w:color w:val="20794D"/>
      <w:sz w:val="22"/>
      <w:shd w:val="clear" w:color="auto" w:fill="F1F3F5"/>
    </w:rPr>
  </w:style>
  <w:style w:type="character" w:customStyle="1" w:styleId="SpecialStringTok">
    <w:name w:val="SpecialStringTok"/>
    <w:basedOn w:val="VerbatimChar"/>
    <w:rsid w:val="00E5133E"/>
    <w:rPr>
      <w:rFonts w:ascii="Consolas" w:hAnsi="Consolas"/>
      <w:i w:val="0"/>
      <w:color w:val="20794D"/>
      <w:sz w:val="22"/>
      <w:shd w:val="clear" w:color="auto" w:fill="F1F3F5"/>
    </w:rPr>
  </w:style>
  <w:style w:type="character" w:customStyle="1" w:styleId="ImportTok">
    <w:name w:val="ImportTok"/>
    <w:basedOn w:val="VerbatimChar"/>
    <w:rsid w:val="00E5133E"/>
    <w:rPr>
      <w:rFonts w:ascii="Consolas" w:hAnsi="Consolas"/>
      <w:i w:val="0"/>
      <w:color w:val="00769E"/>
      <w:sz w:val="22"/>
      <w:shd w:val="clear" w:color="auto" w:fill="F1F3F5"/>
    </w:rPr>
  </w:style>
  <w:style w:type="character" w:customStyle="1" w:styleId="CommentTok">
    <w:name w:val="CommentTok"/>
    <w:basedOn w:val="VerbatimChar"/>
    <w:rsid w:val="00E5133E"/>
    <w:rPr>
      <w:rFonts w:ascii="Consolas" w:hAnsi="Consolas"/>
      <w:i w:val="0"/>
      <w:color w:val="5E5E5E"/>
      <w:sz w:val="22"/>
      <w:shd w:val="clear" w:color="auto" w:fill="F1F3F5"/>
    </w:rPr>
  </w:style>
  <w:style w:type="character" w:customStyle="1" w:styleId="DocumentationTok">
    <w:name w:val="DocumentationTok"/>
    <w:basedOn w:val="VerbatimChar"/>
    <w:rsid w:val="00E5133E"/>
    <w:rPr>
      <w:rFonts w:ascii="Consolas" w:hAnsi="Consolas"/>
      <w:i/>
      <w:color w:val="5E5E5E"/>
      <w:sz w:val="22"/>
      <w:shd w:val="clear" w:color="auto" w:fill="F1F3F5"/>
    </w:rPr>
  </w:style>
  <w:style w:type="character" w:customStyle="1" w:styleId="AnnotationTok">
    <w:name w:val="AnnotationTok"/>
    <w:basedOn w:val="VerbatimChar"/>
    <w:rsid w:val="00E5133E"/>
    <w:rPr>
      <w:rFonts w:ascii="Consolas" w:hAnsi="Consolas"/>
      <w:i w:val="0"/>
      <w:color w:val="5E5E5E"/>
      <w:sz w:val="22"/>
      <w:shd w:val="clear" w:color="auto" w:fill="F1F3F5"/>
    </w:rPr>
  </w:style>
  <w:style w:type="character" w:customStyle="1" w:styleId="CommentVarTok">
    <w:name w:val="CommentVarTok"/>
    <w:basedOn w:val="VerbatimChar"/>
    <w:rsid w:val="00E5133E"/>
    <w:rPr>
      <w:rFonts w:ascii="Consolas" w:hAnsi="Consolas"/>
      <w:i/>
      <w:color w:val="5E5E5E"/>
      <w:sz w:val="22"/>
      <w:shd w:val="clear" w:color="auto" w:fill="F1F3F5"/>
    </w:rPr>
  </w:style>
  <w:style w:type="character" w:customStyle="1" w:styleId="OtherTok">
    <w:name w:val="OtherTok"/>
    <w:basedOn w:val="VerbatimChar"/>
    <w:rsid w:val="00E5133E"/>
    <w:rPr>
      <w:rFonts w:ascii="Consolas" w:hAnsi="Consolas"/>
      <w:i w:val="0"/>
      <w:color w:val="003B4F"/>
      <w:sz w:val="22"/>
      <w:shd w:val="clear" w:color="auto" w:fill="F1F3F5"/>
    </w:rPr>
  </w:style>
  <w:style w:type="character" w:customStyle="1" w:styleId="FunctionTok">
    <w:name w:val="FunctionTok"/>
    <w:basedOn w:val="VerbatimChar"/>
    <w:rsid w:val="00E5133E"/>
    <w:rPr>
      <w:rFonts w:ascii="Consolas" w:hAnsi="Consolas"/>
      <w:i w:val="0"/>
      <w:color w:val="4758AB"/>
      <w:sz w:val="22"/>
      <w:shd w:val="clear" w:color="auto" w:fill="F1F3F5"/>
    </w:rPr>
  </w:style>
  <w:style w:type="character" w:customStyle="1" w:styleId="VariableTok">
    <w:name w:val="VariableTok"/>
    <w:basedOn w:val="VerbatimChar"/>
    <w:rsid w:val="00E5133E"/>
    <w:rPr>
      <w:rFonts w:ascii="Consolas" w:hAnsi="Consolas"/>
      <w:i w:val="0"/>
      <w:color w:val="111111"/>
      <w:sz w:val="22"/>
      <w:shd w:val="clear" w:color="auto" w:fill="F1F3F5"/>
    </w:rPr>
  </w:style>
  <w:style w:type="character" w:customStyle="1" w:styleId="ControlFlowTok">
    <w:name w:val="ControlFlowTok"/>
    <w:basedOn w:val="VerbatimChar"/>
    <w:rsid w:val="00E5133E"/>
    <w:rPr>
      <w:rFonts w:ascii="Consolas" w:hAnsi="Consolas"/>
      <w:b/>
      <w:i w:val="0"/>
      <w:color w:val="003B4F"/>
      <w:sz w:val="22"/>
      <w:shd w:val="clear" w:color="auto" w:fill="F1F3F5"/>
    </w:rPr>
  </w:style>
  <w:style w:type="character" w:customStyle="1" w:styleId="OperatorTok">
    <w:name w:val="OperatorTok"/>
    <w:basedOn w:val="VerbatimChar"/>
    <w:rsid w:val="00E5133E"/>
    <w:rPr>
      <w:rFonts w:ascii="Consolas" w:hAnsi="Consolas"/>
      <w:i w:val="0"/>
      <w:color w:val="5E5E5E"/>
      <w:sz w:val="22"/>
      <w:shd w:val="clear" w:color="auto" w:fill="F1F3F5"/>
    </w:rPr>
  </w:style>
  <w:style w:type="character" w:customStyle="1" w:styleId="BuiltInTok">
    <w:name w:val="BuiltInTok"/>
    <w:basedOn w:val="VerbatimChar"/>
    <w:rsid w:val="00E5133E"/>
    <w:rPr>
      <w:rFonts w:ascii="Consolas" w:hAnsi="Consolas"/>
      <w:i w:val="0"/>
      <w:color w:val="003B4F"/>
      <w:sz w:val="22"/>
      <w:shd w:val="clear" w:color="auto" w:fill="F1F3F5"/>
    </w:rPr>
  </w:style>
  <w:style w:type="character" w:customStyle="1" w:styleId="ExtensionTok">
    <w:name w:val="ExtensionTok"/>
    <w:basedOn w:val="VerbatimChar"/>
    <w:rsid w:val="00E5133E"/>
    <w:rPr>
      <w:rFonts w:ascii="Consolas" w:hAnsi="Consolas"/>
      <w:i w:val="0"/>
      <w:color w:val="003B4F"/>
      <w:sz w:val="22"/>
      <w:shd w:val="clear" w:color="auto" w:fill="F1F3F5"/>
    </w:rPr>
  </w:style>
  <w:style w:type="character" w:customStyle="1" w:styleId="PreprocessorTok">
    <w:name w:val="PreprocessorTok"/>
    <w:basedOn w:val="VerbatimChar"/>
    <w:rsid w:val="00E5133E"/>
    <w:rPr>
      <w:rFonts w:ascii="Consolas" w:hAnsi="Consolas"/>
      <w:i w:val="0"/>
      <w:color w:val="AD0000"/>
      <w:sz w:val="22"/>
      <w:shd w:val="clear" w:color="auto" w:fill="F1F3F5"/>
    </w:rPr>
  </w:style>
  <w:style w:type="character" w:customStyle="1" w:styleId="AttributeTok">
    <w:name w:val="AttributeTok"/>
    <w:basedOn w:val="VerbatimChar"/>
    <w:rsid w:val="00E5133E"/>
    <w:rPr>
      <w:rFonts w:ascii="Consolas" w:hAnsi="Consolas"/>
      <w:i w:val="0"/>
      <w:color w:val="657422"/>
      <w:sz w:val="22"/>
      <w:shd w:val="clear" w:color="auto" w:fill="F1F3F5"/>
    </w:rPr>
  </w:style>
  <w:style w:type="character" w:customStyle="1" w:styleId="RegionMarkerTok">
    <w:name w:val="RegionMarkerTok"/>
    <w:basedOn w:val="VerbatimChar"/>
    <w:rsid w:val="00E5133E"/>
    <w:rPr>
      <w:rFonts w:ascii="Consolas" w:hAnsi="Consolas"/>
      <w:i w:val="0"/>
      <w:color w:val="003B4F"/>
      <w:sz w:val="22"/>
      <w:shd w:val="clear" w:color="auto" w:fill="F1F3F5"/>
    </w:rPr>
  </w:style>
  <w:style w:type="character" w:customStyle="1" w:styleId="InformationTok">
    <w:name w:val="InformationTok"/>
    <w:basedOn w:val="VerbatimChar"/>
    <w:rsid w:val="00E5133E"/>
    <w:rPr>
      <w:rFonts w:ascii="Consolas" w:hAnsi="Consolas"/>
      <w:i w:val="0"/>
      <w:color w:val="5E5E5E"/>
      <w:sz w:val="22"/>
      <w:shd w:val="clear" w:color="auto" w:fill="F1F3F5"/>
    </w:rPr>
  </w:style>
  <w:style w:type="character" w:customStyle="1" w:styleId="WarningTok">
    <w:name w:val="WarningTok"/>
    <w:basedOn w:val="VerbatimChar"/>
    <w:rsid w:val="00E5133E"/>
    <w:rPr>
      <w:rFonts w:ascii="Consolas" w:hAnsi="Consolas"/>
      <w:i/>
      <w:color w:val="5E5E5E"/>
      <w:sz w:val="22"/>
      <w:shd w:val="clear" w:color="auto" w:fill="F1F3F5"/>
    </w:rPr>
  </w:style>
  <w:style w:type="character" w:customStyle="1" w:styleId="AlertTok">
    <w:name w:val="AlertTok"/>
    <w:basedOn w:val="VerbatimChar"/>
    <w:rsid w:val="00E5133E"/>
    <w:rPr>
      <w:rFonts w:ascii="Consolas" w:hAnsi="Consolas"/>
      <w:i w:val="0"/>
      <w:color w:val="AD0000"/>
      <w:sz w:val="22"/>
      <w:shd w:val="clear" w:color="auto" w:fill="F1F3F5"/>
    </w:rPr>
  </w:style>
  <w:style w:type="character" w:customStyle="1" w:styleId="ErrorTok">
    <w:name w:val="ErrorTok"/>
    <w:basedOn w:val="VerbatimChar"/>
    <w:rsid w:val="00E5133E"/>
    <w:rPr>
      <w:rFonts w:ascii="Consolas" w:hAnsi="Consolas"/>
      <w:i w:val="0"/>
      <w:color w:val="AD0000"/>
      <w:sz w:val="22"/>
      <w:shd w:val="clear" w:color="auto" w:fill="F1F3F5"/>
    </w:rPr>
  </w:style>
  <w:style w:type="character" w:customStyle="1" w:styleId="NormalTok">
    <w:name w:val="NormalTok"/>
    <w:basedOn w:val="VerbatimChar"/>
    <w:rsid w:val="00E5133E"/>
    <w:rPr>
      <w:rFonts w:ascii="Consolas" w:hAnsi="Consolas"/>
      <w:i w:val="0"/>
      <w:color w:val="003B4F"/>
      <w:sz w:val="22"/>
      <w:shd w:val="clear" w:color="auto" w:fill="F1F3F5"/>
    </w:rPr>
  </w:style>
  <w:style w:type="character" w:styleId="LineNumber">
    <w:name w:val="line number"/>
    <w:basedOn w:val="DefaultParagraphFont"/>
    <w:rsid w:val="00272DE5"/>
  </w:style>
  <w:style w:type="paragraph" w:styleId="Revision">
    <w:name w:val="Revision"/>
    <w:hidden/>
    <w:rsid w:val="00B369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7/CBO97811391067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20</Pages>
  <Words>10288</Words>
  <Characters>60703</Characters>
  <Application>Microsoft Office Word</Application>
  <DocSecurity>0</DocSecurity>
  <Lines>919</Lines>
  <Paragraphs>180</Paragraphs>
  <ScaleCrop>false</ScaleCrop>
  <HeadingPairs>
    <vt:vector size="2" baseType="variant">
      <vt:variant>
        <vt:lpstr>Title</vt:lpstr>
      </vt:variant>
      <vt:variant>
        <vt:i4>1</vt:i4>
      </vt:variant>
    </vt:vector>
  </HeadingPairs>
  <TitlesOfParts>
    <vt:vector size="1" baseType="lpstr">
      <vt:lpstr>Why do birds use green nest material? A systematic review and meta-analysis of experiments</vt:lpstr>
    </vt:vector>
  </TitlesOfParts>
  <Company/>
  <LinksUpToDate>false</LinksUpToDate>
  <CharactersWithSpaces>70811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
  <cp:keywords/>
  <cp:lastModifiedBy>Authors</cp:lastModifiedBy>
  <cp:revision>3</cp:revision>
  <dcterms:created xsi:type="dcterms:W3CDTF">2026-05-20T12:27:00Z</dcterms:created>
  <dcterms:modified xsi:type="dcterms:W3CDTF">2026-05-20T15:42:00Z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Many animals build nests. As external structures that can influence survival and reproduction, nests are often considered extended phenotypes. Birds are key examples of nest builders, and some species add fresh green plant material to their nests. Yet, the adaptive value of this behaviour remains debated. Non-mutually exclusive hypotheses propose roles in courtship signalling, parasite defence, and direct enhancement of offspring condition through pharmacological effects independent of parasite reduction. Here, we conducted a pre-registered systematic review and meta-analysis of 28 experimental studies (26 published, 2 unpublished), spanning seven bird species and 274 effect sizes, to test whether green nest material enhances fitness and to evaluate competing functional explanations. Our meta-analysis shows that green nest material can increase fitness; however, this effect varied depending on the fitness proxy investigated, being strongest for morphological proxies. We found no compelling evidence to preferentially support the courtship, nest protection, or drug hypothesis. Nonetheless, experimental design (i.e., treatment–control comparison type) was the moderator explaining most effect size variation, challenging the traditionally held role of aromatic compounds in the fitness benefits of green nest material. Our synthesis provides evidence for the adaptive significance of green nest material and highlights the need for further research into the underlying mechanisms.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rossref">
    <vt:lpwstr/>
  </property>
  <property fmtid="{D5CDD505-2E9C-101B-9397-08002B2CF9AE}" pid="11" name="csl">
    <vt:lpwstr>proceedings-of-the-royal-society-b.csl</vt:lpwstr>
  </property>
  <property fmtid="{D5CDD505-2E9C-101B-9397-08002B2CF9AE}" pid="12" name="editor">
    <vt:lpwstr>visual</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journal">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